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422B8" w14:textId="77777777" w:rsidR="00125BA9" w:rsidRPr="00596925" w:rsidDel="00CE6240" w:rsidRDefault="00125BA9" w:rsidP="00125BA9">
      <w:pPr>
        <w:jc w:val="center"/>
        <w:rPr>
          <w:del w:id="0" w:author="MICROBIOLOGIA" w:date="2025-10-01T15:13:00Z" w16du:dateUtc="2025-10-01T13:13:00Z"/>
          <w:rFonts w:asciiTheme="minorHAnsi" w:hAnsiTheme="minorHAnsi" w:cstheme="minorHAnsi"/>
          <w:sz w:val="22"/>
          <w:szCs w:val="22"/>
        </w:rPr>
      </w:pPr>
    </w:p>
    <w:p w14:paraId="64A4D478" w14:textId="0AA92A31" w:rsidR="00125BA9" w:rsidRPr="00596925" w:rsidRDefault="00125BA9">
      <w:pPr>
        <w:rPr>
          <w:rFonts w:asciiTheme="minorHAnsi" w:hAnsiTheme="minorHAnsi" w:cstheme="minorHAnsi"/>
          <w:b/>
          <w:sz w:val="40"/>
          <w:highlight w:val="cyan"/>
        </w:rPr>
        <w:pPrChange w:id="1" w:author="MICROBIOLOGIA" w:date="2025-10-01T15:13:00Z" w16du:dateUtc="2025-10-01T13:13:00Z">
          <w:pPr>
            <w:jc w:val="center"/>
          </w:pPr>
        </w:pPrChange>
      </w:pPr>
    </w:p>
    <w:p w14:paraId="2277E174" w14:textId="77777777" w:rsidR="00125BA9" w:rsidRPr="00596925" w:rsidRDefault="00125BA9" w:rsidP="009C1BF1">
      <w:pPr>
        <w:rPr>
          <w:rFonts w:asciiTheme="minorHAnsi" w:hAnsiTheme="minorHAnsi" w:cstheme="minorHAnsi"/>
          <w:smallCaps/>
          <w:sz w:val="22"/>
        </w:rPr>
      </w:pPr>
    </w:p>
    <w:p w14:paraId="6C10DB28" w14:textId="77777777" w:rsidR="00125BA9" w:rsidRPr="00596925" w:rsidRDefault="00125BA9" w:rsidP="00125BA9">
      <w:pPr>
        <w:jc w:val="center"/>
        <w:rPr>
          <w:rFonts w:asciiTheme="minorHAnsi" w:hAnsiTheme="minorHAnsi" w:cstheme="minorHAnsi"/>
          <w:b/>
          <w:color w:val="002060"/>
          <w:sz w:val="52"/>
        </w:rPr>
      </w:pPr>
      <w:r w:rsidRPr="00596925">
        <w:rPr>
          <w:rFonts w:asciiTheme="minorHAnsi" w:hAnsiTheme="minorHAnsi" w:cstheme="minorHAnsi"/>
          <w:b/>
          <w:color w:val="002060"/>
          <w:sz w:val="52"/>
        </w:rPr>
        <w:t>MANUALE della QUALITÀ</w:t>
      </w:r>
    </w:p>
    <w:p w14:paraId="21ADEDC7" w14:textId="77777777" w:rsidR="00804A8D" w:rsidRPr="00596925" w:rsidRDefault="00804A8D" w:rsidP="00125BA9">
      <w:pPr>
        <w:jc w:val="center"/>
        <w:rPr>
          <w:rFonts w:asciiTheme="minorHAnsi" w:hAnsiTheme="minorHAnsi" w:cstheme="minorHAnsi"/>
          <w:b/>
          <w:color w:val="002060"/>
          <w:sz w:val="52"/>
        </w:rPr>
      </w:pPr>
    </w:p>
    <w:p w14:paraId="5DB47A53" w14:textId="07C80B4B" w:rsidR="00125BA9" w:rsidRPr="00596925" w:rsidRDefault="00125BA9" w:rsidP="00125BA9">
      <w:pPr>
        <w:jc w:val="center"/>
        <w:rPr>
          <w:rFonts w:asciiTheme="minorHAnsi" w:hAnsiTheme="minorHAnsi" w:cstheme="minorHAnsi"/>
          <w:b/>
          <w:color w:val="002060"/>
          <w:sz w:val="52"/>
        </w:rPr>
      </w:pPr>
      <w:r w:rsidRPr="00596925">
        <w:rPr>
          <w:rFonts w:asciiTheme="minorHAnsi" w:hAnsiTheme="minorHAnsi" w:cstheme="minorHAnsi"/>
          <w:b/>
          <w:color w:val="002060"/>
          <w:sz w:val="52"/>
        </w:rPr>
        <w:t>Laboratorio</w:t>
      </w:r>
      <w:r w:rsidR="00BC07D5" w:rsidRPr="00596925">
        <w:rPr>
          <w:rFonts w:asciiTheme="minorHAnsi" w:hAnsiTheme="minorHAnsi" w:cstheme="minorHAnsi"/>
          <w:b/>
          <w:color w:val="002060"/>
          <w:sz w:val="52"/>
        </w:rPr>
        <w:t xml:space="preserve"> di Microbiologia</w:t>
      </w:r>
    </w:p>
    <w:p w14:paraId="112A6F64" w14:textId="77777777" w:rsidR="00804A8D" w:rsidRPr="00596925" w:rsidRDefault="00804A8D" w:rsidP="00125BA9">
      <w:pPr>
        <w:jc w:val="center"/>
        <w:rPr>
          <w:rFonts w:asciiTheme="minorHAnsi" w:hAnsiTheme="minorHAnsi" w:cstheme="minorHAnsi"/>
          <w:b/>
          <w:color w:val="002060"/>
          <w:sz w:val="52"/>
        </w:rPr>
      </w:pPr>
    </w:p>
    <w:p w14:paraId="0F427FCE" w14:textId="53E86232" w:rsidR="00125BA9" w:rsidRPr="00596925" w:rsidRDefault="004631FD" w:rsidP="003640D8">
      <w:pPr>
        <w:jc w:val="center"/>
        <w:rPr>
          <w:rFonts w:asciiTheme="minorHAnsi" w:hAnsiTheme="minorHAnsi" w:cstheme="minorHAnsi"/>
          <w:b/>
          <w:color w:val="002060"/>
          <w:sz w:val="52"/>
        </w:rPr>
      </w:pPr>
      <w:r w:rsidRPr="00596925">
        <w:rPr>
          <w:rFonts w:asciiTheme="minorHAnsi" w:hAnsiTheme="minorHAnsi" w:cstheme="minorHAnsi"/>
          <w:b/>
          <w:color w:val="002060"/>
          <w:sz w:val="52"/>
        </w:rPr>
        <w:t>LTA</w:t>
      </w:r>
      <w:r w:rsidR="003640D8" w:rsidRPr="00596925">
        <w:rPr>
          <w:rFonts w:asciiTheme="minorHAnsi" w:hAnsiTheme="minorHAnsi" w:cstheme="minorHAnsi"/>
          <w:b/>
          <w:color w:val="002060"/>
          <w:sz w:val="52"/>
        </w:rPr>
        <w:t xml:space="preserve"> S.r.l.</w:t>
      </w:r>
    </w:p>
    <w:p w14:paraId="1A16F2A3" w14:textId="77777777" w:rsidR="003640D8" w:rsidRPr="00596925" w:rsidRDefault="003640D8" w:rsidP="003640D8">
      <w:pPr>
        <w:jc w:val="center"/>
        <w:rPr>
          <w:rFonts w:asciiTheme="minorHAnsi" w:hAnsiTheme="minorHAnsi" w:cstheme="minorHAnsi"/>
          <w:b/>
          <w:color w:val="385623" w:themeColor="accent6" w:themeShade="80"/>
          <w:sz w:val="18"/>
          <w:szCs w:val="4"/>
        </w:rPr>
      </w:pPr>
    </w:p>
    <w:p w14:paraId="60812C7C" w14:textId="77777777" w:rsidR="003640D8" w:rsidRPr="00596925" w:rsidRDefault="003640D8" w:rsidP="003640D8">
      <w:pPr>
        <w:jc w:val="center"/>
        <w:rPr>
          <w:rFonts w:asciiTheme="minorHAnsi" w:hAnsiTheme="minorHAnsi" w:cstheme="minorHAnsi"/>
        </w:rPr>
      </w:pPr>
    </w:p>
    <w:p w14:paraId="052DBBE9" w14:textId="02395F34" w:rsidR="00125BA9" w:rsidRPr="00596925" w:rsidRDefault="00125BA9" w:rsidP="00125BA9">
      <w:pPr>
        <w:jc w:val="center"/>
        <w:rPr>
          <w:rFonts w:asciiTheme="minorHAnsi" w:hAnsiTheme="minorHAnsi" w:cstheme="minorHAnsi"/>
          <w:sz w:val="28"/>
        </w:rPr>
      </w:pPr>
      <w:r w:rsidRPr="00596925">
        <w:rPr>
          <w:rFonts w:asciiTheme="minorHAnsi" w:hAnsiTheme="minorHAnsi" w:cstheme="minorHAnsi"/>
          <w:sz w:val="28"/>
        </w:rPr>
        <w:t>Conforme alla norm</w:t>
      </w:r>
      <w:r w:rsidR="00D8463C">
        <w:rPr>
          <w:rFonts w:asciiTheme="minorHAnsi" w:hAnsiTheme="minorHAnsi" w:cstheme="minorHAnsi"/>
          <w:sz w:val="28"/>
        </w:rPr>
        <w:t>a</w:t>
      </w:r>
      <w:r w:rsidRPr="00596925">
        <w:rPr>
          <w:rFonts w:asciiTheme="minorHAnsi" w:hAnsiTheme="minorHAnsi" w:cstheme="minorHAnsi"/>
          <w:sz w:val="28"/>
        </w:rPr>
        <w:t xml:space="preserve"> UNI CEI EN ISO/IEC 17025:201</w:t>
      </w:r>
      <w:r w:rsidR="00271511" w:rsidRPr="00596925">
        <w:rPr>
          <w:rFonts w:asciiTheme="minorHAnsi" w:hAnsiTheme="minorHAnsi" w:cstheme="minorHAnsi"/>
          <w:sz w:val="28"/>
        </w:rPr>
        <w:t>8</w:t>
      </w:r>
    </w:p>
    <w:p w14:paraId="78E3D801" w14:textId="77777777" w:rsidR="00125BA9" w:rsidRPr="00596925" w:rsidRDefault="00125BA9" w:rsidP="00125BA9">
      <w:pPr>
        <w:jc w:val="center"/>
        <w:rPr>
          <w:rFonts w:asciiTheme="minorHAnsi" w:hAnsiTheme="minorHAnsi" w:cstheme="minorHAnsi"/>
          <w:sz w:val="28"/>
        </w:rPr>
      </w:pPr>
    </w:p>
    <w:p w14:paraId="295A8FE9" w14:textId="77777777" w:rsidR="00125BA9" w:rsidRPr="00596925" w:rsidRDefault="00125BA9" w:rsidP="00125BA9">
      <w:pPr>
        <w:rPr>
          <w:rFonts w:asciiTheme="minorHAnsi" w:hAnsiTheme="minorHAnsi" w:cstheme="minorHAnsi"/>
        </w:rPr>
      </w:pPr>
    </w:p>
    <w:tbl>
      <w:tblPr>
        <w:tblW w:w="0" w:type="auto"/>
        <w:tblLayout w:type="fixed"/>
        <w:tblCellMar>
          <w:left w:w="70" w:type="dxa"/>
          <w:right w:w="70" w:type="dxa"/>
        </w:tblCellMar>
        <w:tblLook w:val="0000" w:firstRow="0" w:lastRow="0" w:firstColumn="0" w:lastColumn="0" w:noHBand="0" w:noVBand="0"/>
      </w:tblPr>
      <w:tblGrid>
        <w:gridCol w:w="779"/>
        <w:gridCol w:w="1845"/>
        <w:gridCol w:w="6093"/>
      </w:tblGrid>
      <w:tr w:rsidR="00125BA9" w:rsidRPr="00596925" w14:paraId="49B67DF1" w14:textId="77777777" w:rsidTr="00125BA9">
        <w:trPr>
          <w:cantSplit/>
        </w:trPr>
        <w:tc>
          <w:tcPr>
            <w:tcW w:w="779" w:type="dxa"/>
            <w:tcBorders>
              <w:top w:val="single" w:sz="6" w:space="0" w:color="auto"/>
              <w:left w:val="single" w:sz="6" w:space="0" w:color="auto"/>
              <w:right w:val="single" w:sz="6" w:space="0" w:color="auto"/>
            </w:tcBorders>
            <w:vAlign w:val="center"/>
          </w:tcPr>
          <w:p w14:paraId="124FAA86" w14:textId="77777777" w:rsidR="00125BA9" w:rsidRPr="00596925" w:rsidRDefault="00125BA9" w:rsidP="00125BA9">
            <w:pPr>
              <w:framePr w:hSpace="141" w:wrap="around" w:vAnchor="text" w:hAnchor="margin" w:xAlign="center" w:yAlign="inside"/>
              <w:jc w:val="center"/>
              <w:rPr>
                <w:rFonts w:asciiTheme="minorHAnsi" w:hAnsiTheme="minorHAnsi" w:cstheme="minorHAnsi"/>
                <w:b/>
                <w:sz w:val="18"/>
              </w:rPr>
            </w:pPr>
            <w:r w:rsidRPr="00596925">
              <w:rPr>
                <w:rFonts w:asciiTheme="minorHAnsi" w:hAnsiTheme="minorHAnsi" w:cstheme="minorHAnsi"/>
                <w:b/>
                <w:sz w:val="18"/>
              </w:rPr>
              <w:t>Rev.</w:t>
            </w:r>
          </w:p>
        </w:tc>
        <w:tc>
          <w:tcPr>
            <w:tcW w:w="1845" w:type="dxa"/>
            <w:tcBorders>
              <w:top w:val="single" w:sz="6" w:space="0" w:color="auto"/>
              <w:left w:val="single" w:sz="6" w:space="0" w:color="auto"/>
              <w:right w:val="single" w:sz="6" w:space="0" w:color="auto"/>
            </w:tcBorders>
            <w:vAlign w:val="center"/>
          </w:tcPr>
          <w:p w14:paraId="154D9818" w14:textId="77777777" w:rsidR="00125BA9" w:rsidRPr="00596925" w:rsidRDefault="00125BA9" w:rsidP="00125BA9">
            <w:pPr>
              <w:framePr w:hSpace="141" w:wrap="around" w:vAnchor="text" w:hAnchor="margin" w:xAlign="center" w:yAlign="inside"/>
              <w:jc w:val="center"/>
              <w:rPr>
                <w:rFonts w:asciiTheme="minorHAnsi" w:hAnsiTheme="minorHAnsi" w:cstheme="minorHAnsi"/>
                <w:b/>
                <w:sz w:val="18"/>
              </w:rPr>
            </w:pPr>
            <w:r w:rsidRPr="00596925">
              <w:rPr>
                <w:rFonts w:asciiTheme="minorHAnsi" w:hAnsiTheme="minorHAnsi" w:cstheme="minorHAnsi"/>
                <w:b/>
                <w:sz w:val="18"/>
              </w:rPr>
              <w:t>Data emissione</w:t>
            </w:r>
          </w:p>
        </w:tc>
        <w:tc>
          <w:tcPr>
            <w:tcW w:w="6093" w:type="dxa"/>
            <w:tcBorders>
              <w:top w:val="single" w:sz="6" w:space="0" w:color="auto"/>
              <w:left w:val="single" w:sz="6" w:space="0" w:color="auto"/>
              <w:right w:val="single" w:sz="6" w:space="0" w:color="auto"/>
            </w:tcBorders>
            <w:vAlign w:val="center"/>
          </w:tcPr>
          <w:p w14:paraId="5CD09A26" w14:textId="77777777" w:rsidR="00125BA9" w:rsidRPr="00596925" w:rsidRDefault="00125BA9" w:rsidP="00125BA9">
            <w:pPr>
              <w:framePr w:hSpace="141" w:wrap="around" w:vAnchor="text" w:hAnchor="margin" w:xAlign="center" w:yAlign="inside"/>
              <w:jc w:val="center"/>
              <w:rPr>
                <w:rFonts w:asciiTheme="minorHAnsi" w:hAnsiTheme="minorHAnsi" w:cstheme="minorHAnsi"/>
                <w:b/>
                <w:sz w:val="18"/>
              </w:rPr>
            </w:pPr>
            <w:r w:rsidRPr="00596925">
              <w:rPr>
                <w:rFonts w:asciiTheme="minorHAnsi" w:hAnsiTheme="minorHAnsi" w:cstheme="minorHAnsi"/>
                <w:b/>
                <w:sz w:val="18"/>
              </w:rPr>
              <w:t>Motivo/Modifica</w:t>
            </w:r>
          </w:p>
        </w:tc>
      </w:tr>
      <w:tr w:rsidR="00125BA9" w:rsidRPr="00596925" w14:paraId="548482C0" w14:textId="77777777" w:rsidTr="00AB2BAB">
        <w:trPr>
          <w:cantSplit/>
          <w:trHeight w:val="284"/>
        </w:trPr>
        <w:tc>
          <w:tcPr>
            <w:tcW w:w="779" w:type="dxa"/>
            <w:tcBorders>
              <w:top w:val="single" w:sz="6" w:space="0" w:color="auto"/>
              <w:left w:val="single" w:sz="6" w:space="0" w:color="auto"/>
              <w:bottom w:val="single" w:sz="6" w:space="0" w:color="auto"/>
              <w:right w:val="single" w:sz="6" w:space="0" w:color="auto"/>
            </w:tcBorders>
            <w:vAlign w:val="center"/>
          </w:tcPr>
          <w:p w14:paraId="790A7418" w14:textId="507BDDE4" w:rsidR="00125BA9" w:rsidRPr="00596925" w:rsidRDefault="00CA5B51" w:rsidP="00125BA9">
            <w:pPr>
              <w:pStyle w:val="Pidipagina"/>
              <w:framePr w:hSpace="141" w:wrap="around" w:vAnchor="text" w:hAnchor="margin" w:xAlign="center" w:yAlign="inside"/>
              <w:tabs>
                <w:tab w:val="clear" w:pos="4819"/>
              </w:tabs>
              <w:jc w:val="center"/>
              <w:rPr>
                <w:rFonts w:asciiTheme="minorHAnsi" w:hAnsiTheme="minorHAnsi" w:cstheme="minorHAnsi"/>
                <w:sz w:val="16"/>
              </w:rPr>
            </w:pPr>
            <w:r w:rsidRPr="00596925">
              <w:rPr>
                <w:rFonts w:asciiTheme="minorHAnsi" w:hAnsiTheme="minorHAnsi" w:cstheme="minorHAnsi"/>
                <w:sz w:val="16"/>
              </w:rPr>
              <w:t>0</w:t>
            </w:r>
            <w:r>
              <w:rPr>
                <w:rFonts w:asciiTheme="minorHAnsi" w:hAnsiTheme="minorHAnsi" w:cstheme="minorHAnsi"/>
                <w:sz w:val="16"/>
              </w:rPr>
              <w:t>1</w:t>
            </w:r>
          </w:p>
        </w:tc>
        <w:tc>
          <w:tcPr>
            <w:tcW w:w="1845" w:type="dxa"/>
            <w:tcBorders>
              <w:top w:val="single" w:sz="6" w:space="0" w:color="auto"/>
              <w:left w:val="single" w:sz="6" w:space="0" w:color="auto"/>
              <w:bottom w:val="single" w:sz="6" w:space="0" w:color="auto"/>
              <w:right w:val="single" w:sz="6" w:space="0" w:color="auto"/>
            </w:tcBorders>
            <w:vAlign w:val="center"/>
          </w:tcPr>
          <w:p w14:paraId="2114ABFD" w14:textId="4C574F01" w:rsidR="00125BA9" w:rsidRPr="00596925" w:rsidRDefault="00CA5B51" w:rsidP="00125BA9">
            <w:pPr>
              <w:pStyle w:val="Pidipagina"/>
              <w:framePr w:hSpace="141" w:wrap="around" w:vAnchor="text" w:hAnchor="margin" w:xAlign="center" w:yAlign="inside"/>
              <w:tabs>
                <w:tab w:val="clear" w:pos="4819"/>
              </w:tabs>
              <w:jc w:val="center"/>
              <w:rPr>
                <w:rFonts w:asciiTheme="minorHAnsi" w:hAnsiTheme="minorHAnsi" w:cstheme="minorHAnsi"/>
                <w:sz w:val="16"/>
              </w:rPr>
            </w:pPr>
            <w:r>
              <w:rPr>
                <w:rFonts w:asciiTheme="minorHAnsi" w:hAnsiTheme="minorHAnsi" w:cstheme="minorHAnsi"/>
                <w:sz w:val="16"/>
              </w:rPr>
              <w:t>17</w:t>
            </w:r>
            <w:r w:rsidR="002A0FEB" w:rsidRPr="00596925">
              <w:rPr>
                <w:rFonts w:asciiTheme="minorHAnsi" w:hAnsiTheme="minorHAnsi" w:cstheme="minorHAnsi"/>
                <w:sz w:val="16"/>
              </w:rPr>
              <w:t>/</w:t>
            </w:r>
            <w:r w:rsidR="008F301B" w:rsidRPr="00596925">
              <w:rPr>
                <w:rFonts w:asciiTheme="minorHAnsi" w:hAnsiTheme="minorHAnsi" w:cstheme="minorHAnsi"/>
                <w:sz w:val="16"/>
              </w:rPr>
              <w:t>0</w:t>
            </w:r>
            <w:r>
              <w:rPr>
                <w:rFonts w:asciiTheme="minorHAnsi" w:hAnsiTheme="minorHAnsi" w:cstheme="minorHAnsi"/>
                <w:sz w:val="16"/>
              </w:rPr>
              <w:t>6</w:t>
            </w:r>
            <w:r w:rsidR="002A0FEB" w:rsidRPr="00596925">
              <w:rPr>
                <w:rFonts w:asciiTheme="minorHAnsi" w:hAnsiTheme="minorHAnsi" w:cstheme="minorHAnsi"/>
                <w:sz w:val="16"/>
              </w:rPr>
              <w:t>/</w:t>
            </w:r>
            <w:r w:rsidRPr="00596925">
              <w:rPr>
                <w:rFonts w:asciiTheme="minorHAnsi" w:hAnsiTheme="minorHAnsi" w:cstheme="minorHAnsi"/>
                <w:sz w:val="16"/>
              </w:rPr>
              <w:t>202</w:t>
            </w:r>
            <w:r>
              <w:rPr>
                <w:rFonts w:asciiTheme="minorHAnsi" w:hAnsiTheme="minorHAnsi" w:cstheme="minorHAnsi"/>
                <w:sz w:val="16"/>
              </w:rPr>
              <w:t>4</w:t>
            </w:r>
          </w:p>
        </w:tc>
        <w:tc>
          <w:tcPr>
            <w:tcW w:w="6093" w:type="dxa"/>
            <w:tcBorders>
              <w:top w:val="single" w:sz="6" w:space="0" w:color="auto"/>
              <w:left w:val="single" w:sz="6" w:space="0" w:color="auto"/>
              <w:bottom w:val="single" w:sz="6" w:space="0" w:color="auto"/>
              <w:right w:val="single" w:sz="6" w:space="0" w:color="auto"/>
            </w:tcBorders>
            <w:vAlign w:val="center"/>
          </w:tcPr>
          <w:p w14:paraId="3116D8B6" w14:textId="6475BFD0" w:rsidR="00125BA9" w:rsidRPr="00596925" w:rsidRDefault="008F5BDE" w:rsidP="00125BA9">
            <w:pPr>
              <w:pStyle w:val="Pidipagina"/>
              <w:framePr w:hSpace="141" w:wrap="around" w:vAnchor="text" w:hAnchor="margin" w:xAlign="center" w:yAlign="inside"/>
              <w:tabs>
                <w:tab w:val="clear" w:pos="4819"/>
              </w:tabs>
              <w:rPr>
                <w:rFonts w:asciiTheme="minorHAnsi" w:hAnsiTheme="minorHAnsi" w:cstheme="minorHAnsi"/>
                <w:sz w:val="16"/>
              </w:rPr>
            </w:pPr>
            <w:r w:rsidRPr="00596925">
              <w:rPr>
                <w:rFonts w:asciiTheme="minorHAnsi" w:hAnsiTheme="minorHAnsi" w:cstheme="minorHAnsi"/>
                <w:sz w:val="16"/>
              </w:rPr>
              <w:t xml:space="preserve">Emissione MQL </w:t>
            </w:r>
            <w:r w:rsidR="00FA1E49" w:rsidRPr="00596925">
              <w:rPr>
                <w:rFonts w:asciiTheme="minorHAnsi" w:hAnsiTheme="minorHAnsi" w:cstheme="minorHAnsi"/>
                <w:sz w:val="16"/>
              </w:rPr>
              <w:t>conforme alla UNI CEI EN ISO/IEC 17025:2018</w:t>
            </w:r>
          </w:p>
        </w:tc>
      </w:tr>
      <w:tr w:rsidR="00F45306" w:rsidRPr="00596925" w14:paraId="0E60BB10" w14:textId="77777777" w:rsidTr="00AB2BAB">
        <w:trPr>
          <w:cantSplit/>
          <w:trHeight w:val="284"/>
          <w:ins w:id="2" w:author="MICROBIOLOGIA" w:date="2025-10-01T15:11:00Z"/>
        </w:trPr>
        <w:tc>
          <w:tcPr>
            <w:tcW w:w="779" w:type="dxa"/>
            <w:tcBorders>
              <w:top w:val="single" w:sz="6" w:space="0" w:color="auto"/>
              <w:left w:val="single" w:sz="6" w:space="0" w:color="auto"/>
              <w:bottom w:val="single" w:sz="6" w:space="0" w:color="auto"/>
              <w:right w:val="single" w:sz="6" w:space="0" w:color="auto"/>
            </w:tcBorders>
            <w:vAlign w:val="center"/>
          </w:tcPr>
          <w:p w14:paraId="4E9815E4" w14:textId="786B8543" w:rsidR="00F45306" w:rsidRPr="00596925" w:rsidRDefault="00F45306" w:rsidP="00F45306">
            <w:pPr>
              <w:pStyle w:val="Pidipagina"/>
              <w:framePr w:hSpace="141" w:wrap="around" w:vAnchor="text" w:hAnchor="margin" w:xAlign="center" w:yAlign="inside"/>
              <w:tabs>
                <w:tab w:val="clear" w:pos="4819"/>
              </w:tabs>
              <w:jc w:val="center"/>
              <w:rPr>
                <w:ins w:id="3" w:author="MICROBIOLOGIA" w:date="2025-10-01T15:11:00Z" w16du:dateUtc="2025-10-01T13:11:00Z"/>
                <w:rFonts w:asciiTheme="minorHAnsi" w:hAnsiTheme="minorHAnsi" w:cstheme="minorHAnsi"/>
                <w:sz w:val="16"/>
              </w:rPr>
            </w:pPr>
            <w:ins w:id="4" w:author="MICROBIOLOGIA" w:date="2025-10-01T15:11:00Z" w16du:dateUtc="2025-10-01T13:11:00Z">
              <w:r>
                <w:rPr>
                  <w:rFonts w:asciiTheme="minorHAnsi" w:hAnsiTheme="minorHAnsi" w:cstheme="minorHAnsi"/>
                  <w:sz w:val="16"/>
                </w:rPr>
                <w:t>02</w:t>
              </w:r>
            </w:ins>
          </w:p>
        </w:tc>
        <w:tc>
          <w:tcPr>
            <w:tcW w:w="1845" w:type="dxa"/>
            <w:tcBorders>
              <w:top w:val="single" w:sz="6" w:space="0" w:color="auto"/>
              <w:left w:val="single" w:sz="6" w:space="0" w:color="auto"/>
              <w:bottom w:val="single" w:sz="6" w:space="0" w:color="auto"/>
              <w:right w:val="single" w:sz="6" w:space="0" w:color="auto"/>
            </w:tcBorders>
            <w:vAlign w:val="center"/>
          </w:tcPr>
          <w:p w14:paraId="3B8CA717" w14:textId="4FE44729" w:rsidR="00F45306" w:rsidRDefault="00F45306" w:rsidP="00F45306">
            <w:pPr>
              <w:pStyle w:val="Pidipagina"/>
              <w:framePr w:hSpace="141" w:wrap="around" w:vAnchor="text" w:hAnchor="margin" w:xAlign="center" w:yAlign="inside"/>
              <w:tabs>
                <w:tab w:val="clear" w:pos="4819"/>
              </w:tabs>
              <w:jc w:val="center"/>
              <w:rPr>
                <w:ins w:id="5" w:author="MICROBIOLOGIA" w:date="2025-10-01T15:11:00Z" w16du:dateUtc="2025-10-01T13:11:00Z"/>
                <w:rFonts w:asciiTheme="minorHAnsi" w:hAnsiTheme="minorHAnsi" w:cstheme="minorHAnsi"/>
                <w:sz w:val="16"/>
              </w:rPr>
            </w:pPr>
            <w:ins w:id="6" w:author="MICROBIOLOGIA" w:date="2025-10-01T15:11:00Z" w16du:dateUtc="2025-10-01T13:11:00Z">
              <w:r>
                <w:rPr>
                  <w:rFonts w:asciiTheme="minorHAnsi" w:hAnsiTheme="minorHAnsi" w:cstheme="minorHAnsi"/>
                  <w:sz w:val="16"/>
                </w:rPr>
                <w:t>29/01/2025</w:t>
              </w:r>
            </w:ins>
          </w:p>
        </w:tc>
        <w:tc>
          <w:tcPr>
            <w:tcW w:w="6093" w:type="dxa"/>
            <w:tcBorders>
              <w:top w:val="single" w:sz="6" w:space="0" w:color="auto"/>
              <w:left w:val="single" w:sz="6" w:space="0" w:color="auto"/>
              <w:bottom w:val="single" w:sz="6" w:space="0" w:color="auto"/>
              <w:right w:val="single" w:sz="6" w:space="0" w:color="auto"/>
            </w:tcBorders>
            <w:vAlign w:val="center"/>
          </w:tcPr>
          <w:p w14:paraId="1DF30057" w14:textId="038AD86C" w:rsidR="00F45306" w:rsidRPr="00596925" w:rsidRDefault="00F45306" w:rsidP="00F45306">
            <w:pPr>
              <w:pStyle w:val="Pidipagina"/>
              <w:framePr w:hSpace="141" w:wrap="around" w:vAnchor="text" w:hAnchor="margin" w:xAlign="center" w:yAlign="inside"/>
              <w:tabs>
                <w:tab w:val="clear" w:pos="4819"/>
              </w:tabs>
              <w:rPr>
                <w:ins w:id="7" w:author="MICROBIOLOGIA" w:date="2025-10-01T15:11:00Z" w16du:dateUtc="2025-10-01T13:11:00Z"/>
                <w:rFonts w:asciiTheme="minorHAnsi" w:hAnsiTheme="minorHAnsi" w:cstheme="minorHAnsi"/>
                <w:sz w:val="16"/>
              </w:rPr>
            </w:pPr>
            <w:ins w:id="8" w:author="MICROBIOLOGIA" w:date="2025-10-01T15:11:00Z" w16du:dateUtc="2025-10-01T13:11:00Z">
              <w:r>
                <w:rPr>
                  <w:rFonts w:asciiTheme="minorHAnsi" w:hAnsiTheme="minorHAnsi" w:cstheme="minorHAnsi"/>
                  <w:sz w:val="16"/>
                </w:rPr>
                <w:t>Aggiornamento e revisione MQL</w:t>
              </w:r>
            </w:ins>
          </w:p>
        </w:tc>
      </w:tr>
      <w:tr w:rsidR="00CE6240" w:rsidRPr="00596925" w14:paraId="2004D218" w14:textId="77777777" w:rsidTr="00AB2BAB">
        <w:trPr>
          <w:cantSplit/>
          <w:trHeight w:val="284"/>
          <w:ins w:id="9" w:author="MICROBIOLOGIA" w:date="2025-10-01T15:12:00Z"/>
        </w:trPr>
        <w:tc>
          <w:tcPr>
            <w:tcW w:w="779" w:type="dxa"/>
            <w:tcBorders>
              <w:top w:val="single" w:sz="6" w:space="0" w:color="auto"/>
              <w:left w:val="single" w:sz="6" w:space="0" w:color="auto"/>
              <w:bottom w:val="single" w:sz="6" w:space="0" w:color="auto"/>
              <w:right w:val="single" w:sz="6" w:space="0" w:color="auto"/>
            </w:tcBorders>
            <w:vAlign w:val="center"/>
          </w:tcPr>
          <w:p w14:paraId="2255181A" w14:textId="664996DA" w:rsidR="00CE6240" w:rsidRDefault="00CE6240" w:rsidP="00F45306">
            <w:pPr>
              <w:pStyle w:val="Pidipagina"/>
              <w:framePr w:hSpace="141" w:wrap="around" w:vAnchor="text" w:hAnchor="margin" w:xAlign="center" w:yAlign="inside"/>
              <w:tabs>
                <w:tab w:val="clear" w:pos="4819"/>
              </w:tabs>
              <w:jc w:val="center"/>
              <w:rPr>
                <w:ins w:id="10" w:author="MICROBIOLOGIA" w:date="2025-10-01T15:12:00Z" w16du:dateUtc="2025-10-01T13:12:00Z"/>
                <w:rFonts w:asciiTheme="minorHAnsi" w:hAnsiTheme="minorHAnsi" w:cstheme="minorHAnsi"/>
                <w:sz w:val="16"/>
              </w:rPr>
            </w:pPr>
            <w:ins w:id="11" w:author="MICROBIOLOGIA" w:date="2025-10-01T15:12:00Z" w16du:dateUtc="2025-10-01T13:12:00Z">
              <w:r>
                <w:rPr>
                  <w:rFonts w:asciiTheme="minorHAnsi" w:hAnsiTheme="minorHAnsi" w:cstheme="minorHAnsi"/>
                  <w:sz w:val="16"/>
                </w:rPr>
                <w:t>03</w:t>
              </w:r>
            </w:ins>
          </w:p>
        </w:tc>
        <w:tc>
          <w:tcPr>
            <w:tcW w:w="1845" w:type="dxa"/>
            <w:tcBorders>
              <w:top w:val="single" w:sz="6" w:space="0" w:color="auto"/>
              <w:left w:val="single" w:sz="6" w:space="0" w:color="auto"/>
              <w:bottom w:val="single" w:sz="6" w:space="0" w:color="auto"/>
              <w:right w:val="single" w:sz="6" w:space="0" w:color="auto"/>
            </w:tcBorders>
            <w:vAlign w:val="center"/>
          </w:tcPr>
          <w:p w14:paraId="358A69A6" w14:textId="35F65872" w:rsidR="00CE6240" w:rsidRPr="00CE6240" w:rsidRDefault="00391700" w:rsidP="00F45306">
            <w:pPr>
              <w:pStyle w:val="Pidipagina"/>
              <w:framePr w:hSpace="141" w:wrap="around" w:vAnchor="text" w:hAnchor="margin" w:xAlign="center" w:yAlign="inside"/>
              <w:tabs>
                <w:tab w:val="clear" w:pos="4819"/>
              </w:tabs>
              <w:jc w:val="center"/>
              <w:rPr>
                <w:ins w:id="12" w:author="MICROBIOLOGIA" w:date="2025-10-01T15:12:00Z" w16du:dateUtc="2025-10-01T13:12:00Z"/>
                <w:rFonts w:asciiTheme="minorHAnsi" w:hAnsiTheme="minorHAnsi" w:cstheme="minorHAnsi"/>
                <w:sz w:val="16"/>
                <w:highlight w:val="yellow"/>
                <w:rPrChange w:id="13" w:author="MICROBIOLOGIA" w:date="2025-10-01T15:13:00Z" w16du:dateUtc="2025-10-01T13:13:00Z">
                  <w:rPr>
                    <w:ins w:id="14" w:author="MICROBIOLOGIA" w:date="2025-10-01T15:12:00Z" w16du:dateUtc="2025-10-01T13:12:00Z"/>
                    <w:rFonts w:asciiTheme="minorHAnsi" w:hAnsiTheme="minorHAnsi" w:cstheme="minorHAnsi"/>
                    <w:sz w:val="16"/>
                  </w:rPr>
                </w:rPrChange>
              </w:rPr>
            </w:pPr>
            <w:ins w:id="15" w:author="MICROBIOLOGIA" w:date="2026-02-19T14:03:00Z" w16du:dateUtc="2026-02-19T13:03:00Z">
              <w:r w:rsidRPr="00391700">
                <w:rPr>
                  <w:rFonts w:asciiTheme="minorHAnsi" w:hAnsiTheme="minorHAnsi" w:cstheme="minorHAnsi"/>
                  <w:sz w:val="16"/>
                  <w:rPrChange w:id="16" w:author="MICROBIOLOGIA" w:date="2026-02-19T14:03:00Z" w16du:dateUtc="2026-02-19T13:03:00Z">
                    <w:rPr>
                      <w:rFonts w:asciiTheme="minorHAnsi" w:hAnsiTheme="minorHAnsi" w:cstheme="minorHAnsi"/>
                      <w:sz w:val="16"/>
                      <w:highlight w:val="yellow"/>
                    </w:rPr>
                  </w:rPrChange>
                </w:rPr>
                <w:t>19/01/2026</w:t>
              </w:r>
            </w:ins>
          </w:p>
        </w:tc>
        <w:tc>
          <w:tcPr>
            <w:tcW w:w="6093" w:type="dxa"/>
            <w:tcBorders>
              <w:top w:val="single" w:sz="6" w:space="0" w:color="auto"/>
              <w:left w:val="single" w:sz="6" w:space="0" w:color="auto"/>
              <w:bottom w:val="single" w:sz="6" w:space="0" w:color="auto"/>
              <w:right w:val="single" w:sz="6" w:space="0" w:color="auto"/>
            </w:tcBorders>
            <w:vAlign w:val="center"/>
          </w:tcPr>
          <w:p w14:paraId="1A03D4BB" w14:textId="329DE359" w:rsidR="00CE6240" w:rsidRPr="00391700" w:rsidRDefault="007F7FD3" w:rsidP="00F45306">
            <w:pPr>
              <w:pStyle w:val="Pidipagina"/>
              <w:framePr w:hSpace="141" w:wrap="around" w:vAnchor="text" w:hAnchor="margin" w:xAlign="center" w:yAlign="inside"/>
              <w:tabs>
                <w:tab w:val="clear" w:pos="4819"/>
              </w:tabs>
              <w:rPr>
                <w:ins w:id="17" w:author="MICROBIOLOGIA" w:date="2025-10-01T15:12:00Z" w16du:dateUtc="2025-10-01T13:12:00Z"/>
                <w:rFonts w:asciiTheme="minorHAnsi" w:hAnsiTheme="minorHAnsi" w:cstheme="minorHAnsi"/>
                <w:sz w:val="16"/>
              </w:rPr>
            </w:pPr>
            <w:ins w:id="18" w:author="MICROBIOLOGIA" w:date="2026-01-13T14:03:00Z" w16du:dateUtc="2026-01-13T13:03:00Z">
              <w:r w:rsidRPr="00391700">
                <w:rPr>
                  <w:rFonts w:asciiTheme="minorHAnsi" w:hAnsiTheme="minorHAnsi" w:cstheme="minorHAnsi"/>
                  <w:sz w:val="16"/>
                  <w:rPrChange w:id="19" w:author="MICROBIOLOGIA" w:date="2026-02-19T14:09:00Z" w16du:dateUtc="2026-02-19T13:09:00Z">
                    <w:rPr>
                      <w:rFonts w:asciiTheme="minorHAnsi" w:hAnsiTheme="minorHAnsi" w:cstheme="minorHAnsi"/>
                      <w:sz w:val="16"/>
                      <w:highlight w:val="yellow"/>
                    </w:rPr>
                  </w:rPrChange>
                </w:rPr>
                <w:t>Revisione post</w:t>
              </w:r>
            </w:ins>
            <w:ins w:id="20" w:author="MICROBIOLOGIA" w:date="2026-01-13T14:04:00Z" w16du:dateUtc="2026-01-13T13:04:00Z">
              <w:r w:rsidRPr="00391700">
                <w:rPr>
                  <w:rFonts w:asciiTheme="minorHAnsi" w:hAnsiTheme="minorHAnsi" w:cstheme="minorHAnsi"/>
                  <w:sz w:val="16"/>
                  <w:rPrChange w:id="21" w:author="MICROBIOLOGIA" w:date="2026-02-19T14:09:00Z" w16du:dateUtc="2026-02-19T13:09:00Z">
                    <w:rPr>
                      <w:rFonts w:asciiTheme="minorHAnsi" w:hAnsiTheme="minorHAnsi" w:cstheme="minorHAnsi"/>
                      <w:sz w:val="16"/>
                      <w:highlight w:val="yellow"/>
                    </w:rPr>
                  </w:rPrChange>
                </w:rPr>
                <w:t xml:space="preserve"> Audit ACCREDIA e</w:t>
              </w:r>
            </w:ins>
            <w:ins w:id="22" w:author="MICROBIOLOGIA" w:date="2026-01-13T14:05:00Z" w16du:dateUtc="2026-01-13T13:05:00Z">
              <w:r w:rsidRPr="00391700">
                <w:rPr>
                  <w:rFonts w:asciiTheme="minorHAnsi" w:hAnsiTheme="minorHAnsi" w:cstheme="minorHAnsi"/>
                  <w:sz w:val="16"/>
                  <w:rPrChange w:id="23" w:author="MICROBIOLOGIA" w:date="2026-02-19T14:09:00Z" w16du:dateUtc="2026-02-19T13:09:00Z">
                    <w:rPr>
                      <w:rFonts w:asciiTheme="minorHAnsi" w:hAnsiTheme="minorHAnsi" w:cstheme="minorHAnsi"/>
                      <w:sz w:val="16"/>
                      <w:highlight w:val="yellow"/>
                    </w:rPr>
                  </w:rPrChange>
                </w:rPr>
                <w:t>d</w:t>
              </w:r>
            </w:ins>
            <w:ins w:id="24" w:author="MICROBIOLOGIA" w:date="2026-01-13T14:04:00Z" w16du:dateUtc="2026-01-13T13:04:00Z">
              <w:r w:rsidRPr="00391700">
                <w:rPr>
                  <w:rFonts w:asciiTheme="minorHAnsi" w:hAnsiTheme="minorHAnsi" w:cstheme="minorHAnsi"/>
                  <w:sz w:val="16"/>
                  <w:rPrChange w:id="25" w:author="MICROBIOLOGIA" w:date="2026-02-19T14:09:00Z" w16du:dateUtc="2026-02-19T13:09:00Z">
                    <w:rPr>
                      <w:rFonts w:asciiTheme="minorHAnsi" w:hAnsiTheme="minorHAnsi" w:cstheme="minorHAnsi"/>
                      <w:sz w:val="16"/>
                      <w:highlight w:val="yellow"/>
                    </w:rPr>
                  </w:rPrChange>
                </w:rPr>
                <w:t xml:space="preserve"> aggiornamento</w:t>
              </w:r>
            </w:ins>
            <w:ins w:id="26" w:author="MICROBIOLOGIA" w:date="2026-01-13T14:25:00Z" w16du:dateUtc="2026-01-13T13:25:00Z">
              <w:r w:rsidR="00593CB3" w:rsidRPr="00391700">
                <w:rPr>
                  <w:rFonts w:asciiTheme="minorHAnsi" w:hAnsiTheme="minorHAnsi" w:cstheme="minorHAnsi"/>
                  <w:sz w:val="16"/>
                  <w:rPrChange w:id="27" w:author="MICROBIOLOGIA" w:date="2026-02-19T14:09:00Z" w16du:dateUtc="2026-02-19T13:09:00Z">
                    <w:rPr>
                      <w:rFonts w:asciiTheme="minorHAnsi" w:hAnsiTheme="minorHAnsi" w:cstheme="minorHAnsi"/>
                      <w:sz w:val="16"/>
                      <w:highlight w:val="yellow"/>
                    </w:rPr>
                  </w:rPrChange>
                </w:rPr>
                <w:t xml:space="preserve"> </w:t>
              </w:r>
            </w:ins>
            <w:ins w:id="28" w:author="MICROBIOLOGIA" w:date="2026-02-19T14:09:00Z" w16du:dateUtc="2026-02-19T13:09:00Z">
              <w:r w:rsidR="00391700" w:rsidRPr="00391700">
                <w:rPr>
                  <w:rFonts w:asciiTheme="minorHAnsi" w:hAnsiTheme="minorHAnsi" w:cstheme="minorHAnsi"/>
                  <w:sz w:val="16"/>
                  <w:rPrChange w:id="29" w:author="MICROBIOLOGIA" w:date="2026-02-19T14:09:00Z" w16du:dateUtc="2026-02-19T13:09:00Z">
                    <w:rPr>
                      <w:rFonts w:asciiTheme="minorHAnsi" w:hAnsiTheme="minorHAnsi" w:cstheme="minorHAnsi"/>
                      <w:sz w:val="16"/>
                      <w:highlight w:val="yellow"/>
                    </w:rPr>
                  </w:rPrChange>
                </w:rPr>
                <w:t>paragrafo 7.3 Campionamento</w:t>
              </w:r>
            </w:ins>
          </w:p>
        </w:tc>
      </w:tr>
    </w:tbl>
    <w:p w14:paraId="0FF0C667" w14:textId="44E4B182" w:rsidR="00125BA9" w:rsidRPr="00596925" w:rsidRDefault="000D0402" w:rsidP="00125BA9">
      <w:pPr>
        <w:rPr>
          <w:rFonts w:asciiTheme="minorHAnsi" w:hAnsiTheme="minorHAnsi" w:cstheme="minorHAnsi"/>
        </w:rPr>
      </w:pPr>
      <w:r>
        <w:rPr>
          <w:rFonts w:asciiTheme="minorHAnsi" w:hAnsiTheme="minorHAnsi" w:cstheme="minorHAnsi"/>
          <w:noProof/>
        </w:rPr>
        <w:pict w14:anchorId="0DBDEAC2">
          <v:shapetype id="_x0000_t202" coordsize="21600,21600" o:spt="202" path="m,l,21600r21600,l21600,xe">
            <v:stroke joinstyle="miter"/>
            <v:path gradientshapeok="t" o:connecttype="rect"/>
          </v:shapetype>
          <v:shape id="Casella di testo 6" o:spid="_x0000_s2052" type="#_x0000_t202" style="position:absolute;margin-left:8.35pt;margin-top:11.7pt;width:459pt;height:86.1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" o:allowincell="f" stroked="f">
            <v:textbox style="mso-next-textbox:#Casella di testo 6">
              <w:txbxContent>
                <w:tbl>
                  <w:tblPr>
                    <w:tblW w:w="0" w:type="auto"/>
                    <w:jc w:val="center"/>
                    <w:tblLayout w:type="fixed"/>
                    <w:tblCellMar>
                      <w:left w:w="70" w:type="dxa"/>
                      <w:right w:w="70" w:type="dxa"/>
                    </w:tblCellMar>
                    <w:tblLook w:val="0000" w:firstRow="0" w:lastRow="0" w:firstColumn="0" w:lastColumn="0" w:noHBand="0" w:noVBand="0"/>
                  </w:tblPr>
                  <w:tblGrid>
                    <w:gridCol w:w="4678"/>
                    <w:gridCol w:w="993"/>
                    <w:gridCol w:w="2723"/>
                  </w:tblGrid>
                  <w:tr w:rsidR="00E12AAD" w:rsidRPr="00596925" w14:paraId="6CB87AB9" w14:textId="77777777">
                    <w:trPr>
                      <w:cantSplit/>
                      <w:trHeight w:val="620"/>
                      <w:jc w:val="center"/>
                    </w:trPr>
                    <w:tc>
                      <w:tcPr>
                        <w:tcW w:w="4678" w:type="dxa"/>
                        <w:tcBorders>
                          <w:top w:val="single" w:sz="6" w:space="0" w:color="auto"/>
                          <w:left w:val="single" w:sz="6" w:space="0" w:color="auto"/>
                          <w:bottom w:val="single" w:sz="6" w:space="0" w:color="auto"/>
                          <w:right w:val="single" w:sz="6" w:space="0" w:color="auto"/>
                        </w:tcBorders>
                      </w:tcPr>
                      <w:p w14:paraId="4286086E" w14:textId="0CD4B855" w:rsidR="00E12AAD" w:rsidRPr="00596925" w:rsidRDefault="00E12AAD">
                        <w:pPr>
                          <w:spacing w:before="240" w:after="240"/>
                          <w:rPr>
                            <w:rFonts w:asciiTheme="minorHAnsi" w:hAnsiTheme="minorHAnsi" w:cstheme="minorHAnsi"/>
                          </w:rPr>
                        </w:pPr>
                        <w:r w:rsidRPr="00596925">
                          <w:rPr>
                            <w:rFonts w:asciiTheme="minorHAnsi" w:hAnsiTheme="minorHAnsi" w:cstheme="minorHAnsi"/>
                            <w:b/>
                          </w:rPr>
                          <w:t>COPIA A DISTRIBUZIONE CONTROLLATA</w:t>
                        </w:r>
                      </w:p>
                    </w:tc>
                    <w:tc>
                      <w:tcPr>
                        <w:tcW w:w="993" w:type="dxa"/>
                        <w:tcBorders>
                          <w:top w:val="single" w:sz="6" w:space="0" w:color="auto"/>
                          <w:left w:val="single" w:sz="6" w:space="0" w:color="auto"/>
                          <w:bottom w:val="single" w:sz="6" w:space="0" w:color="auto"/>
                          <w:right w:val="single" w:sz="6" w:space="0" w:color="auto"/>
                        </w:tcBorders>
                      </w:tcPr>
                      <w:p w14:paraId="2AFE2CCB" w14:textId="23DF30E0" w:rsidR="00E12AAD" w:rsidRPr="00596925" w:rsidRDefault="00E12AAD" w:rsidP="00125BA9">
                        <w:pPr>
                          <w:spacing w:before="120" w:after="120"/>
                          <w:jc w:val="center"/>
                          <w:rPr>
                            <w:rFonts w:asciiTheme="minorHAnsi" w:hAnsiTheme="minorHAnsi" w:cstheme="minorHAnsi"/>
                            <w:b/>
                            <w:sz w:val="32"/>
                          </w:rPr>
                        </w:pPr>
                        <w:r w:rsidRPr="00596925">
                          <w:rPr>
                            <w:rFonts w:asciiTheme="minorHAnsi" w:hAnsiTheme="minorHAnsi" w:cstheme="minorHAnsi"/>
                            <w:sz w:val="32"/>
                          </w:rPr>
                          <w:sym w:font="Symbol" w:char="F088"/>
                        </w:r>
                      </w:p>
                    </w:tc>
                    <w:tc>
                      <w:tcPr>
                        <w:tcW w:w="2723" w:type="dxa"/>
                        <w:tcBorders>
                          <w:top w:val="single" w:sz="6" w:space="0" w:color="auto"/>
                          <w:left w:val="single" w:sz="6" w:space="0" w:color="auto"/>
                          <w:bottom w:val="single" w:sz="6" w:space="0" w:color="auto"/>
                          <w:right w:val="single" w:sz="6" w:space="0" w:color="auto"/>
                        </w:tcBorders>
                      </w:tcPr>
                      <w:p w14:paraId="74093080" w14:textId="77777777" w:rsidR="00E12AAD" w:rsidRPr="00596925" w:rsidRDefault="00E12AAD">
                        <w:pPr>
                          <w:pStyle w:val="Testofumetto"/>
                          <w:spacing w:line="360" w:lineRule="auto"/>
                          <w:rPr>
                            <w:rFonts w:asciiTheme="minorHAnsi" w:hAnsiTheme="minorHAnsi" w:cstheme="minorHAnsi"/>
                            <w:sz w:val="20"/>
                          </w:rPr>
                        </w:pPr>
                        <w:r w:rsidRPr="00596925">
                          <w:rPr>
                            <w:rFonts w:asciiTheme="minorHAnsi" w:hAnsiTheme="minorHAnsi" w:cstheme="minorHAnsi"/>
                            <w:sz w:val="20"/>
                          </w:rPr>
                          <w:t>N° copia e data di assegnazione</w:t>
                        </w:r>
                      </w:p>
                      <w:p w14:paraId="1F9686A7" w14:textId="4462D179" w:rsidR="00E12AAD" w:rsidRPr="00596925" w:rsidRDefault="00E12AAD" w:rsidP="00125BA9">
                        <w:pPr>
                          <w:pStyle w:val="Testofumetto"/>
                          <w:rPr>
                            <w:rFonts w:asciiTheme="minorHAnsi" w:hAnsiTheme="minorHAnsi" w:cstheme="minorHAnsi"/>
                            <w:b/>
                            <w:sz w:val="24"/>
                          </w:rPr>
                        </w:pPr>
                      </w:p>
                    </w:tc>
                  </w:tr>
                  <w:tr w:rsidR="00E12AAD" w:rsidRPr="00596925" w14:paraId="6C488F11" w14:textId="77777777">
                    <w:trPr>
                      <w:cantSplit/>
                      <w:jc w:val="center"/>
                    </w:trPr>
                    <w:tc>
                      <w:tcPr>
                        <w:tcW w:w="4678" w:type="dxa"/>
                        <w:tcBorders>
                          <w:top w:val="single" w:sz="6" w:space="0" w:color="auto"/>
                          <w:left w:val="single" w:sz="6" w:space="0" w:color="auto"/>
                          <w:bottom w:val="single" w:sz="6" w:space="0" w:color="auto"/>
                          <w:right w:val="single" w:sz="6" w:space="0" w:color="auto"/>
                        </w:tcBorders>
                      </w:tcPr>
                      <w:p w14:paraId="7C490509" w14:textId="77777777" w:rsidR="00E12AAD" w:rsidRPr="00596925" w:rsidRDefault="00E12AAD">
                        <w:pPr>
                          <w:spacing w:before="240" w:after="240"/>
                          <w:rPr>
                            <w:rFonts w:asciiTheme="minorHAnsi" w:hAnsiTheme="minorHAnsi" w:cstheme="minorHAnsi"/>
                            <w:sz w:val="18"/>
                          </w:rPr>
                        </w:pPr>
                        <w:r w:rsidRPr="00596925">
                          <w:rPr>
                            <w:rFonts w:asciiTheme="minorHAnsi" w:hAnsiTheme="minorHAnsi" w:cstheme="minorHAnsi"/>
                            <w:b/>
                          </w:rPr>
                          <w:t xml:space="preserve">  </w:t>
                        </w:r>
                        <w:r w:rsidRPr="00596925">
                          <w:rPr>
                            <w:rFonts w:asciiTheme="minorHAnsi" w:hAnsiTheme="minorHAnsi" w:cstheme="minorHAnsi"/>
                            <w:b/>
                            <w:sz w:val="18"/>
                          </w:rPr>
                          <w:t>COPIA A DISTRIBUZIONE NON CONTROLLATA</w:t>
                        </w:r>
                      </w:p>
                    </w:tc>
                    <w:tc>
                      <w:tcPr>
                        <w:tcW w:w="993" w:type="dxa"/>
                        <w:tcBorders>
                          <w:top w:val="single" w:sz="6" w:space="0" w:color="auto"/>
                          <w:left w:val="single" w:sz="6" w:space="0" w:color="auto"/>
                          <w:bottom w:val="single" w:sz="6" w:space="0" w:color="auto"/>
                          <w:right w:val="single" w:sz="6" w:space="0" w:color="auto"/>
                        </w:tcBorders>
                      </w:tcPr>
                      <w:p w14:paraId="185337F6" w14:textId="24918046" w:rsidR="00E12AAD" w:rsidRPr="00596925" w:rsidRDefault="00E12AAD">
                        <w:pPr>
                          <w:spacing w:before="120" w:after="120"/>
                          <w:jc w:val="center"/>
                          <w:rPr>
                            <w:rFonts w:asciiTheme="minorHAnsi" w:hAnsiTheme="minorHAnsi" w:cstheme="minorHAnsi"/>
                            <w:sz w:val="32"/>
                          </w:rPr>
                        </w:pPr>
                        <w:r w:rsidRPr="00596925">
                          <w:rPr>
                            <w:rFonts w:asciiTheme="minorHAnsi" w:hAnsiTheme="minorHAnsi" w:cstheme="minorHAnsi"/>
                            <w:sz w:val="32"/>
                          </w:rPr>
                          <w:t>X</w:t>
                        </w:r>
                      </w:p>
                    </w:tc>
                    <w:tc>
                      <w:tcPr>
                        <w:tcW w:w="2723" w:type="dxa"/>
                        <w:tcBorders>
                          <w:top w:val="single" w:sz="6" w:space="0" w:color="auto"/>
                          <w:left w:val="single" w:sz="6" w:space="0" w:color="auto"/>
                          <w:bottom w:val="single" w:sz="6" w:space="0" w:color="auto"/>
                          <w:right w:val="single" w:sz="6" w:space="0" w:color="auto"/>
                        </w:tcBorders>
                      </w:tcPr>
                      <w:p w14:paraId="5C6BA87F" w14:textId="77777777" w:rsidR="00E12AAD" w:rsidRPr="00596925" w:rsidRDefault="00E12AAD">
                        <w:pPr>
                          <w:rPr>
                            <w:rFonts w:asciiTheme="minorHAnsi" w:hAnsiTheme="minorHAnsi" w:cstheme="minorHAnsi"/>
                            <w:sz w:val="20"/>
                            <w:szCs w:val="26"/>
                          </w:rPr>
                        </w:pPr>
                        <w:r w:rsidRPr="00596925">
                          <w:rPr>
                            <w:rFonts w:asciiTheme="minorHAnsi" w:hAnsiTheme="minorHAnsi" w:cstheme="minorHAnsi"/>
                            <w:sz w:val="20"/>
                            <w:szCs w:val="26"/>
                          </w:rPr>
                          <w:t>Data di assegnazione</w:t>
                        </w:r>
                      </w:p>
                      <w:p w14:paraId="4B969E6D" w14:textId="508FC3DE" w:rsidR="00E12AAD" w:rsidRPr="00596925" w:rsidRDefault="00A2582A" w:rsidP="00667AB2">
                        <w:pPr>
                          <w:jc w:val="both"/>
                          <w:rPr>
                            <w:rFonts w:asciiTheme="minorHAnsi" w:hAnsiTheme="minorHAnsi" w:cstheme="minorHAnsi"/>
                          </w:rPr>
                        </w:pPr>
                        <w:r>
                          <w:rPr>
                            <w:rFonts w:asciiTheme="minorHAnsi" w:hAnsiTheme="minorHAnsi" w:cstheme="minorHAnsi"/>
                          </w:rPr>
                          <w:t>29/01/2025</w:t>
                        </w:r>
                        <w:r w:rsidR="00667AB2" w:rsidRPr="00596925">
                          <w:rPr>
                            <w:rFonts w:asciiTheme="minorHAnsi" w:hAnsiTheme="minorHAnsi" w:cstheme="minorHAnsi"/>
                          </w:rPr>
                          <w:t xml:space="preserve"> </w:t>
                        </w:r>
                      </w:p>
                    </w:tc>
                  </w:tr>
                </w:tbl>
                <w:p w14:paraId="36A5665A" w14:textId="77777777" w:rsidR="00E12AAD" w:rsidRPr="00596925" w:rsidRDefault="00E12AAD" w:rsidP="00125BA9">
                  <w:pPr>
                    <w:rPr>
                      <w:rFonts w:asciiTheme="minorHAnsi" w:hAnsiTheme="minorHAnsi" w:cstheme="minorHAnsi"/>
                    </w:rPr>
                  </w:pPr>
                </w:p>
                <w:p w14:paraId="0254692F" w14:textId="77777777" w:rsidR="00E12AAD" w:rsidRPr="00596925" w:rsidRDefault="00E12AAD" w:rsidP="00125BA9">
                  <w:pPr>
                    <w:rPr>
                      <w:rFonts w:asciiTheme="minorHAnsi" w:hAnsiTheme="minorHAnsi" w:cstheme="minorHAnsi"/>
                    </w:rPr>
                  </w:pPr>
                </w:p>
                <w:p w14:paraId="7B53E56B" w14:textId="77777777" w:rsidR="00E12AAD" w:rsidRPr="00596925" w:rsidRDefault="00E12AAD" w:rsidP="00125BA9">
                  <w:pPr>
                    <w:rPr>
                      <w:rFonts w:asciiTheme="minorHAnsi" w:hAnsiTheme="minorHAnsi" w:cstheme="minorHAnsi"/>
                    </w:rPr>
                  </w:pPr>
                </w:p>
              </w:txbxContent>
            </v:textbox>
          </v:shape>
        </w:pict>
      </w:r>
    </w:p>
    <w:p w14:paraId="22F81B16" w14:textId="633CD54F" w:rsidR="00125BA9" w:rsidRPr="00596925" w:rsidRDefault="00125BA9" w:rsidP="00125BA9">
      <w:pPr>
        <w:rPr>
          <w:rFonts w:asciiTheme="minorHAnsi" w:hAnsiTheme="minorHAnsi" w:cstheme="minorHAnsi"/>
        </w:rPr>
      </w:pPr>
    </w:p>
    <w:p w14:paraId="2333E147" w14:textId="3A27F8C4" w:rsidR="00125BA9" w:rsidRPr="00596925" w:rsidRDefault="00125BA9" w:rsidP="00125BA9">
      <w:pPr>
        <w:tabs>
          <w:tab w:val="left" w:pos="7404"/>
        </w:tabs>
        <w:rPr>
          <w:rFonts w:asciiTheme="minorHAnsi" w:hAnsiTheme="minorHAnsi" w:cstheme="minorHAnsi"/>
        </w:rPr>
      </w:pPr>
      <w:r w:rsidRPr="00596925">
        <w:rPr>
          <w:rFonts w:asciiTheme="minorHAnsi" w:hAnsiTheme="minorHAnsi" w:cstheme="minorHAnsi"/>
        </w:rPr>
        <w:tab/>
      </w:r>
    </w:p>
    <w:p w14:paraId="185622CF" w14:textId="6B2FA5C9" w:rsidR="00125BA9" w:rsidRPr="00596925" w:rsidRDefault="00125BA9" w:rsidP="00125BA9">
      <w:pPr>
        <w:rPr>
          <w:rFonts w:asciiTheme="minorHAnsi" w:hAnsiTheme="minorHAnsi" w:cstheme="minorHAnsi"/>
        </w:rPr>
      </w:pPr>
    </w:p>
    <w:p w14:paraId="3B8213A6" w14:textId="11F3D849" w:rsidR="00125BA9" w:rsidRDefault="00125BA9" w:rsidP="00125BA9">
      <w:pPr>
        <w:rPr>
          <w:ins w:id="30" w:author="MICROBIOLOGIA" w:date="2026-01-13T14:53:00Z" w16du:dateUtc="2026-01-13T13:53:00Z"/>
          <w:rFonts w:asciiTheme="minorHAnsi" w:hAnsiTheme="minorHAnsi" w:cstheme="minorHAnsi"/>
        </w:rPr>
      </w:pPr>
    </w:p>
    <w:p w14:paraId="5E2F5BBD" w14:textId="77777777" w:rsidR="005D47F3" w:rsidRPr="00596925" w:rsidRDefault="005D47F3" w:rsidP="00125BA9">
      <w:pPr>
        <w:rPr>
          <w:rFonts w:asciiTheme="minorHAnsi" w:hAnsiTheme="minorHAnsi" w:cstheme="minorHAnsi"/>
        </w:rPr>
      </w:pPr>
    </w:p>
    <w:p w14:paraId="0838A6D8" w14:textId="174F2BCB" w:rsidR="00125BA9" w:rsidRPr="00596925" w:rsidRDefault="00125BA9" w:rsidP="00125BA9">
      <w:pPr>
        <w:rPr>
          <w:rFonts w:asciiTheme="minorHAnsi" w:hAnsiTheme="minorHAnsi" w:cstheme="minorHAnsi"/>
        </w:rPr>
      </w:pPr>
    </w:p>
    <w:p w14:paraId="0065504A" w14:textId="632553AB" w:rsidR="00125BA9" w:rsidRPr="00596925" w:rsidRDefault="00125BA9" w:rsidP="00125BA9">
      <w:pPr>
        <w:rPr>
          <w:rFonts w:asciiTheme="minorHAnsi" w:hAnsiTheme="minorHAnsi" w:cstheme="minorHAnsi"/>
        </w:rPr>
      </w:pPr>
    </w:p>
    <w:p w14:paraId="49C5D39D" w14:textId="45FB34F6" w:rsidR="00125BA9" w:rsidRPr="00596925" w:rsidDel="00CE6240" w:rsidRDefault="00125BA9" w:rsidP="00125BA9">
      <w:pPr>
        <w:pStyle w:val="Titolo"/>
        <w:rPr>
          <w:del w:id="31" w:author="MICROBIOLOGIA" w:date="2025-10-01T15:13:00Z" w16du:dateUtc="2025-10-01T13:13:00Z"/>
          <w:rFonts w:asciiTheme="minorHAnsi" w:hAnsiTheme="minorHAnsi" w:cstheme="minorHAnsi"/>
          <w:sz w:val="32"/>
        </w:rPr>
      </w:pPr>
    </w:p>
    <w:p w14:paraId="455418BC" w14:textId="77777777" w:rsidR="00125BA9" w:rsidRPr="00596925" w:rsidRDefault="00125BA9" w:rsidP="00125BA9">
      <w:pPr>
        <w:rPr>
          <w:rFonts w:asciiTheme="minorHAnsi" w:hAnsiTheme="minorHAnsi" w:cstheme="minorHAnsi"/>
        </w:rPr>
      </w:pPr>
    </w:p>
    <w:tbl>
      <w:tblPr>
        <w:tblpPr w:leftFromText="141" w:rightFromText="141" w:vertAnchor="text" w:horzAnchor="page" w:tblpX="1974" w:tblpY="15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000" w:firstRow="0" w:lastRow="0" w:firstColumn="0" w:lastColumn="0" w:noHBand="0" w:noVBand="0"/>
      </w:tblPr>
      <w:tblGrid>
        <w:gridCol w:w="3934"/>
        <w:gridCol w:w="3934"/>
      </w:tblGrid>
      <w:tr w:rsidR="00FA1E49" w:rsidRPr="00596925" w14:paraId="02124DFA" w14:textId="77777777" w:rsidTr="00FA1E49">
        <w:trPr>
          <w:cantSplit/>
          <w:trHeight w:hRule="exact" w:val="240"/>
        </w:trPr>
        <w:tc>
          <w:tcPr>
            <w:tcW w:w="3934" w:type="dxa"/>
            <w:shd w:val="pct20" w:color="auto" w:fill="auto"/>
          </w:tcPr>
          <w:p w14:paraId="1284CB8C" w14:textId="77777777" w:rsidR="00FA1E49" w:rsidRPr="00596925" w:rsidRDefault="00FA1E49" w:rsidP="00FA1E49">
            <w:pPr>
              <w:spacing w:before="20" w:after="20"/>
              <w:jc w:val="center"/>
              <w:rPr>
                <w:rFonts w:asciiTheme="minorHAnsi" w:hAnsiTheme="minorHAnsi" w:cstheme="minorHAnsi"/>
                <w:color w:val="000000"/>
                <w:sz w:val="16"/>
              </w:rPr>
            </w:pPr>
            <w:r w:rsidRPr="00596925">
              <w:rPr>
                <w:rFonts w:asciiTheme="minorHAnsi" w:hAnsiTheme="minorHAnsi" w:cstheme="minorHAnsi"/>
                <w:color w:val="000000"/>
                <w:sz w:val="16"/>
              </w:rPr>
              <w:t>R</w:t>
            </w:r>
            <w:bookmarkStart w:id="32" w:name="_Ref501795648"/>
            <w:bookmarkEnd w:id="32"/>
            <w:r w:rsidRPr="00596925">
              <w:rPr>
                <w:rFonts w:asciiTheme="minorHAnsi" w:hAnsiTheme="minorHAnsi" w:cstheme="minorHAnsi"/>
                <w:color w:val="000000"/>
                <w:sz w:val="16"/>
              </w:rPr>
              <w:t xml:space="preserve">edatto </w:t>
            </w:r>
          </w:p>
        </w:tc>
        <w:tc>
          <w:tcPr>
            <w:tcW w:w="3934" w:type="dxa"/>
            <w:shd w:val="pct20" w:color="auto" w:fill="auto"/>
          </w:tcPr>
          <w:p w14:paraId="0B817FD9" w14:textId="77777777" w:rsidR="00FA1E49" w:rsidRPr="00596925" w:rsidRDefault="00FA1E49" w:rsidP="00FA1E49">
            <w:pPr>
              <w:spacing w:before="20" w:after="20"/>
              <w:jc w:val="center"/>
              <w:rPr>
                <w:rFonts w:asciiTheme="minorHAnsi" w:hAnsiTheme="minorHAnsi" w:cstheme="minorHAnsi"/>
                <w:color w:val="000000"/>
                <w:sz w:val="16"/>
              </w:rPr>
            </w:pPr>
            <w:r w:rsidRPr="00596925">
              <w:rPr>
                <w:rFonts w:asciiTheme="minorHAnsi" w:hAnsiTheme="minorHAnsi" w:cstheme="minorHAnsi"/>
                <w:color w:val="000000"/>
                <w:sz w:val="16"/>
              </w:rPr>
              <w:t>Approvato</w:t>
            </w:r>
          </w:p>
        </w:tc>
      </w:tr>
      <w:tr w:rsidR="00FA1E49" w:rsidRPr="00596925" w14:paraId="62EC0F0D" w14:textId="77777777" w:rsidTr="00FA1E49">
        <w:trPr>
          <w:cantSplit/>
          <w:trHeight w:hRule="exact" w:val="240"/>
        </w:trPr>
        <w:tc>
          <w:tcPr>
            <w:tcW w:w="3934" w:type="dxa"/>
          </w:tcPr>
          <w:p w14:paraId="13460E65" w14:textId="23776AAA" w:rsidR="00FA1E49" w:rsidRPr="00596925" w:rsidRDefault="00FA1E49" w:rsidP="00FA1E49">
            <w:pPr>
              <w:spacing w:before="20" w:after="20"/>
              <w:jc w:val="center"/>
              <w:rPr>
                <w:rFonts w:asciiTheme="minorHAnsi" w:hAnsiTheme="minorHAnsi" w:cstheme="minorHAnsi"/>
                <w:color w:val="000000"/>
                <w:sz w:val="16"/>
              </w:rPr>
            </w:pPr>
            <w:r w:rsidRPr="00596925">
              <w:rPr>
                <w:rFonts w:asciiTheme="minorHAnsi" w:hAnsiTheme="minorHAnsi" w:cstheme="minorHAnsi"/>
                <w:color w:val="000000"/>
                <w:sz w:val="16"/>
              </w:rPr>
              <w:t>R</w:t>
            </w:r>
            <w:r w:rsidR="0066090F" w:rsidRPr="00596925">
              <w:rPr>
                <w:rFonts w:asciiTheme="minorHAnsi" w:hAnsiTheme="minorHAnsi" w:cstheme="minorHAnsi"/>
                <w:color w:val="000000"/>
                <w:sz w:val="16"/>
              </w:rPr>
              <w:t>Q</w:t>
            </w:r>
            <w:r w:rsidR="00367851" w:rsidRPr="00596925">
              <w:rPr>
                <w:rFonts w:asciiTheme="minorHAnsi" w:hAnsiTheme="minorHAnsi" w:cstheme="minorHAnsi"/>
                <w:color w:val="000000"/>
                <w:sz w:val="16"/>
              </w:rPr>
              <w:t>L</w:t>
            </w:r>
          </w:p>
        </w:tc>
        <w:tc>
          <w:tcPr>
            <w:tcW w:w="3934" w:type="dxa"/>
          </w:tcPr>
          <w:p w14:paraId="01A2F05F" w14:textId="3B8398DC" w:rsidR="00FA1E49" w:rsidRPr="00596925" w:rsidRDefault="0066090F" w:rsidP="00FA1E49">
            <w:pPr>
              <w:spacing w:before="20" w:after="20"/>
              <w:jc w:val="center"/>
              <w:rPr>
                <w:rFonts w:asciiTheme="minorHAnsi" w:hAnsiTheme="minorHAnsi" w:cstheme="minorHAnsi"/>
                <w:color w:val="000000"/>
                <w:sz w:val="16"/>
              </w:rPr>
            </w:pPr>
            <w:r w:rsidRPr="00596925">
              <w:rPr>
                <w:rFonts w:asciiTheme="minorHAnsi" w:hAnsiTheme="minorHAnsi" w:cstheme="minorHAnsi"/>
                <w:color w:val="000000"/>
                <w:sz w:val="16"/>
              </w:rPr>
              <w:t>RL</w:t>
            </w:r>
          </w:p>
        </w:tc>
      </w:tr>
      <w:tr w:rsidR="00FA1E49" w:rsidRPr="00596925" w14:paraId="0FA781EF" w14:textId="77777777" w:rsidTr="00FA1E49">
        <w:trPr>
          <w:cantSplit/>
          <w:trHeight w:hRule="exact" w:val="814"/>
        </w:trPr>
        <w:tc>
          <w:tcPr>
            <w:tcW w:w="3934" w:type="dxa"/>
          </w:tcPr>
          <w:p w14:paraId="5B9A1182" w14:textId="159C2D02" w:rsidR="00FA1E49" w:rsidRPr="00596925" w:rsidRDefault="0066090F" w:rsidP="00FA1E49">
            <w:pPr>
              <w:spacing w:before="120"/>
              <w:jc w:val="center"/>
              <w:rPr>
                <w:rFonts w:asciiTheme="minorHAnsi" w:hAnsiTheme="minorHAnsi" w:cstheme="minorHAnsi"/>
              </w:rPr>
            </w:pPr>
            <w:r w:rsidRPr="00596925">
              <w:rPr>
                <w:rFonts w:asciiTheme="minorHAnsi" w:hAnsiTheme="minorHAnsi" w:cstheme="minorHAnsi"/>
              </w:rPr>
              <w:t>Marianna Mauri</w:t>
            </w:r>
          </w:p>
          <w:p w14:paraId="150A5BD0" w14:textId="182B9905" w:rsidR="00A827C0" w:rsidRPr="00596925" w:rsidRDefault="00A827C0" w:rsidP="00FA1E49">
            <w:pPr>
              <w:spacing w:before="120"/>
              <w:jc w:val="center"/>
              <w:rPr>
                <w:rFonts w:asciiTheme="minorHAnsi" w:hAnsiTheme="minorHAnsi" w:cstheme="minorHAnsi"/>
              </w:rPr>
            </w:pPr>
          </w:p>
        </w:tc>
        <w:tc>
          <w:tcPr>
            <w:tcW w:w="3934" w:type="dxa"/>
          </w:tcPr>
          <w:p w14:paraId="497103B1" w14:textId="1C7F6590" w:rsidR="00FA1E49" w:rsidRPr="00596925" w:rsidRDefault="0066090F" w:rsidP="005A51A9">
            <w:pPr>
              <w:spacing w:before="120"/>
              <w:jc w:val="center"/>
              <w:rPr>
                <w:rFonts w:asciiTheme="minorHAnsi" w:hAnsiTheme="minorHAnsi" w:cstheme="minorHAnsi"/>
                <w:color w:val="000000"/>
                <w:sz w:val="16"/>
              </w:rPr>
            </w:pPr>
            <w:r w:rsidRPr="00596925">
              <w:rPr>
                <w:rFonts w:asciiTheme="minorHAnsi" w:hAnsiTheme="minorHAnsi" w:cstheme="minorHAnsi"/>
                <w:color w:val="000000"/>
                <w:szCs w:val="40"/>
              </w:rPr>
              <w:t>Alessandro Bidossi</w:t>
            </w:r>
          </w:p>
        </w:tc>
      </w:tr>
    </w:tbl>
    <w:p w14:paraId="4645BF56" w14:textId="77777777" w:rsidR="00125BA9" w:rsidRPr="00596925" w:rsidRDefault="00125BA9" w:rsidP="00125BA9">
      <w:pPr>
        <w:rPr>
          <w:rFonts w:asciiTheme="minorHAnsi" w:hAnsiTheme="minorHAnsi" w:cstheme="minorHAnsi"/>
        </w:rPr>
      </w:pPr>
    </w:p>
    <w:p w14:paraId="7CCA1450" w14:textId="77777777" w:rsidR="00125BA9" w:rsidRPr="00596925" w:rsidRDefault="00125BA9" w:rsidP="00125BA9">
      <w:pPr>
        <w:rPr>
          <w:rFonts w:asciiTheme="minorHAnsi" w:hAnsiTheme="minorHAnsi" w:cstheme="minorHAnsi"/>
        </w:rPr>
      </w:pPr>
    </w:p>
    <w:p w14:paraId="6F7A4B9A" w14:textId="77777777" w:rsidR="00125BA9" w:rsidRPr="00596925" w:rsidRDefault="00125BA9" w:rsidP="00125BA9">
      <w:pPr>
        <w:rPr>
          <w:rFonts w:asciiTheme="minorHAnsi" w:hAnsiTheme="minorHAnsi" w:cstheme="minorHAnsi"/>
        </w:rPr>
      </w:pPr>
    </w:p>
    <w:p w14:paraId="41B34D9A" w14:textId="77777777" w:rsidR="00125BA9" w:rsidRPr="00596925" w:rsidRDefault="00125BA9" w:rsidP="00125BA9">
      <w:pPr>
        <w:rPr>
          <w:rFonts w:asciiTheme="minorHAnsi" w:hAnsiTheme="minorHAnsi" w:cstheme="minorHAnsi"/>
        </w:rPr>
      </w:pPr>
    </w:p>
    <w:p w14:paraId="16B4F420" w14:textId="77777777" w:rsidR="00125BA9" w:rsidRPr="00596925" w:rsidRDefault="00125BA9" w:rsidP="00125BA9">
      <w:pPr>
        <w:pStyle w:val="Titolo"/>
        <w:tabs>
          <w:tab w:val="left" w:pos="3686"/>
        </w:tabs>
        <w:jc w:val="left"/>
        <w:rPr>
          <w:rFonts w:asciiTheme="minorHAnsi" w:hAnsiTheme="minorHAnsi" w:cstheme="minorHAnsi"/>
        </w:rPr>
      </w:pPr>
      <w:r w:rsidRPr="00596925">
        <w:rPr>
          <w:rFonts w:asciiTheme="minorHAnsi" w:hAnsiTheme="minorHAnsi" w:cstheme="minorHAnsi"/>
        </w:rPr>
        <w:tab/>
      </w:r>
    </w:p>
    <w:p w14:paraId="7D78CDC3" w14:textId="6FAC5D91" w:rsidR="000F3FDD" w:rsidRPr="00596925" w:rsidRDefault="000F3FDD">
      <w:pPr>
        <w:rPr>
          <w:rFonts w:asciiTheme="minorHAnsi" w:hAnsiTheme="minorHAnsi" w:cstheme="minorHAnsi"/>
        </w:rPr>
      </w:pPr>
    </w:p>
    <w:sdt>
      <w:sdtPr>
        <w:rPr>
          <w:rFonts w:asciiTheme="minorHAnsi" w:eastAsiaTheme="minorHAnsi" w:hAnsiTheme="minorHAnsi" w:cstheme="minorHAnsi"/>
          <w:b w:val="0"/>
          <w:bCs w:val="0"/>
          <w:color w:val="auto"/>
          <w:sz w:val="13"/>
          <w:szCs w:val="22"/>
          <w:lang w:eastAsia="en-US"/>
        </w:rPr>
        <w:id w:val="2124423712"/>
        <w:docPartObj>
          <w:docPartGallery w:val="Table of Contents"/>
          <w:docPartUnique/>
        </w:docPartObj>
      </w:sdtPr>
      <w:sdtEndPr>
        <w:rPr>
          <w:rFonts w:eastAsia="Times New Roman"/>
          <w:sz w:val="24"/>
          <w:szCs w:val="24"/>
          <w:lang w:eastAsia="it-IT"/>
        </w:rPr>
      </w:sdtEndPr>
      <w:sdtContent>
        <w:p w14:paraId="3E657323" w14:textId="2FC8E6E3" w:rsidR="00125BA9" w:rsidRPr="00596925" w:rsidRDefault="00804A8D" w:rsidP="00804A8D">
          <w:pPr>
            <w:pStyle w:val="Titolosommario"/>
            <w:jc w:val="center"/>
            <w:rPr>
              <w:rFonts w:asciiTheme="minorHAnsi" w:hAnsiTheme="minorHAnsi" w:cstheme="minorHAnsi"/>
              <w:color w:val="000000" w:themeColor="text1"/>
              <w:sz w:val="32"/>
              <w:szCs w:val="72"/>
            </w:rPr>
          </w:pPr>
          <w:r w:rsidRPr="00596925">
            <w:rPr>
              <w:rFonts w:asciiTheme="minorHAnsi" w:hAnsiTheme="minorHAnsi" w:cstheme="minorHAnsi"/>
              <w:color w:val="000000" w:themeColor="text1"/>
              <w:sz w:val="32"/>
              <w:szCs w:val="72"/>
            </w:rPr>
            <w:t>INDICE</w:t>
          </w:r>
        </w:p>
        <w:p w14:paraId="12124EAE" w14:textId="1BE17A53" w:rsidR="004D494C" w:rsidRDefault="00125BA9">
          <w:pPr>
            <w:pStyle w:val="Sommario1"/>
            <w:rPr>
              <w:rFonts w:asciiTheme="minorHAnsi" w:eastAsiaTheme="minorEastAsia" w:hAnsiTheme="minorHAnsi" w:cstheme="minorBidi"/>
              <w:noProof/>
              <w:kern w:val="2"/>
              <w14:ligatures w14:val="standardContextual"/>
            </w:rPr>
          </w:pPr>
          <w:r w:rsidRPr="00596925">
            <w:rPr>
              <w:sz w:val="2"/>
              <w:szCs w:val="22"/>
            </w:rPr>
            <w:fldChar w:fldCharType="begin"/>
          </w:r>
          <w:r w:rsidRPr="00596925">
            <w:rPr>
              <w:sz w:val="2"/>
              <w:szCs w:val="22"/>
            </w:rPr>
            <w:instrText xml:space="preserve"> TOC \o "1-3" \h \z \u </w:instrText>
          </w:r>
          <w:r w:rsidRPr="00596925">
            <w:rPr>
              <w:sz w:val="2"/>
              <w:szCs w:val="22"/>
            </w:rPr>
            <w:fldChar w:fldCharType="separate"/>
          </w:r>
          <w:hyperlink w:anchor="_Toc169248509" w:history="1">
            <w:r w:rsidR="004D494C" w:rsidRPr="00F460A6">
              <w:rPr>
                <w:rStyle w:val="Collegamentoipertestuale"/>
                <w:rFonts w:cstheme="minorHAnsi"/>
                <w:noProof/>
              </w:rPr>
              <w:t>1</w:t>
            </w:r>
            <w:r w:rsidR="004D494C">
              <w:rPr>
                <w:rFonts w:asciiTheme="minorHAnsi" w:eastAsiaTheme="minorEastAsia" w:hAnsiTheme="minorHAnsi" w:cstheme="minorBidi"/>
                <w:noProof/>
                <w:kern w:val="2"/>
                <w14:ligatures w14:val="standardContextual"/>
              </w:rPr>
              <w:tab/>
            </w:r>
            <w:r w:rsidR="004D494C" w:rsidRPr="00F460A6">
              <w:rPr>
                <w:rStyle w:val="Collegamentoipertestuale"/>
                <w:rFonts w:cstheme="minorHAnsi"/>
                <w:noProof/>
              </w:rPr>
              <w:t>SCOPO E CAMPO DI APPLICAZIONE</w:t>
            </w:r>
            <w:r w:rsidR="004D494C">
              <w:rPr>
                <w:noProof/>
                <w:webHidden/>
              </w:rPr>
              <w:tab/>
            </w:r>
            <w:r w:rsidR="004D494C">
              <w:rPr>
                <w:noProof/>
                <w:webHidden/>
              </w:rPr>
              <w:fldChar w:fldCharType="begin"/>
            </w:r>
            <w:r w:rsidR="004D494C">
              <w:rPr>
                <w:noProof/>
                <w:webHidden/>
              </w:rPr>
              <w:instrText xml:space="preserve"> PAGEREF _Toc169248509 \h </w:instrText>
            </w:r>
            <w:r w:rsidR="004D494C">
              <w:rPr>
                <w:noProof/>
                <w:webHidden/>
              </w:rPr>
            </w:r>
            <w:r w:rsidR="004D494C">
              <w:rPr>
                <w:noProof/>
                <w:webHidden/>
              </w:rPr>
              <w:fldChar w:fldCharType="separate"/>
            </w:r>
            <w:r w:rsidR="00433F39">
              <w:rPr>
                <w:noProof/>
                <w:webHidden/>
              </w:rPr>
              <w:t>4</w:t>
            </w:r>
            <w:r w:rsidR="004D494C">
              <w:rPr>
                <w:noProof/>
                <w:webHidden/>
              </w:rPr>
              <w:fldChar w:fldCharType="end"/>
            </w:r>
          </w:hyperlink>
        </w:p>
        <w:p w14:paraId="63612BF8" w14:textId="60A278D0" w:rsidR="004D494C" w:rsidRDefault="004D494C">
          <w:pPr>
            <w:pStyle w:val="Sommario1"/>
            <w:rPr>
              <w:rFonts w:asciiTheme="minorHAnsi" w:eastAsiaTheme="minorEastAsia" w:hAnsiTheme="minorHAnsi" w:cstheme="minorBidi"/>
              <w:noProof/>
              <w:kern w:val="2"/>
              <w14:ligatures w14:val="standardContextual"/>
            </w:rPr>
          </w:pPr>
          <w:hyperlink w:anchor="_Toc169248510" w:history="1">
            <w:r w:rsidRPr="00F460A6">
              <w:rPr>
                <w:rStyle w:val="Collegamentoipertestuale"/>
                <w:rFonts w:cstheme="minorHAnsi"/>
                <w:noProof/>
              </w:rPr>
              <w:t>2</w:t>
            </w:r>
            <w:r>
              <w:rPr>
                <w:rFonts w:asciiTheme="minorHAnsi" w:eastAsiaTheme="minorEastAsia" w:hAnsiTheme="minorHAnsi" w:cstheme="minorBidi"/>
                <w:noProof/>
                <w:kern w:val="2"/>
                <w14:ligatures w14:val="standardContextual"/>
              </w:rPr>
              <w:tab/>
            </w:r>
            <w:r w:rsidRPr="00F460A6">
              <w:rPr>
                <w:rStyle w:val="Collegamentoipertestuale"/>
                <w:rFonts w:cstheme="minorHAnsi"/>
                <w:noProof/>
              </w:rPr>
              <w:t>RIFERIMENTI NORMATIVI</w:t>
            </w:r>
            <w:r>
              <w:rPr>
                <w:noProof/>
                <w:webHidden/>
              </w:rPr>
              <w:tab/>
            </w:r>
            <w:r>
              <w:rPr>
                <w:noProof/>
                <w:webHidden/>
              </w:rPr>
              <w:fldChar w:fldCharType="begin"/>
            </w:r>
            <w:r>
              <w:rPr>
                <w:noProof/>
                <w:webHidden/>
              </w:rPr>
              <w:instrText xml:space="preserve"> PAGEREF _Toc169248510 \h </w:instrText>
            </w:r>
            <w:r>
              <w:rPr>
                <w:noProof/>
                <w:webHidden/>
              </w:rPr>
            </w:r>
            <w:r>
              <w:rPr>
                <w:noProof/>
                <w:webHidden/>
              </w:rPr>
              <w:fldChar w:fldCharType="separate"/>
            </w:r>
            <w:r w:rsidR="00433F39">
              <w:rPr>
                <w:noProof/>
                <w:webHidden/>
              </w:rPr>
              <w:t>5</w:t>
            </w:r>
            <w:r>
              <w:rPr>
                <w:noProof/>
                <w:webHidden/>
              </w:rPr>
              <w:fldChar w:fldCharType="end"/>
            </w:r>
          </w:hyperlink>
        </w:p>
        <w:p w14:paraId="21E0C33B" w14:textId="5EFFF311" w:rsidR="004D494C" w:rsidRDefault="004D494C">
          <w:pPr>
            <w:pStyle w:val="Sommario1"/>
            <w:rPr>
              <w:rFonts w:asciiTheme="minorHAnsi" w:eastAsiaTheme="minorEastAsia" w:hAnsiTheme="minorHAnsi" w:cstheme="minorBidi"/>
              <w:noProof/>
              <w:kern w:val="2"/>
              <w14:ligatures w14:val="standardContextual"/>
            </w:rPr>
          </w:pPr>
          <w:hyperlink w:anchor="_Toc169248511" w:history="1">
            <w:r w:rsidRPr="00F460A6">
              <w:rPr>
                <w:rStyle w:val="Collegamentoipertestuale"/>
                <w:rFonts w:cstheme="minorHAnsi"/>
                <w:noProof/>
              </w:rPr>
              <w:t>3</w:t>
            </w:r>
            <w:r>
              <w:rPr>
                <w:rFonts w:asciiTheme="minorHAnsi" w:eastAsiaTheme="minorEastAsia" w:hAnsiTheme="minorHAnsi" w:cstheme="minorBidi"/>
                <w:noProof/>
                <w:kern w:val="2"/>
                <w14:ligatures w14:val="standardContextual"/>
              </w:rPr>
              <w:tab/>
            </w:r>
            <w:r w:rsidRPr="00F460A6">
              <w:rPr>
                <w:rStyle w:val="Collegamentoipertestuale"/>
                <w:rFonts w:cstheme="minorHAnsi"/>
                <w:noProof/>
              </w:rPr>
              <w:t>TERMINI E DEFINIZIONI</w:t>
            </w:r>
            <w:r>
              <w:rPr>
                <w:noProof/>
                <w:webHidden/>
              </w:rPr>
              <w:tab/>
            </w:r>
            <w:r>
              <w:rPr>
                <w:noProof/>
                <w:webHidden/>
              </w:rPr>
              <w:fldChar w:fldCharType="begin"/>
            </w:r>
            <w:r>
              <w:rPr>
                <w:noProof/>
                <w:webHidden/>
              </w:rPr>
              <w:instrText xml:space="preserve"> PAGEREF _Toc169248511 \h </w:instrText>
            </w:r>
            <w:r>
              <w:rPr>
                <w:noProof/>
                <w:webHidden/>
              </w:rPr>
            </w:r>
            <w:r>
              <w:rPr>
                <w:noProof/>
                <w:webHidden/>
              </w:rPr>
              <w:fldChar w:fldCharType="separate"/>
            </w:r>
            <w:r w:rsidR="00433F39">
              <w:rPr>
                <w:noProof/>
                <w:webHidden/>
              </w:rPr>
              <w:t>7</w:t>
            </w:r>
            <w:r>
              <w:rPr>
                <w:noProof/>
                <w:webHidden/>
              </w:rPr>
              <w:fldChar w:fldCharType="end"/>
            </w:r>
          </w:hyperlink>
        </w:p>
        <w:p w14:paraId="74C5B786" w14:textId="18228AB5" w:rsidR="00A2582A" w:rsidRPr="00D8463C" w:rsidRDefault="004D494C" w:rsidP="00D8463C">
          <w:pPr>
            <w:pStyle w:val="Sommario1"/>
            <w:rPr>
              <w:rFonts w:asciiTheme="minorHAnsi" w:eastAsiaTheme="minorEastAsia" w:hAnsiTheme="minorHAnsi" w:cstheme="minorBidi"/>
              <w:noProof/>
              <w:kern w:val="2"/>
              <w14:ligatures w14:val="standardContextual"/>
            </w:rPr>
          </w:pPr>
          <w:hyperlink w:anchor="_Toc169248512" w:history="1">
            <w:r w:rsidRPr="00F460A6">
              <w:rPr>
                <w:rStyle w:val="Collegamentoipertestuale"/>
                <w:rFonts w:cstheme="minorHAnsi"/>
                <w:noProof/>
              </w:rPr>
              <w:t>4</w:t>
            </w:r>
            <w:r>
              <w:rPr>
                <w:rFonts w:asciiTheme="minorHAnsi" w:eastAsiaTheme="minorEastAsia" w:hAnsiTheme="minorHAnsi" w:cstheme="minorBidi"/>
                <w:noProof/>
                <w:kern w:val="2"/>
                <w14:ligatures w14:val="standardContextual"/>
              </w:rPr>
              <w:tab/>
            </w:r>
            <w:r w:rsidRPr="00F460A6">
              <w:rPr>
                <w:rStyle w:val="Collegamentoipertestuale"/>
                <w:rFonts w:cstheme="minorHAnsi"/>
                <w:noProof/>
              </w:rPr>
              <w:t>REQUISITI GENERALI</w:t>
            </w:r>
            <w:r>
              <w:rPr>
                <w:noProof/>
                <w:webHidden/>
              </w:rPr>
              <w:tab/>
            </w:r>
            <w:r>
              <w:rPr>
                <w:noProof/>
                <w:webHidden/>
              </w:rPr>
              <w:fldChar w:fldCharType="begin"/>
            </w:r>
            <w:r>
              <w:rPr>
                <w:noProof/>
                <w:webHidden/>
              </w:rPr>
              <w:instrText xml:space="preserve"> PAGEREF _Toc169248512 \h </w:instrText>
            </w:r>
            <w:r>
              <w:rPr>
                <w:noProof/>
                <w:webHidden/>
              </w:rPr>
            </w:r>
            <w:r>
              <w:rPr>
                <w:noProof/>
                <w:webHidden/>
              </w:rPr>
              <w:fldChar w:fldCharType="separate"/>
            </w:r>
            <w:r w:rsidR="00433F39">
              <w:rPr>
                <w:noProof/>
                <w:webHidden/>
              </w:rPr>
              <w:t>8</w:t>
            </w:r>
            <w:r>
              <w:rPr>
                <w:noProof/>
                <w:webHidden/>
              </w:rPr>
              <w:fldChar w:fldCharType="end"/>
            </w:r>
          </w:hyperlink>
        </w:p>
        <w:p w14:paraId="2B5C3467" w14:textId="4C8ED6B5" w:rsidR="004D494C" w:rsidRDefault="004D494C">
          <w:pPr>
            <w:pStyle w:val="Sommario2"/>
            <w:tabs>
              <w:tab w:val="left" w:pos="960"/>
              <w:tab w:val="right" w:leader="dot" w:pos="9622"/>
            </w:tabs>
            <w:rPr>
              <w:rFonts w:asciiTheme="minorHAnsi" w:eastAsiaTheme="minorEastAsia" w:hAnsiTheme="minorHAnsi" w:cstheme="minorBidi"/>
              <w:noProof/>
              <w:kern w:val="2"/>
              <w14:ligatures w14:val="standardContextual"/>
            </w:rPr>
          </w:pPr>
          <w:hyperlink w:anchor="_Toc169248513" w:history="1">
            <w:r w:rsidRPr="00F460A6">
              <w:rPr>
                <w:rStyle w:val="Collegamentoipertestuale"/>
                <w:rFonts w:cstheme="minorHAnsi"/>
                <w:noProof/>
              </w:rPr>
              <w:t>4.1</w:t>
            </w:r>
            <w:r>
              <w:rPr>
                <w:rFonts w:asciiTheme="minorHAnsi" w:eastAsiaTheme="minorEastAsia" w:hAnsiTheme="minorHAnsi" w:cstheme="minorBidi"/>
                <w:noProof/>
                <w:kern w:val="2"/>
                <w14:ligatures w14:val="standardContextual"/>
              </w:rPr>
              <w:tab/>
            </w:r>
            <w:r w:rsidRPr="00F460A6">
              <w:rPr>
                <w:rStyle w:val="Collegamentoipertestuale"/>
                <w:rFonts w:cstheme="minorHAnsi"/>
                <w:noProof/>
              </w:rPr>
              <w:t>Imparzialità</w:t>
            </w:r>
            <w:r>
              <w:rPr>
                <w:noProof/>
                <w:webHidden/>
              </w:rPr>
              <w:tab/>
            </w:r>
            <w:r>
              <w:rPr>
                <w:noProof/>
                <w:webHidden/>
              </w:rPr>
              <w:fldChar w:fldCharType="begin"/>
            </w:r>
            <w:r>
              <w:rPr>
                <w:noProof/>
                <w:webHidden/>
              </w:rPr>
              <w:instrText xml:space="preserve"> PAGEREF _Toc169248513 \h </w:instrText>
            </w:r>
            <w:r>
              <w:rPr>
                <w:noProof/>
                <w:webHidden/>
              </w:rPr>
            </w:r>
            <w:r>
              <w:rPr>
                <w:noProof/>
                <w:webHidden/>
              </w:rPr>
              <w:fldChar w:fldCharType="separate"/>
            </w:r>
            <w:r w:rsidR="00433F39">
              <w:rPr>
                <w:noProof/>
                <w:webHidden/>
              </w:rPr>
              <w:t>8</w:t>
            </w:r>
            <w:r>
              <w:rPr>
                <w:noProof/>
                <w:webHidden/>
              </w:rPr>
              <w:fldChar w:fldCharType="end"/>
            </w:r>
          </w:hyperlink>
        </w:p>
        <w:p w14:paraId="0B5329AA" w14:textId="210B2A8E" w:rsidR="004D494C" w:rsidRDefault="004D494C">
          <w:pPr>
            <w:pStyle w:val="Sommario2"/>
            <w:tabs>
              <w:tab w:val="right" w:leader="dot" w:pos="9622"/>
            </w:tabs>
            <w:rPr>
              <w:rFonts w:asciiTheme="minorHAnsi" w:eastAsiaTheme="minorEastAsia" w:hAnsiTheme="minorHAnsi" w:cstheme="minorBidi"/>
              <w:noProof/>
              <w:kern w:val="2"/>
              <w14:ligatures w14:val="standardContextual"/>
            </w:rPr>
          </w:pPr>
          <w:hyperlink w:anchor="_Toc169248514" w:history="1">
            <w:r w:rsidRPr="00F460A6">
              <w:rPr>
                <w:rStyle w:val="Collegamentoipertestuale"/>
                <w:rFonts w:cstheme="minorHAnsi"/>
                <w:noProof/>
              </w:rPr>
              <w:t>4.2       Riservatezza</w:t>
            </w:r>
            <w:r>
              <w:rPr>
                <w:noProof/>
                <w:webHidden/>
              </w:rPr>
              <w:tab/>
            </w:r>
            <w:r>
              <w:rPr>
                <w:noProof/>
                <w:webHidden/>
              </w:rPr>
              <w:fldChar w:fldCharType="begin"/>
            </w:r>
            <w:r>
              <w:rPr>
                <w:noProof/>
                <w:webHidden/>
              </w:rPr>
              <w:instrText xml:space="preserve"> PAGEREF _Toc169248514 \h </w:instrText>
            </w:r>
            <w:r>
              <w:rPr>
                <w:noProof/>
                <w:webHidden/>
              </w:rPr>
            </w:r>
            <w:r>
              <w:rPr>
                <w:noProof/>
                <w:webHidden/>
              </w:rPr>
              <w:fldChar w:fldCharType="separate"/>
            </w:r>
            <w:r w:rsidR="00433F39">
              <w:rPr>
                <w:noProof/>
                <w:webHidden/>
              </w:rPr>
              <w:t>10</w:t>
            </w:r>
            <w:r>
              <w:rPr>
                <w:noProof/>
                <w:webHidden/>
              </w:rPr>
              <w:fldChar w:fldCharType="end"/>
            </w:r>
          </w:hyperlink>
        </w:p>
        <w:p w14:paraId="107214DC" w14:textId="38EC263D" w:rsidR="004D494C" w:rsidRDefault="004D494C">
          <w:pPr>
            <w:pStyle w:val="Sommario1"/>
            <w:rPr>
              <w:rFonts w:asciiTheme="minorHAnsi" w:eastAsiaTheme="minorEastAsia" w:hAnsiTheme="minorHAnsi" w:cstheme="minorBidi"/>
              <w:noProof/>
              <w:kern w:val="2"/>
              <w14:ligatures w14:val="standardContextual"/>
            </w:rPr>
          </w:pPr>
          <w:hyperlink w:anchor="_Toc169248515" w:history="1">
            <w:r w:rsidRPr="00F460A6">
              <w:rPr>
                <w:rStyle w:val="Collegamentoipertestuale"/>
                <w:rFonts w:cstheme="minorHAnsi"/>
                <w:noProof/>
              </w:rPr>
              <w:t>5</w:t>
            </w:r>
            <w:r>
              <w:rPr>
                <w:rFonts w:asciiTheme="minorHAnsi" w:eastAsiaTheme="minorEastAsia" w:hAnsiTheme="minorHAnsi" w:cstheme="minorBidi"/>
                <w:noProof/>
                <w:kern w:val="2"/>
                <w14:ligatures w14:val="standardContextual"/>
              </w:rPr>
              <w:tab/>
            </w:r>
            <w:r w:rsidRPr="00F460A6">
              <w:rPr>
                <w:rStyle w:val="Collegamentoipertestuale"/>
                <w:rFonts w:cstheme="minorHAnsi"/>
                <w:noProof/>
              </w:rPr>
              <w:t>REQUISITI STRUTTURALI</w:t>
            </w:r>
            <w:r>
              <w:rPr>
                <w:noProof/>
                <w:webHidden/>
              </w:rPr>
              <w:tab/>
            </w:r>
            <w:r>
              <w:rPr>
                <w:noProof/>
                <w:webHidden/>
              </w:rPr>
              <w:fldChar w:fldCharType="begin"/>
            </w:r>
            <w:r>
              <w:rPr>
                <w:noProof/>
                <w:webHidden/>
              </w:rPr>
              <w:instrText xml:space="preserve"> PAGEREF _Toc169248515 \h </w:instrText>
            </w:r>
            <w:r>
              <w:rPr>
                <w:noProof/>
                <w:webHidden/>
              </w:rPr>
            </w:r>
            <w:r>
              <w:rPr>
                <w:noProof/>
                <w:webHidden/>
              </w:rPr>
              <w:fldChar w:fldCharType="separate"/>
            </w:r>
            <w:r w:rsidR="00433F39">
              <w:rPr>
                <w:noProof/>
                <w:webHidden/>
              </w:rPr>
              <w:t>13</w:t>
            </w:r>
            <w:r>
              <w:rPr>
                <w:noProof/>
                <w:webHidden/>
              </w:rPr>
              <w:fldChar w:fldCharType="end"/>
            </w:r>
          </w:hyperlink>
        </w:p>
        <w:p w14:paraId="0A8EA9A0" w14:textId="5683D224" w:rsidR="006C0302" w:rsidRPr="00D8463C" w:rsidRDefault="004D494C" w:rsidP="00D8463C">
          <w:pPr>
            <w:pStyle w:val="Sommario1"/>
            <w:rPr>
              <w:rFonts w:asciiTheme="minorHAnsi" w:eastAsiaTheme="minorEastAsia" w:hAnsiTheme="minorHAnsi" w:cstheme="minorBidi"/>
              <w:noProof/>
              <w:kern w:val="2"/>
              <w14:ligatures w14:val="standardContextual"/>
            </w:rPr>
          </w:pPr>
          <w:hyperlink w:anchor="_Toc169248516" w:history="1">
            <w:r w:rsidRPr="00F460A6">
              <w:rPr>
                <w:rStyle w:val="Collegamentoipertestuale"/>
                <w:rFonts w:cstheme="minorHAnsi"/>
                <w:noProof/>
              </w:rPr>
              <w:t xml:space="preserve">6 </w:t>
            </w:r>
            <w:r>
              <w:rPr>
                <w:rFonts w:asciiTheme="minorHAnsi" w:eastAsiaTheme="minorEastAsia" w:hAnsiTheme="minorHAnsi" w:cstheme="minorBidi"/>
                <w:noProof/>
                <w:kern w:val="2"/>
                <w14:ligatures w14:val="standardContextual"/>
              </w:rPr>
              <w:tab/>
            </w:r>
            <w:r w:rsidRPr="00F460A6">
              <w:rPr>
                <w:rStyle w:val="Collegamentoipertestuale"/>
                <w:rFonts w:cstheme="minorHAnsi"/>
                <w:noProof/>
              </w:rPr>
              <w:t>REQUISITI RELATIVI ALLE RISORSE</w:t>
            </w:r>
            <w:r>
              <w:rPr>
                <w:noProof/>
                <w:webHidden/>
              </w:rPr>
              <w:tab/>
            </w:r>
            <w:r>
              <w:rPr>
                <w:noProof/>
                <w:webHidden/>
              </w:rPr>
              <w:fldChar w:fldCharType="begin"/>
            </w:r>
            <w:r>
              <w:rPr>
                <w:noProof/>
                <w:webHidden/>
              </w:rPr>
              <w:instrText xml:space="preserve"> PAGEREF _Toc169248516 \h </w:instrText>
            </w:r>
            <w:r>
              <w:rPr>
                <w:noProof/>
                <w:webHidden/>
              </w:rPr>
            </w:r>
            <w:r>
              <w:rPr>
                <w:noProof/>
                <w:webHidden/>
              </w:rPr>
              <w:fldChar w:fldCharType="separate"/>
            </w:r>
            <w:r w:rsidR="00433F39">
              <w:rPr>
                <w:noProof/>
                <w:webHidden/>
              </w:rPr>
              <w:t>21</w:t>
            </w:r>
            <w:r>
              <w:rPr>
                <w:noProof/>
                <w:webHidden/>
              </w:rPr>
              <w:fldChar w:fldCharType="end"/>
            </w:r>
          </w:hyperlink>
        </w:p>
        <w:p w14:paraId="513FA428" w14:textId="1A21A312" w:rsidR="004D494C" w:rsidRDefault="004D494C">
          <w:pPr>
            <w:pStyle w:val="Sommario2"/>
            <w:tabs>
              <w:tab w:val="right" w:leader="dot" w:pos="9622"/>
            </w:tabs>
            <w:rPr>
              <w:rFonts w:asciiTheme="minorHAnsi" w:eastAsiaTheme="minorEastAsia" w:hAnsiTheme="minorHAnsi" w:cstheme="minorBidi"/>
              <w:noProof/>
              <w:kern w:val="2"/>
              <w14:ligatures w14:val="standardContextual"/>
            </w:rPr>
          </w:pPr>
          <w:hyperlink w:anchor="_Toc169248517" w:history="1">
            <w:r w:rsidRPr="00F460A6">
              <w:rPr>
                <w:rStyle w:val="Collegamentoipertestuale"/>
                <w:rFonts w:cstheme="minorHAnsi"/>
                <w:noProof/>
              </w:rPr>
              <w:t>6.1 Generalità</w:t>
            </w:r>
            <w:r>
              <w:rPr>
                <w:noProof/>
                <w:webHidden/>
              </w:rPr>
              <w:tab/>
            </w:r>
            <w:r>
              <w:rPr>
                <w:noProof/>
                <w:webHidden/>
              </w:rPr>
              <w:fldChar w:fldCharType="begin"/>
            </w:r>
            <w:r>
              <w:rPr>
                <w:noProof/>
                <w:webHidden/>
              </w:rPr>
              <w:instrText xml:space="preserve"> PAGEREF _Toc169248517 \h </w:instrText>
            </w:r>
            <w:r>
              <w:rPr>
                <w:noProof/>
                <w:webHidden/>
              </w:rPr>
            </w:r>
            <w:r>
              <w:rPr>
                <w:noProof/>
                <w:webHidden/>
              </w:rPr>
              <w:fldChar w:fldCharType="separate"/>
            </w:r>
            <w:r w:rsidR="00433F39">
              <w:rPr>
                <w:noProof/>
                <w:webHidden/>
              </w:rPr>
              <w:t>21</w:t>
            </w:r>
            <w:r>
              <w:rPr>
                <w:noProof/>
                <w:webHidden/>
              </w:rPr>
              <w:fldChar w:fldCharType="end"/>
            </w:r>
          </w:hyperlink>
        </w:p>
        <w:p w14:paraId="11896DDF" w14:textId="1779A3E9" w:rsidR="004D494C" w:rsidRDefault="004D494C">
          <w:pPr>
            <w:pStyle w:val="Sommario2"/>
            <w:tabs>
              <w:tab w:val="right" w:leader="dot" w:pos="9622"/>
            </w:tabs>
            <w:rPr>
              <w:rFonts w:asciiTheme="minorHAnsi" w:eastAsiaTheme="minorEastAsia" w:hAnsiTheme="minorHAnsi" w:cstheme="minorBidi"/>
              <w:noProof/>
              <w:kern w:val="2"/>
              <w14:ligatures w14:val="standardContextual"/>
            </w:rPr>
          </w:pPr>
          <w:hyperlink w:anchor="_Toc169248518" w:history="1">
            <w:r w:rsidRPr="00F460A6">
              <w:rPr>
                <w:rStyle w:val="Collegamentoipertestuale"/>
                <w:rFonts w:cstheme="minorHAnsi"/>
                <w:noProof/>
              </w:rPr>
              <w:t>6.2 Personale</w:t>
            </w:r>
            <w:r>
              <w:rPr>
                <w:noProof/>
                <w:webHidden/>
              </w:rPr>
              <w:tab/>
            </w:r>
            <w:r>
              <w:rPr>
                <w:noProof/>
                <w:webHidden/>
              </w:rPr>
              <w:fldChar w:fldCharType="begin"/>
            </w:r>
            <w:r>
              <w:rPr>
                <w:noProof/>
                <w:webHidden/>
              </w:rPr>
              <w:instrText xml:space="preserve"> PAGEREF _Toc169248518 \h </w:instrText>
            </w:r>
            <w:r>
              <w:rPr>
                <w:noProof/>
                <w:webHidden/>
              </w:rPr>
            </w:r>
            <w:r>
              <w:rPr>
                <w:noProof/>
                <w:webHidden/>
              </w:rPr>
              <w:fldChar w:fldCharType="separate"/>
            </w:r>
            <w:r w:rsidR="00433F39">
              <w:rPr>
                <w:noProof/>
                <w:webHidden/>
              </w:rPr>
              <w:t>21</w:t>
            </w:r>
            <w:r>
              <w:rPr>
                <w:noProof/>
                <w:webHidden/>
              </w:rPr>
              <w:fldChar w:fldCharType="end"/>
            </w:r>
          </w:hyperlink>
        </w:p>
        <w:p w14:paraId="6048C798" w14:textId="3091E83A" w:rsidR="004D494C" w:rsidRDefault="004D494C">
          <w:pPr>
            <w:pStyle w:val="Sommario2"/>
            <w:tabs>
              <w:tab w:val="right" w:leader="dot" w:pos="9622"/>
            </w:tabs>
            <w:rPr>
              <w:rFonts w:asciiTheme="minorHAnsi" w:eastAsiaTheme="minorEastAsia" w:hAnsiTheme="minorHAnsi" w:cstheme="minorBidi"/>
              <w:noProof/>
              <w:kern w:val="2"/>
              <w14:ligatures w14:val="standardContextual"/>
            </w:rPr>
          </w:pPr>
          <w:hyperlink w:anchor="_Toc169248519" w:history="1">
            <w:r w:rsidRPr="00F460A6">
              <w:rPr>
                <w:rStyle w:val="Collegamentoipertestuale"/>
                <w:rFonts w:cstheme="minorHAnsi"/>
                <w:noProof/>
              </w:rPr>
              <w:t>6.3 Strutture e condizioni ambientali</w:t>
            </w:r>
            <w:r>
              <w:rPr>
                <w:noProof/>
                <w:webHidden/>
              </w:rPr>
              <w:tab/>
            </w:r>
            <w:r>
              <w:rPr>
                <w:noProof/>
                <w:webHidden/>
              </w:rPr>
              <w:fldChar w:fldCharType="begin"/>
            </w:r>
            <w:r>
              <w:rPr>
                <w:noProof/>
                <w:webHidden/>
              </w:rPr>
              <w:instrText xml:space="preserve"> PAGEREF _Toc169248519 \h </w:instrText>
            </w:r>
            <w:r>
              <w:rPr>
                <w:noProof/>
                <w:webHidden/>
              </w:rPr>
            </w:r>
            <w:r>
              <w:rPr>
                <w:noProof/>
                <w:webHidden/>
              </w:rPr>
              <w:fldChar w:fldCharType="separate"/>
            </w:r>
            <w:r w:rsidR="00433F39">
              <w:rPr>
                <w:noProof/>
                <w:webHidden/>
              </w:rPr>
              <w:t>25</w:t>
            </w:r>
            <w:r>
              <w:rPr>
                <w:noProof/>
                <w:webHidden/>
              </w:rPr>
              <w:fldChar w:fldCharType="end"/>
            </w:r>
          </w:hyperlink>
        </w:p>
        <w:p w14:paraId="631E0C46" w14:textId="6886D6F4" w:rsidR="004D494C" w:rsidRDefault="004D494C">
          <w:pPr>
            <w:pStyle w:val="Sommario2"/>
            <w:tabs>
              <w:tab w:val="right" w:leader="dot" w:pos="9622"/>
            </w:tabs>
            <w:rPr>
              <w:rFonts w:asciiTheme="minorHAnsi" w:eastAsiaTheme="minorEastAsia" w:hAnsiTheme="minorHAnsi" w:cstheme="minorBidi"/>
              <w:noProof/>
              <w:kern w:val="2"/>
              <w14:ligatures w14:val="standardContextual"/>
            </w:rPr>
          </w:pPr>
          <w:hyperlink w:anchor="_Toc169248520" w:history="1">
            <w:r w:rsidRPr="00F460A6">
              <w:rPr>
                <w:rStyle w:val="Collegamentoipertestuale"/>
                <w:rFonts w:cstheme="minorHAnsi"/>
                <w:noProof/>
              </w:rPr>
              <w:t>6.4 Dotazioni</w:t>
            </w:r>
            <w:r>
              <w:rPr>
                <w:noProof/>
                <w:webHidden/>
              </w:rPr>
              <w:tab/>
            </w:r>
            <w:r>
              <w:rPr>
                <w:noProof/>
                <w:webHidden/>
              </w:rPr>
              <w:fldChar w:fldCharType="begin"/>
            </w:r>
            <w:r>
              <w:rPr>
                <w:noProof/>
                <w:webHidden/>
              </w:rPr>
              <w:instrText xml:space="preserve"> PAGEREF _Toc169248520 \h </w:instrText>
            </w:r>
            <w:r>
              <w:rPr>
                <w:noProof/>
                <w:webHidden/>
              </w:rPr>
            </w:r>
            <w:r>
              <w:rPr>
                <w:noProof/>
                <w:webHidden/>
              </w:rPr>
              <w:fldChar w:fldCharType="separate"/>
            </w:r>
            <w:r w:rsidR="00433F39">
              <w:rPr>
                <w:noProof/>
                <w:webHidden/>
              </w:rPr>
              <w:t>26</w:t>
            </w:r>
            <w:r>
              <w:rPr>
                <w:noProof/>
                <w:webHidden/>
              </w:rPr>
              <w:fldChar w:fldCharType="end"/>
            </w:r>
          </w:hyperlink>
        </w:p>
        <w:p w14:paraId="12C9D584" w14:textId="17F13F56" w:rsidR="004D494C" w:rsidRDefault="004D494C">
          <w:pPr>
            <w:pStyle w:val="Sommario2"/>
            <w:tabs>
              <w:tab w:val="right" w:leader="dot" w:pos="9622"/>
            </w:tabs>
            <w:rPr>
              <w:rFonts w:asciiTheme="minorHAnsi" w:eastAsiaTheme="minorEastAsia" w:hAnsiTheme="minorHAnsi" w:cstheme="minorBidi"/>
              <w:noProof/>
              <w:kern w:val="2"/>
              <w14:ligatures w14:val="standardContextual"/>
            </w:rPr>
          </w:pPr>
          <w:hyperlink w:anchor="_Toc169248521" w:history="1">
            <w:r w:rsidRPr="00F460A6">
              <w:rPr>
                <w:rStyle w:val="Collegamentoipertestuale"/>
                <w:rFonts w:cstheme="minorHAnsi"/>
                <w:noProof/>
              </w:rPr>
              <w:t>6.5 Riferibilità metrologica</w:t>
            </w:r>
            <w:r>
              <w:rPr>
                <w:noProof/>
                <w:webHidden/>
              </w:rPr>
              <w:tab/>
            </w:r>
            <w:r>
              <w:rPr>
                <w:noProof/>
                <w:webHidden/>
              </w:rPr>
              <w:fldChar w:fldCharType="begin"/>
            </w:r>
            <w:r>
              <w:rPr>
                <w:noProof/>
                <w:webHidden/>
              </w:rPr>
              <w:instrText xml:space="preserve"> PAGEREF _Toc169248521 \h </w:instrText>
            </w:r>
            <w:r>
              <w:rPr>
                <w:noProof/>
                <w:webHidden/>
              </w:rPr>
            </w:r>
            <w:r>
              <w:rPr>
                <w:noProof/>
                <w:webHidden/>
              </w:rPr>
              <w:fldChar w:fldCharType="separate"/>
            </w:r>
            <w:r w:rsidR="00433F39">
              <w:rPr>
                <w:noProof/>
                <w:webHidden/>
              </w:rPr>
              <w:t>31</w:t>
            </w:r>
            <w:r>
              <w:rPr>
                <w:noProof/>
                <w:webHidden/>
              </w:rPr>
              <w:fldChar w:fldCharType="end"/>
            </w:r>
          </w:hyperlink>
        </w:p>
        <w:p w14:paraId="6410D4A2" w14:textId="1D1780EA" w:rsidR="004D494C" w:rsidRDefault="004D494C">
          <w:pPr>
            <w:pStyle w:val="Sommario2"/>
            <w:tabs>
              <w:tab w:val="right" w:leader="dot" w:pos="9622"/>
            </w:tabs>
            <w:rPr>
              <w:rFonts w:asciiTheme="minorHAnsi" w:eastAsiaTheme="minorEastAsia" w:hAnsiTheme="minorHAnsi" w:cstheme="minorBidi"/>
              <w:noProof/>
              <w:kern w:val="2"/>
              <w14:ligatures w14:val="standardContextual"/>
            </w:rPr>
          </w:pPr>
          <w:hyperlink w:anchor="_Toc169248522" w:history="1">
            <w:r w:rsidRPr="00F460A6">
              <w:rPr>
                <w:rStyle w:val="Collegamentoipertestuale"/>
                <w:rFonts w:cstheme="minorHAnsi"/>
                <w:noProof/>
              </w:rPr>
              <w:t>6.6 Prodotti e servizi forniti dall’esterno</w:t>
            </w:r>
            <w:r>
              <w:rPr>
                <w:noProof/>
                <w:webHidden/>
              </w:rPr>
              <w:tab/>
            </w:r>
            <w:r>
              <w:rPr>
                <w:noProof/>
                <w:webHidden/>
              </w:rPr>
              <w:fldChar w:fldCharType="begin"/>
            </w:r>
            <w:r>
              <w:rPr>
                <w:noProof/>
                <w:webHidden/>
              </w:rPr>
              <w:instrText xml:space="preserve"> PAGEREF _Toc169248522 \h </w:instrText>
            </w:r>
            <w:r>
              <w:rPr>
                <w:noProof/>
                <w:webHidden/>
              </w:rPr>
            </w:r>
            <w:r>
              <w:rPr>
                <w:noProof/>
                <w:webHidden/>
              </w:rPr>
              <w:fldChar w:fldCharType="separate"/>
            </w:r>
            <w:r w:rsidR="00433F39">
              <w:rPr>
                <w:noProof/>
                <w:webHidden/>
              </w:rPr>
              <w:t>33</w:t>
            </w:r>
            <w:r>
              <w:rPr>
                <w:noProof/>
                <w:webHidden/>
              </w:rPr>
              <w:fldChar w:fldCharType="end"/>
            </w:r>
          </w:hyperlink>
        </w:p>
        <w:p w14:paraId="74BA4714" w14:textId="29B94D1A" w:rsidR="004D494C" w:rsidRDefault="004D494C">
          <w:pPr>
            <w:pStyle w:val="Sommario1"/>
            <w:rPr>
              <w:rFonts w:asciiTheme="minorHAnsi" w:eastAsiaTheme="minorEastAsia" w:hAnsiTheme="minorHAnsi" w:cstheme="minorBidi"/>
              <w:noProof/>
              <w:kern w:val="2"/>
              <w14:ligatures w14:val="standardContextual"/>
            </w:rPr>
          </w:pPr>
          <w:hyperlink w:anchor="_Toc169248523" w:history="1">
            <w:r w:rsidRPr="00F460A6">
              <w:rPr>
                <w:rStyle w:val="Collegamentoipertestuale"/>
                <w:rFonts w:cstheme="minorHAnsi"/>
                <w:noProof/>
              </w:rPr>
              <w:t>7 REQUISITI DI PROCESSO</w:t>
            </w:r>
            <w:r>
              <w:rPr>
                <w:noProof/>
                <w:webHidden/>
              </w:rPr>
              <w:tab/>
            </w:r>
            <w:r>
              <w:rPr>
                <w:noProof/>
                <w:webHidden/>
              </w:rPr>
              <w:fldChar w:fldCharType="begin"/>
            </w:r>
            <w:r>
              <w:rPr>
                <w:noProof/>
                <w:webHidden/>
              </w:rPr>
              <w:instrText xml:space="preserve"> PAGEREF _Toc169248523 \h </w:instrText>
            </w:r>
            <w:r>
              <w:rPr>
                <w:noProof/>
                <w:webHidden/>
              </w:rPr>
            </w:r>
            <w:r>
              <w:rPr>
                <w:noProof/>
                <w:webHidden/>
              </w:rPr>
              <w:fldChar w:fldCharType="separate"/>
            </w:r>
            <w:r w:rsidR="00433F39">
              <w:rPr>
                <w:noProof/>
                <w:webHidden/>
              </w:rPr>
              <w:t>36</w:t>
            </w:r>
            <w:r>
              <w:rPr>
                <w:noProof/>
                <w:webHidden/>
              </w:rPr>
              <w:fldChar w:fldCharType="end"/>
            </w:r>
          </w:hyperlink>
        </w:p>
        <w:p w14:paraId="2945D09D" w14:textId="44CFABD9" w:rsidR="004D494C" w:rsidRDefault="004D494C">
          <w:pPr>
            <w:pStyle w:val="Sommario2"/>
            <w:tabs>
              <w:tab w:val="right" w:leader="dot" w:pos="9622"/>
            </w:tabs>
            <w:rPr>
              <w:rFonts w:asciiTheme="minorHAnsi" w:eastAsiaTheme="minorEastAsia" w:hAnsiTheme="minorHAnsi" w:cstheme="minorBidi"/>
              <w:noProof/>
              <w:kern w:val="2"/>
              <w14:ligatures w14:val="standardContextual"/>
            </w:rPr>
          </w:pPr>
          <w:hyperlink w:anchor="_Toc169248524" w:history="1">
            <w:r w:rsidRPr="00F460A6">
              <w:rPr>
                <w:rStyle w:val="Collegamentoipertestuale"/>
                <w:rFonts w:cstheme="minorHAnsi"/>
                <w:noProof/>
              </w:rPr>
              <w:t>7.1 Riesame delle richieste, delle offerte e dei contratti</w:t>
            </w:r>
            <w:r>
              <w:rPr>
                <w:noProof/>
                <w:webHidden/>
              </w:rPr>
              <w:tab/>
            </w:r>
            <w:r>
              <w:rPr>
                <w:noProof/>
                <w:webHidden/>
              </w:rPr>
              <w:fldChar w:fldCharType="begin"/>
            </w:r>
            <w:r>
              <w:rPr>
                <w:noProof/>
                <w:webHidden/>
              </w:rPr>
              <w:instrText xml:space="preserve"> PAGEREF _Toc169248524 \h </w:instrText>
            </w:r>
            <w:r>
              <w:rPr>
                <w:noProof/>
                <w:webHidden/>
              </w:rPr>
            </w:r>
            <w:r>
              <w:rPr>
                <w:noProof/>
                <w:webHidden/>
              </w:rPr>
              <w:fldChar w:fldCharType="separate"/>
            </w:r>
            <w:r w:rsidR="00433F39">
              <w:rPr>
                <w:noProof/>
                <w:webHidden/>
              </w:rPr>
              <w:t>37</w:t>
            </w:r>
            <w:r>
              <w:rPr>
                <w:noProof/>
                <w:webHidden/>
              </w:rPr>
              <w:fldChar w:fldCharType="end"/>
            </w:r>
          </w:hyperlink>
        </w:p>
        <w:p w14:paraId="7660E4BC" w14:textId="6E006FA8" w:rsidR="004D494C" w:rsidRDefault="004D494C">
          <w:pPr>
            <w:pStyle w:val="Sommario2"/>
            <w:tabs>
              <w:tab w:val="right" w:leader="dot" w:pos="9622"/>
            </w:tabs>
            <w:rPr>
              <w:rFonts w:asciiTheme="minorHAnsi" w:eastAsiaTheme="minorEastAsia" w:hAnsiTheme="minorHAnsi" w:cstheme="minorBidi"/>
              <w:noProof/>
              <w:kern w:val="2"/>
              <w14:ligatures w14:val="standardContextual"/>
            </w:rPr>
          </w:pPr>
          <w:hyperlink w:anchor="_Toc169248525" w:history="1">
            <w:r w:rsidRPr="00F460A6">
              <w:rPr>
                <w:rStyle w:val="Collegamentoipertestuale"/>
                <w:rFonts w:cstheme="minorHAnsi"/>
                <w:noProof/>
              </w:rPr>
              <w:t>7.2 Selezione, verifica e validazione dei metodi</w:t>
            </w:r>
            <w:r>
              <w:rPr>
                <w:noProof/>
                <w:webHidden/>
              </w:rPr>
              <w:tab/>
            </w:r>
            <w:r>
              <w:rPr>
                <w:noProof/>
                <w:webHidden/>
              </w:rPr>
              <w:fldChar w:fldCharType="begin"/>
            </w:r>
            <w:r>
              <w:rPr>
                <w:noProof/>
                <w:webHidden/>
              </w:rPr>
              <w:instrText xml:space="preserve"> PAGEREF _Toc169248525 \h </w:instrText>
            </w:r>
            <w:r>
              <w:rPr>
                <w:noProof/>
                <w:webHidden/>
              </w:rPr>
            </w:r>
            <w:r>
              <w:rPr>
                <w:noProof/>
                <w:webHidden/>
              </w:rPr>
              <w:fldChar w:fldCharType="separate"/>
            </w:r>
            <w:r w:rsidR="00433F39">
              <w:rPr>
                <w:noProof/>
                <w:webHidden/>
              </w:rPr>
              <w:t>39</w:t>
            </w:r>
            <w:r>
              <w:rPr>
                <w:noProof/>
                <w:webHidden/>
              </w:rPr>
              <w:fldChar w:fldCharType="end"/>
            </w:r>
          </w:hyperlink>
        </w:p>
        <w:p w14:paraId="7E33E7FF" w14:textId="21C87958" w:rsidR="004D494C" w:rsidRDefault="004D494C">
          <w:pPr>
            <w:pStyle w:val="Sommario2"/>
            <w:tabs>
              <w:tab w:val="right" w:leader="dot" w:pos="9622"/>
            </w:tabs>
            <w:rPr>
              <w:rFonts w:asciiTheme="minorHAnsi" w:eastAsiaTheme="minorEastAsia" w:hAnsiTheme="minorHAnsi" w:cstheme="minorBidi"/>
              <w:noProof/>
              <w:kern w:val="2"/>
              <w14:ligatures w14:val="standardContextual"/>
            </w:rPr>
          </w:pPr>
          <w:hyperlink w:anchor="_Toc169248526" w:history="1">
            <w:r w:rsidRPr="00F460A6">
              <w:rPr>
                <w:rStyle w:val="Collegamentoipertestuale"/>
                <w:rFonts w:eastAsiaTheme="majorEastAsia" w:cstheme="minorHAnsi"/>
                <w:noProof/>
              </w:rPr>
              <w:t>7.3 Campionamento</w:t>
            </w:r>
            <w:r>
              <w:rPr>
                <w:noProof/>
                <w:webHidden/>
              </w:rPr>
              <w:tab/>
            </w:r>
            <w:r>
              <w:rPr>
                <w:noProof/>
                <w:webHidden/>
              </w:rPr>
              <w:fldChar w:fldCharType="begin"/>
            </w:r>
            <w:r>
              <w:rPr>
                <w:noProof/>
                <w:webHidden/>
              </w:rPr>
              <w:instrText xml:space="preserve"> PAGEREF _Toc169248526 \h </w:instrText>
            </w:r>
            <w:r>
              <w:rPr>
                <w:noProof/>
                <w:webHidden/>
              </w:rPr>
            </w:r>
            <w:r>
              <w:rPr>
                <w:noProof/>
                <w:webHidden/>
              </w:rPr>
              <w:fldChar w:fldCharType="separate"/>
            </w:r>
            <w:r w:rsidR="00433F39">
              <w:rPr>
                <w:noProof/>
                <w:webHidden/>
              </w:rPr>
              <w:t>44</w:t>
            </w:r>
            <w:r>
              <w:rPr>
                <w:noProof/>
                <w:webHidden/>
              </w:rPr>
              <w:fldChar w:fldCharType="end"/>
            </w:r>
          </w:hyperlink>
        </w:p>
        <w:p w14:paraId="28580A77" w14:textId="22E3DB72" w:rsidR="004D494C" w:rsidRDefault="004D494C">
          <w:pPr>
            <w:pStyle w:val="Sommario2"/>
            <w:tabs>
              <w:tab w:val="right" w:leader="dot" w:pos="9622"/>
            </w:tabs>
            <w:rPr>
              <w:rFonts w:asciiTheme="minorHAnsi" w:eastAsiaTheme="minorEastAsia" w:hAnsiTheme="minorHAnsi" w:cstheme="minorBidi"/>
              <w:noProof/>
              <w:kern w:val="2"/>
              <w14:ligatures w14:val="standardContextual"/>
            </w:rPr>
          </w:pPr>
          <w:hyperlink w:anchor="_Toc169248527" w:history="1">
            <w:r w:rsidRPr="00F460A6">
              <w:rPr>
                <w:rStyle w:val="Collegamentoipertestuale"/>
                <w:rFonts w:cstheme="minorHAnsi"/>
                <w:noProof/>
              </w:rPr>
              <w:t>7.4 Manipolazione degli oggetti da sottoporre a prova</w:t>
            </w:r>
            <w:r>
              <w:rPr>
                <w:noProof/>
                <w:webHidden/>
              </w:rPr>
              <w:tab/>
            </w:r>
            <w:r>
              <w:rPr>
                <w:noProof/>
                <w:webHidden/>
              </w:rPr>
              <w:fldChar w:fldCharType="begin"/>
            </w:r>
            <w:r>
              <w:rPr>
                <w:noProof/>
                <w:webHidden/>
              </w:rPr>
              <w:instrText xml:space="preserve"> PAGEREF _Toc169248527 \h </w:instrText>
            </w:r>
            <w:r>
              <w:rPr>
                <w:noProof/>
                <w:webHidden/>
              </w:rPr>
            </w:r>
            <w:r>
              <w:rPr>
                <w:noProof/>
                <w:webHidden/>
              </w:rPr>
              <w:fldChar w:fldCharType="separate"/>
            </w:r>
            <w:r w:rsidR="00433F39">
              <w:rPr>
                <w:noProof/>
                <w:webHidden/>
              </w:rPr>
              <w:t>44</w:t>
            </w:r>
            <w:r>
              <w:rPr>
                <w:noProof/>
                <w:webHidden/>
              </w:rPr>
              <w:fldChar w:fldCharType="end"/>
            </w:r>
          </w:hyperlink>
        </w:p>
        <w:p w14:paraId="54962F33" w14:textId="1A6659EA" w:rsidR="004D494C" w:rsidRDefault="004D494C">
          <w:pPr>
            <w:pStyle w:val="Sommario2"/>
            <w:tabs>
              <w:tab w:val="right" w:leader="dot" w:pos="9622"/>
            </w:tabs>
            <w:rPr>
              <w:rFonts w:asciiTheme="minorHAnsi" w:eastAsiaTheme="minorEastAsia" w:hAnsiTheme="minorHAnsi" w:cstheme="minorBidi"/>
              <w:noProof/>
              <w:kern w:val="2"/>
              <w14:ligatures w14:val="standardContextual"/>
            </w:rPr>
          </w:pPr>
          <w:hyperlink w:anchor="_Toc169248528" w:history="1">
            <w:r w:rsidRPr="00F460A6">
              <w:rPr>
                <w:rStyle w:val="Collegamentoipertestuale"/>
                <w:rFonts w:cstheme="minorHAnsi"/>
                <w:noProof/>
              </w:rPr>
              <w:t>7.5 Registrazioni tecniche</w:t>
            </w:r>
            <w:r>
              <w:rPr>
                <w:noProof/>
                <w:webHidden/>
              </w:rPr>
              <w:tab/>
            </w:r>
            <w:r>
              <w:rPr>
                <w:noProof/>
                <w:webHidden/>
              </w:rPr>
              <w:fldChar w:fldCharType="begin"/>
            </w:r>
            <w:r>
              <w:rPr>
                <w:noProof/>
                <w:webHidden/>
              </w:rPr>
              <w:instrText xml:space="preserve"> PAGEREF _Toc169248528 \h </w:instrText>
            </w:r>
            <w:r>
              <w:rPr>
                <w:noProof/>
                <w:webHidden/>
              </w:rPr>
            </w:r>
            <w:r>
              <w:rPr>
                <w:noProof/>
                <w:webHidden/>
              </w:rPr>
              <w:fldChar w:fldCharType="separate"/>
            </w:r>
            <w:r w:rsidR="00433F39">
              <w:rPr>
                <w:noProof/>
                <w:webHidden/>
              </w:rPr>
              <w:t>46</w:t>
            </w:r>
            <w:r>
              <w:rPr>
                <w:noProof/>
                <w:webHidden/>
              </w:rPr>
              <w:fldChar w:fldCharType="end"/>
            </w:r>
          </w:hyperlink>
        </w:p>
        <w:p w14:paraId="209DABAB" w14:textId="63943402" w:rsidR="004D494C" w:rsidRDefault="004D494C">
          <w:pPr>
            <w:pStyle w:val="Sommario2"/>
            <w:tabs>
              <w:tab w:val="right" w:leader="dot" w:pos="9622"/>
            </w:tabs>
            <w:rPr>
              <w:rFonts w:asciiTheme="minorHAnsi" w:eastAsiaTheme="minorEastAsia" w:hAnsiTheme="minorHAnsi" w:cstheme="minorBidi"/>
              <w:noProof/>
              <w:kern w:val="2"/>
              <w14:ligatures w14:val="standardContextual"/>
            </w:rPr>
          </w:pPr>
          <w:hyperlink w:anchor="_Toc169248529" w:history="1">
            <w:r w:rsidRPr="00F460A6">
              <w:rPr>
                <w:rStyle w:val="Collegamentoipertestuale"/>
                <w:rFonts w:cstheme="minorHAnsi"/>
                <w:noProof/>
              </w:rPr>
              <w:t>7.6 Valutazione dell’incertezza di misura</w:t>
            </w:r>
            <w:r>
              <w:rPr>
                <w:noProof/>
                <w:webHidden/>
              </w:rPr>
              <w:tab/>
            </w:r>
            <w:r>
              <w:rPr>
                <w:noProof/>
                <w:webHidden/>
              </w:rPr>
              <w:fldChar w:fldCharType="begin"/>
            </w:r>
            <w:r>
              <w:rPr>
                <w:noProof/>
                <w:webHidden/>
              </w:rPr>
              <w:instrText xml:space="preserve"> PAGEREF _Toc169248529 \h </w:instrText>
            </w:r>
            <w:r>
              <w:rPr>
                <w:noProof/>
                <w:webHidden/>
              </w:rPr>
            </w:r>
            <w:r>
              <w:rPr>
                <w:noProof/>
                <w:webHidden/>
              </w:rPr>
              <w:fldChar w:fldCharType="separate"/>
            </w:r>
            <w:r w:rsidR="00433F39">
              <w:rPr>
                <w:noProof/>
                <w:webHidden/>
              </w:rPr>
              <w:t>49</w:t>
            </w:r>
            <w:r>
              <w:rPr>
                <w:noProof/>
                <w:webHidden/>
              </w:rPr>
              <w:fldChar w:fldCharType="end"/>
            </w:r>
          </w:hyperlink>
        </w:p>
        <w:p w14:paraId="5BCF876D" w14:textId="479C0DF0" w:rsidR="004D494C" w:rsidRDefault="004D494C">
          <w:pPr>
            <w:pStyle w:val="Sommario2"/>
            <w:tabs>
              <w:tab w:val="right" w:leader="dot" w:pos="9622"/>
            </w:tabs>
            <w:rPr>
              <w:rFonts w:asciiTheme="minorHAnsi" w:eastAsiaTheme="minorEastAsia" w:hAnsiTheme="minorHAnsi" w:cstheme="minorBidi"/>
              <w:noProof/>
              <w:kern w:val="2"/>
              <w14:ligatures w14:val="standardContextual"/>
            </w:rPr>
          </w:pPr>
          <w:hyperlink w:anchor="_Toc169248530" w:history="1">
            <w:r w:rsidRPr="00F460A6">
              <w:rPr>
                <w:rStyle w:val="Collegamentoipertestuale"/>
                <w:rFonts w:cstheme="minorHAnsi"/>
                <w:noProof/>
              </w:rPr>
              <w:t>7.7 Assicurazione della validità dei dati</w:t>
            </w:r>
            <w:r>
              <w:rPr>
                <w:noProof/>
                <w:webHidden/>
              </w:rPr>
              <w:tab/>
            </w:r>
            <w:r>
              <w:rPr>
                <w:noProof/>
                <w:webHidden/>
              </w:rPr>
              <w:fldChar w:fldCharType="begin"/>
            </w:r>
            <w:r>
              <w:rPr>
                <w:noProof/>
                <w:webHidden/>
              </w:rPr>
              <w:instrText xml:space="preserve"> PAGEREF _Toc169248530 \h </w:instrText>
            </w:r>
            <w:r>
              <w:rPr>
                <w:noProof/>
                <w:webHidden/>
              </w:rPr>
            </w:r>
            <w:r>
              <w:rPr>
                <w:noProof/>
                <w:webHidden/>
              </w:rPr>
              <w:fldChar w:fldCharType="separate"/>
            </w:r>
            <w:r w:rsidR="00433F39">
              <w:rPr>
                <w:noProof/>
                <w:webHidden/>
              </w:rPr>
              <w:t>49</w:t>
            </w:r>
            <w:r>
              <w:rPr>
                <w:noProof/>
                <w:webHidden/>
              </w:rPr>
              <w:fldChar w:fldCharType="end"/>
            </w:r>
          </w:hyperlink>
        </w:p>
        <w:p w14:paraId="438B454D" w14:textId="48CF8887" w:rsidR="004D494C" w:rsidRDefault="004D494C">
          <w:pPr>
            <w:pStyle w:val="Sommario2"/>
            <w:tabs>
              <w:tab w:val="right" w:leader="dot" w:pos="9622"/>
            </w:tabs>
            <w:rPr>
              <w:rFonts w:asciiTheme="minorHAnsi" w:eastAsiaTheme="minorEastAsia" w:hAnsiTheme="minorHAnsi" w:cstheme="minorBidi"/>
              <w:noProof/>
              <w:kern w:val="2"/>
              <w14:ligatures w14:val="standardContextual"/>
            </w:rPr>
          </w:pPr>
          <w:hyperlink w:anchor="_Toc169248531" w:history="1">
            <w:r w:rsidRPr="00F460A6">
              <w:rPr>
                <w:rStyle w:val="Collegamentoipertestuale"/>
                <w:rFonts w:cstheme="minorHAnsi"/>
                <w:noProof/>
              </w:rPr>
              <w:t>7.8 Presentazione dei risultati</w:t>
            </w:r>
            <w:r>
              <w:rPr>
                <w:noProof/>
                <w:webHidden/>
              </w:rPr>
              <w:tab/>
            </w:r>
            <w:r>
              <w:rPr>
                <w:noProof/>
                <w:webHidden/>
              </w:rPr>
              <w:fldChar w:fldCharType="begin"/>
            </w:r>
            <w:r>
              <w:rPr>
                <w:noProof/>
                <w:webHidden/>
              </w:rPr>
              <w:instrText xml:space="preserve"> PAGEREF _Toc169248531 \h </w:instrText>
            </w:r>
            <w:r>
              <w:rPr>
                <w:noProof/>
                <w:webHidden/>
              </w:rPr>
            </w:r>
            <w:r>
              <w:rPr>
                <w:noProof/>
                <w:webHidden/>
              </w:rPr>
              <w:fldChar w:fldCharType="separate"/>
            </w:r>
            <w:r w:rsidR="00433F39">
              <w:rPr>
                <w:noProof/>
                <w:webHidden/>
              </w:rPr>
              <w:t>53</w:t>
            </w:r>
            <w:r>
              <w:rPr>
                <w:noProof/>
                <w:webHidden/>
              </w:rPr>
              <w:fldChar w:fldCharType="end"/>
            </w:r>
          </w:hyperlink>
        </w:p>
        <w:p w14:paraId="50EE799B" w14:textId="5CB582CD" w:rsidR="004D494C" w:rsidRDefault="004D494C">
          <w:pPr>
            <w:pStyle w:val="Sommario2"/>
            <w:tabs>
              <w:tab w:val="right" w:leader="dot" w:pos="9622"/>
            </w:tabs>
            <w:rPr>
              <w:rFonts w:asciiTheme="minorHAnsi" w:eastAsiaTheme="minorEastAsia" w:hAnsiTheme="minorHAnsi" w:cstheme="minorBidi"/>
              <w:noProof/>
              <w:kern w:val="2"/>
              <w14:ligatures w14:val="standardContextual"/>
            </w:rPr>
          </w:pPr>
          <w:hyperlink w:anchor="_Toc169248532" w:history="1">
            <w:r w:rsidRPr="00F460A6">
              <w:rPr>
                <w:rStyle w:val="Collegamentoipertestuale"/>
                <w:rFonts w:cstheme="minorHAnsi"/>
                <w:noProof/>
              </w:rPr>
              <w:t>7.9 Reclami</w:t>
            </w:r>
            <w:r>
              <w:rPr>
                <w:noProof/>
                <w:webHidden/>
              </w:rPr>
              <w:tab/>
            </w:r>
            <w:r>
              <w:rPr>
                <w:noProof/>
                <w:webHidden/>
              </w:rPr>
              <w:fldChar w:fldCharType="begin"/>
            </w:r>
            <w:r>
              <w:rPr>
                <w:noProof/>
                <w:webHidden/>
              </w:rPr>
              <w:instrText xml:space="preserve"> PAGEREF _Toc169248532 \h </w:instrText>
            </w:r>
            <w:r>
              <w:rPr>
                <w:noProof/>
                <w:webHidden/>
              </w:rPr>
            </w:r>
            <w:r>
              <w:rPr>
                <w:noProof/>
                <w:webHidden/>
              </w:rPr>
              <w:fldChar w:fldCharType="separate"/>
            </w:r>
            <w:r w:rsidR="00433F39">
              <w:rPr>
                <w:noProof/>
                <w:webHidden/>
              </w:rPr>
              <w:t>57</w:t>
            </w:r>
            <w:r>
              <w:rPr>
                <w:noProof/>
                <w:webHidden/>
              </w:rPr>
              <w:fldChar w:fldCharType="end"/>
            </w:r>
          </w:hyperlink>
        </w:p>
        <w:p w14:paraId="67BC18F5" w14:textId="3A67D18F" w:rsidR="004D494C" w:rsidRDefault="004D494C">
          <w:pPr>
            <w:pStyle w:val="Sommario2"/>
            <w:tabs>
              <w:tab w:val="right" w:leader="dot" w:pos="9622"/>
            </w:tabs>
            <w:rPr>
              <w:rFonts w:asciiTheme="minorHAnsi" w:eastAsiaTheme="minorEastAsia" w:hAnsiTheme="minorHAnsi" w:cstheme="minorBidi"/>
              <w:noProof/>
              <w:kern w:val="2"/>
              <w14:ligatures w14:val="standardContextual"/>
            </w:rPr>
          </w:pPr>
          <w:hyperlink w:anchor="_Toc169248533" w:history="1">
            <w:r w:rsidRPr="00F460A6">
              <w:rPr>
                <w:rStyle w:val="Collegamentoipertestuale"/>
                <w:rFonts w:cstheme="minorHAnsi"/>
                <w:noProof/>
              </w:rPr>
              <w:t>7.10 Attività non conformi</w:t>
            </w:r>
            <w:r>
              <w:rPr>
                <w:noProof/>
                <w:webHidden/>
              </w:rPr>
              <w:tab/>
            </w:r>
            <w:r>
              <w:rPr>
                <w:noProof/>
                <w:webHidden/>
              </w:rPr>
              <w:fldChar w:fldCharType="begin"/>
            </w:r>
            <w:r>
              <w:rPr>
                <w:noProof/>
                <w:webHidden/>
              </w:rPr>
              <w:instrText xml:space="preserve"> PAGEREF _Toc169248533 \h </w:instrText>
            </w:r>
            <w:r>
              <w:rPr>
                <w:noProof/>
                <w:webHidden/>
              </w:rPr>
            </w:r>
            <w:r>
              <w:rPr>
                <w:noProof/>
                <w:webHidden/>
              </w:rPr>
              <w:fldChar w:fldCharType="separate"/>
            </w:r>
            <w:r w:rsidR="00433F39">
              <w:rPr>
                <w:noProof/>
                <w:webHidden/>
              </w:rPr>
              <w:t>59</w:t>
            </w:r>
            <w:r>
              <w:rPr>
                <w:noProof/>
                <w:webHidden/>
              </w:rPr>
              <w:fldChar w:fldCharType="end"/>
            </w:r>
          </w:hyperlink>
        </w:p>
        <w:p w14:paraId="36164D31" w14:textId="3BDF21AF" w:rsidR="004D494C" w:rsidRDefault="004D494C">
          <w:pPr>
            <w:pStyle w:val="Sommario2"/>
            <w:tabs>
              <w:tab w:val="right" w:leader="dot" w:pos="9622"/>
            </w:tabs>
            <w:rPr>
              <w:rFonts w:asciiTheme="minorHAnsi" w:eastAsiaTheme="minorEastAsia" w:hAnsiTheme="minorHAnsi" w:cstheme="minorBidi"/>
              <w:noProof/>
              <w:kern w:val="2"/>
              <w14:ligatures w14:val="standardContextual"/>
            </w:rPr>
          </w:pPr>
          <w:hyperlink w:anchor="_Toc169248534" w:history="1">
            <w:r w:rsidRPr="00F460A6">
              <w:rPr>
                <w:rStyle w:val="Collegamentoipertestuale"/>
                <w:rFonts w:cstheme="minorHAnsi"/>
                <w:noProof/>
              </w:rPr>
              <w:t>7.11 Controllo dei dati e gestione delle registrazioni</w:t>
            </w:r>
            <w:r>
              <w:rPr>
                <w:noProof/>
                <w:webHidden/>
              </w:rPr>
              <w:tab/>
            </w:r>
            <w:r>
              <w:rPr>
                <w:noProof/>
                <w:webHidden/>
              </w:rPr>
              <w:fldChar w:fldCharType="begin"/>
            </w:r>
            <w:r>
              <w:rPr>
                <w:noProof/>
                <w:webHidden/>
              </w:rPr>
              <w:instrText xml:space="preserve"> PAGEREF _Toc169248534 \h </w:instrText>
            </w:r>
            <w:r>
              <w:rPr>
                <w:noProof/>
                <w:webHidden/>
              </w:rPr>
            </w:r>
            <w:r>
              <w:rPr>
                <w:noProof/>
                <w:webHidden/>
              </w:rPr>
              <w:fldChar w:fldCharType="separate"/>
            </w:r>
            <w:r w:rsidR="00433F39">
              <w:rPr>
                <w:noProof/>
                <w:webHidden/>
              </w:rPr>
              <w:t>61</w:t>
            </w:r>
            <w:r>
              <w:rPr>
                <w:noProof/>
                <w:webHidden/>
              </w:rPr>
              <w:fldChar w:fldCharType="end"/>
            </w:r>
          </w:hyperlink>
        </w:p>
        <w:p w14:paraId="109C10A5" w14:textId="7A1BFC08" w:rsidR="004D494C" w:rsidRDefault="004D494C">
          <w:pPr>
            <w:pStyle w:val="Sommario1"/>
            <w:rPr>
              <w:rFonts w:asciiTheme="minorHAnsi" w:eastAsiaTheme="minorEastAsia" w:hAnsiTheme="minorHAnsi" w:cstheme="minorBidi"/>
              <w:noProof/>
              <w:kern w:val="2"/>
              <w14:ligatures w14:val="standardContextual"/>
            </w:rPr>
          </w:pPr>
          <w:hyperlink w:anchor="_Toc169248535" w:history="1">
            <w:r w:rsidRPr="00F460A6">
              <w:rPr>
                <w:rStyle w:val="Collegamentoipertestuale"/>
                <w:rFonts w:cstheme="minorHAnsi"/>
                <w:noProof/>
              </w:rPr>
              <w:t>8 REQUISITI DEL SISTEMA DI GESTIONE</w:t>
            </w:r>
            <w:r>
              <w:rPr>
                <w:noProof/>
                <w:webHidden/>
              </w:rPr>
              <w:tab/>
            </w:r>
            <w:r>
              <w:rPr>
                <w:noProof/>
                <w:webHidden/>
              </w:rPr>
              <w:fldChar w:fldCharType="begin"/>
            </w:r>
            <w:r>
              <w:rPr>
                <w:noProof/>
                <w:webHidden/>
              </w:rPr>
              <w:instrText xml:space="preserve"> PAGEREF _Toc169248535 \h </w:instrText>
            </w:r>
            <w:r>
              <w:rPr>
                <w:noProof/>
                <w:webHidden/>
              </w:rPr>
            </w:r>
            <w:r>
              <w:rPr>
                <w:noProof/>
                <w:webHidden/>
              </w:rPr>
              <w:fldChar w:fldCharType="separate"/>
            </w:r>
            <w:r w:rsidR="00433F39">
              <w:rPr>
                <w:noProof/>
                <w:webHidden/>
              </w:rPr>
              <w:t>64</w:t>
            </w:r>
            <w:r>
              <w:rPr>
                <w:noProof/>
                <w:webHidden/>
              </w:rPr>
              <w:fldChar w:fldCharType="end"/>
            </w:r>
          </w:hyperlink>
        </w:p>
        <w:p w14:paraId="4E373420" w14:textId="1EA0A75C" w:rsidR="004D494C" w:rsidRDefault="004D494C">
          <w:pPr>
            <w:pStyle w:val="Sommario2"/>
            <w:tabs>
              <w:tab w:val="right" w:leader="dot" w:pos="9622"/>
            </w:tabs>
            <w:rPr>
              <w:rFonts w:asciiTheme="minorHAnsi" w:eastAsiaTheme="minorEastAsia" w:hAnsiTheme="minorHAnsi" w:cstheme="minorBidi"/>
              <w:noProof/>
              <w:kern w:val="2"/>
              <w14:ligatures w14:val="standardContextual"/>
            </w:rPr>
          </w:pPr>
          <w:hyperlink w:anchor="_Toc169248536" w:history="1">
            <w:r w:rsidRPr="00F460A6">
              <w:rPr>
                <w:rStyle w:val="Collegamentoipertestuale"/>
                <w:rFonts w:cstheme="minorHAnsi"/>
                <w:noProof/>
              </w:rPr>
              <w:t>8.1 Opzioni</w:t>
            </w:r>
            <w:r>
              <w:rPr>
                <w:noProof/>
                <w:webHidden/>
              </w:rPr>
              <w:tab/>
            </w:r>
            <w:r>
              <w:rPr>
                <w:noProof/>
                <w:webHidden/>
              </w:rPr>
              <w:fldChar w:fldCharType="begin"/>
            </w:r>
            <w:r>
              <w:rPr>
                <w:noProof/>
                <w:webHidden/>
              </w:rPr>
              <w:instrText xml:space="preserve"> PAGEREF _Toc169248536 \h </w:instrText>
            </w:r>
            <w:r>
              <w:rPr>
                <w:noProof/>
                <w:webHidden/>
              </w:rPr>
            </w:r>
            <w:r>
              <w:rPr>
                <w:noProof/>
                <w:webHidden/>
              </w:rPr>
              <w:fldChar w:fldCharType="separate"/>
            </w:r>
            <w:r w:rsidR="00433F39">
              <w:rPr>
                <w:noProof/>
                <w:webHidden/>
              </w:rPr>
              <w:t>64</w:t>
            </w:r>
            <w:r>
              <w:rPr>
                <w:noProof/>
                <w:webHidden/>
              </w:rPr>
              <w:fldChar w:fldCharType="end"/>
            </w:r>
          </w:hyperlink>
        </w:p>
        <w:p w14:paraId="36D79395" w14:textId="14412FFE" w:rsidR="004D494C" w:rsidRDefault="004D494C">
          <w:pPr>
            <w:pStyle w:val="Sommario2"/>
            <w:tabs>
              <w:tab w:val="right" w:leader="dot" w:pos="9622"/>
            </w:tabs>
            <w:rPr>
              <w:rFonts w:asciiTheme="minorHAnsi" w:eastAsiaTheme="minorEastAsia" w:hAnsiTheme="minorHAnsi" w:cstheme="minorBidi"/>
              <w:noProof/>
              <w:kern w:val="2"/>
              <w14:ligatures w14:val="standardContextual"/>
            </w:rPr>
          </w:pPr>
          <w:hyperlink w:anchor="_Toc169248537" w:history="1">
            <w:r w:rsidRPr="00F460A6">
              <w:rPr>
                <w:rStyle w:val="Collegamentoipertestuale"/>
                <w:rFonts w:cstheme="minorHAnsi"/>
                <w:noProof/>
              </w:rPr>
              <w:t>8.2 Documentazione del sistema di gestione</w:t>
            </w:r>
            <w:r>
              <w:rPr>
                <w:noProof/>
                <w:webHidden/>
              </w:rPr>
              <w:tab/>
            </w:r>
            <w:r>
              <w:rPr>
                <w:noProof/>
                <w:webHidden/>
              </w:rPr>
              <w:fldChar w:fldCharType="begin"/>
            </w:r>
            <w:r>
              <w:rPr>
                <w:noProof/>
                <w:webHidden/>
              </w:rPr>
              <w:instrText xml:space="preserve"> PAGEREF _Toc169248537 \h </w:instrText>
            </w:r>
            <w:r>
              <w:rPr>
                <w:noProof/>
                <w:webHidden/>
              </w:rPr>
            </w:r>
            <w:r>
              <w:rPr>
                <w:noProof/>
                <w:webHidden/>
              </w:rPr>
              <w:fldChar w:fldCharType="separate"/>
            </w:r>
            <w:r w:rsidR="00433F39">
              <w:rPr>
                <w:noProof/>
                <w:webHidden/>
              </w:rPr>
              <w:t>65</w:t>
            </w:r>
            <w:r>
              <w:rPr>
                <w:noProof/>
                <w:webHidden/>
              </w:rPr>
              <w:fldChar w:fldCharType="end"/>
            </w:r>
          </w:hyperlink>
        </w:p>
        <w:p w14:paraId="07457A72" w14:textId="23DAE643" w:rsidR="004D494C" w:rsidRDefault="004D494C">
          <w:pPr>
            <w:pStyle w:val="Sommario2"/>
            <w:tabs>
              <w:tab w:val="right" w:leader="dot" w:pos="9622"/>
            </w:tabs>
            <w:rPr>
              <w:rFonts w:asciiTheme="minorHAnsi" w:eastAsiaTheme="minorEastAsia" w:hAnsiTheme="minorHAnsi" w:cstheme="minorBidi"/>
              <w:noProof/>
              <w:kern w:val="2"/>
              <w14:ligatures w14:val="standardContextual"/>
            </w:rPr>
          </w:pPr>
          <w:hyperlink w:anchor="_Toc169248538" w:history="1">
            <w:r w:rsidRPr="00F460A6">
              <w:rPr>
                <w:rStyle w:val="Collegamentoipertestuale"/>
                <w:rFonts w:cstheme="minorHAnsi"/>
                <w:noProof/>
              </w:rPr>
              <w:t>8.3 Controllo dei documenti del sistema di gestione</w:t>
            </w:r>
            <w:r>
              <w:rPr>
                <w:noProof/>
                <w:webHidden/>
              </w:rPr>
              <w:tab/>
            </w:r>
            <w:r>
              <w:rPr>
                <w:noProof/>
                <w:webHidden/>
              </w:rPr>
              <w:fldChar w:fldCharType="begin"/>
            </w:r>
            <w:r>
              <w:rPr>
                <w:noProof/>
                <w:webHidden/>
              </w:rPr>
              <w:instrText xml:space="preserve"> PAGEREF _Toc169248538 \h </w:instrText>
            </w:r>
            <w:r>
              <w:rPr>
                <w:noProof/>
                <w:webHidden/>
              </w:rPr>
            </w:r>
            <w:r>
              <w:rPr>
                <w:noProof/>
                <w:webHidden/>
              </w:rPr>
              <w:fldChar w:fldCharType="separate"/>
            </w:r>
            <w:r w:rsidR="00433F39">
              <w:rPr>
                <w:noProof/>
                <w:webHidden/>
              </w:rPr>
              <w:t>66</w:t>
            </w:r>
            <w:r>
              <w:rPr>
                <w:noProof/>
                <w:webHidden/>
              </w:rPr>
              <w:fldChar w:fldCharType="end"/>
            </w:r>
          </w:hyperlink>
        </w:p>
        <w:p w14:paraId="0F772D8D" w14:textId="1FC05AA7" w:rsidR="004D494C" w:rsidRDefault="004D494C">
          <w:pPr>
            <w:pStyle w:val="Sommario2"/>
            <w:tabs>
              <w:tab w:val="right" w:leader="dot" w:pos="9622"/>
            </w:tabs>
            <w:rPr>
              <w:rFonts w:asciiTheme="minorHAnsi" w:eastAsiaTheme="minorEastAsia" w:hAnsiTheme="minorHAnsi" w:cstheme="minorBidi"/>
              <w:noProof/>
              <w:kern w:val="2"/>
              <w14:ligatures w14:val="standardContextual"/>
            </w:rPr>
          </w:pPr>
          <w:hyperlink w:anchor="_Toc169248539" w:history="1">
            <w:r w:rsidRPr="00F460A6">
              <w:rPr>
                <w:rStyle w:val="Collegamentoipertestuale"/>
                <w:rFonts w:cstheme="minorHAnsi"/>
                <w:noProof/>
              </w:rPr>
              <w:t>8.4 Controllo delle registrazioni</w:t>
            </w:r>
            <w:r>
              <w:rPr>
                <w:noProof/>
                <w:webHidden/>
              </w:rPr>
              <w:tab/>
            </w:r>
            <w:r>
              <w:rPr>
                <w:noProof/>
                <w:webHidden/>
              </w:rPr>
              <w:fldChar w:fldCharType="begin"/>
            </w:r>
            <w:r>
              <w:rPr>
                <w:noProof/>
                <w:webHidden/>
              </w:rPr>
              <w:instrText xml:space="preserve"> PAGEREF _Toc169248539 \h </w:instrText>
            </w:r>
            <w:r>
              <w:rPr>
                <w:noProof/>
                <w:webHidden/>
              </w:rPr>
            </w:r>
            <w:r>
              <w:rPr>
                <w:noProof/>
                <w:webHidden/>
              </w:rPr>
              <w:fldChar w:fldCharType="separate"/>
            </w:r>
            <w:r w:rsidR="00433F39">
              <w:rPr>
                <w:noProof/>
                <w:webHidden/>
              </w:rPr>
              <w:t>69</w:t>
            </w:r>
            <w:r>
              <w:rPr>
                <w:noProof/>
                <w:webHidden/>
              </w:rPr>
              <w:fldChar w:fldCharType="end"/>
            </w:r>
          </w:hyperlink>
        </w:p>
        <w:p w14:paraId="6A1B2E4C" w14:textId="316288FE" w:rsidR="004D494C" w:rsidRDefault="004D494C">
          <w:pPr>
            <w:pStyle w:val="Sommario2"/>
            <w:tabs>
              <w:tab w:val="right" w:leader="dot" w:pos="9622"/>
            </w:tabs>
            <w:rPr>
              <w:rFonts w:asciiTheme="minorHAnsi" w:eastAsiaTheme="minorEastAsia" w:hAnsiTheme="minorHAnsi" w:cstheme="minorBidi"/>
              <w:noProof/>
              <w:kern w:val="2"/>
              <w14:ligatures w14:val="standardContextual"/>
            </w:rPr>
          </w:pPr>
          <w:hyperlink w:anchor="_Toc169248540" w:history="1">
            <w:r w:rsidRPr="00F460A6">
              <w:rPr>
                <w:rStyle w:val="Collegamentoipertestuale"/>
                <w:rFonts w:cstheme="minorHAnsi"/>
                <w:noProof/>
              </w:rPr>
              <w:t>8.5 Azioni per affrontare i rischi e le opportunità</w:t>
            </w:r>
            <w:r>
              <w:rPr>
                <w:noProof/>
                <w:webHidden/>
              </w:rPr>
              <w:tab/>
            </w:r>
            <w:r>
              <w:rPr>
                <w:noProof/>
                <w:webHidden/>
              </w:rPr>
              <w:fldChar w:fldCharType="begin"/>
            </w:r>
            <w:r>
              <w:rPr>
                <w:noProof/>
                <w:webHidden/>
              </w:rPr>
              <w:instrText xml:space="preserve"> PAGEREF _Toc169248540 \h </w:instrText>
            </w:r>
            <w:r>
              <w:rPr>
                <w:noProof/>
                <w:webHidden/>
              </w:rPr>
            </w:r>
            <w:r>
              <w:rPr>
                <w:noProof/>
                <w:webHidden/>
              </w:rPr>
              <w:fldChar w:fldCharType="separate"/>
            </w:r>
            <w:r w:rsidR="00433F39">
              <w:rPr>
                <w:noProof/>
                <w:webHidden/>
              </w:rPr>
              <w:t>70</w:t>
            </w:r>
            <w:r>
              <w:rPr>
                <w:noProof/>
                <w:webHidden/>
              </w:rPr>
              <w:fldChar w:fldCharType="end"/>
            </w:r>
          </w:hyperlink>
        </w:p>
        <w:p w14:paraId="2FCBFCAA" w14:textId="2C2E4753" w:rsidR="004D494C" w:rsidRDefault="004D494C">
          <w:pPr>
            <w:pStyle w:val="Sommario2"/>
            <w:tabs>
              <w:tab w:val="right" w:leader="dot" w:pos="9622"/>
            </w:tabs>
            <w:rPr>
              <w:rFonts w:asciiTheme="minorHAnsi" w:eastAsiaTheme="minorEastAsia" w:hAnsiTheme="minorHAnsi" w:cstheme="minorBidi"/>
              <w:noProof/>
              <w:kern w:val="2"/>
              <w14:ligatures w14:val="standardContextual"/>
            </w:rPr>
          </w:pPr>
          <w:hyperlink w:anchor="_Toc169248541" w:history="1">
            <w:r w:rsidRPr="00F460A6">
              <w:rPr>
                <w:rStyle w:val="Collegamentoipertestuale"/>
                <w:rFonts w:cstheme="minorHAnsi"/>
                <w:noProof/>
              </w:rPr>
              <w:t>8.6 Miglioramento</w:t>
            </w:r>
            <w:r>
              <w:rPr>
                <w:noProof/>
                <w:webHidden/>
              </w:rPr>
              <w:tab/>
            </w:r>
            <w:r>
              <w:rPr>
                <w:noProof/>
                <w:webHidden/>
              </w:rPr>
              <w:fldChar w:fldCharType="begin"/>
            </w:r>
            <w:r>
              <w:rPr>
                <w:noProof/>
                <w:webHidden/>
              </w:rPr>
              <w:instrText xml:space="preserve"> PAGEREF _Toc169248541 \h </w:instrText>
            </w:r>
            <w:r>
              <w:rPr>
                <w:noProof/>
                <w:webHidden/>
              </w:rPr>
            </w:r>
            <w:r>
              <w:rPr>
                <w:noProof/>
                <w:webHidden/>
              </w:rPr>
              <w:fldChar w:fldCharType="separate"/>
            </w:r>
            <w:r w:rsidR="00433F39">
              <w:rPr>
                <w:noProof/>
                <w:webHidden/>
              </w:rPr>
              <w:t>72</w:t>
            </w:r>
            <w:r>
              <w:rPr>
                <w:noProof/>
                <w:webHidden/>
              </w:rPr>
              <w:fldChar w:fldCharType="end"/>
            </w:r>
          </w:hyperlink>
        </w:p>
        <w:p w14:paraId="3FA8E48B" w14:textId="067306D5" w:rsidR="004D494C" w:rsidRDefault="004D494C">
          <w:pPr>
            <w:pStyle w:val="Sommario2"/>
            <w:tabs>
              <w:tab w:val="right" w:leader="dot" w:pos="9622"/>
            </w:tabs>
            <w:rPr>
              <w:rFonts w:asciiTheme="minorHAnsi" w:eastAsiaTheme="minorEastAsia" w:hAnsiTheme="minorHAnsi" w:cstheme="minorBidi"/>
              <w:noProof/>
              <w:kern w:val="2"/>
              <w14:ligatures w14:val="standardContextual"/>
            </w:rPr>
          </w:pPr>
          <w:hyperlink w:anchor="_Toc169248542" w:history="1">
            <w:r w:rsidRPr="00F460A6">
              <w:rPr>
                <w:rStyle w:val="Collegamentoipertestuale"/>
                <w:rFonts w:cstheme="minorHAnsi"/>
                <w:noProof/>
              </w:rPr>
              <w:t>8.7 Azioni correttive</w:t>
            </w:r>
            <w:r>
              <w:rPr>
                <w:noProof/>
                <w:webHidden/>
              </w:rPr>
              <w:tab/>
            </w:r>
            <w:r>
              <w:rPr>
                <w:noProof/>
                <w:webHidden/>
              </w:rPr>
              <w:fldChar w:fldCharType="begin"/>
            </w:r>
            <w:r>
              <w:rPr>
                <w:noProof/>
                <w:webHidden/>
              </w:rPr>
              <w:instrText xml:space="preserve"> PAGEREF _Toc169248542 \h </w:instrText>
            </w:r>
            <w:r>
              <w:rPr>
                <w:noProof/>
                <w:webHidden/>
              </w:rPr>
            </w:r>
            <w:r>
              <w:rPr>
                <w:noProof/>
                <w:webHidden/>
              </w:rPr>
              <w:fldChar w:fldCharType="separate"/>
            </w:r>
            <w:r w:rsidR="00433F39">
              <w:rPr>
                <w:noProof/>
                <w:webHidden/>
              </w:rPr>
              <w:t>75</w:t>
            </w:r>
            <w:r>
              <w:rPr>
                <w:noProof/>
                <w:webHidden/>
              </w:rPr>
              <w:fldChar w:fldCharType="end"/>
            </w:r>
          </w:hyperlink>
        </w:p>
        <w:p w14:paraId="4D5479B8" w14:textId="05D9DE64" w:rsidR="004D494C" w:rsidRDefault="004D494C">
          <w:pPr>
            <w:pStyle w:val="Sommario2"/>
            <w:tabs>
              <w:tab w:val="right" w:leader="dot" w:pos="9622"/>
            </w:tabs>
            <w:rPr>
              <w:rFonts w:asciiTheme="minorHAnsi" w:eastAsiaTheme="minorEastAsia" w:hAnsiTheme="minorHAnsi" w:cstheme="minorBidi"/>
              <w:noProof/>
              <w:kern w:val="2"/>
              <w14:ligatures w14:val="standardContextual"/>
            </w:rPr>
          </w:pPr>
          <w:hyperlink w:anchor="_Toc169248543" w:history="1">
            <w:r w:rsidRPr="00F460A6">
              <w:rPr>
                <w:rStyle w:val="Collegamentoipertestuale"/>
                <w:rFonts w:cstheme="minorHAnsi"/>
                <w:noProof/>
              </w:rPr>
              <w:t>8.8 Audit interni</w:t>
            </w:r>
            <w:r>
              <w:rPr>
                <w:noProof/>
                <w:webHidden/>
              </w:rPr>
              <w:tab/>
            </w:r>
            <w:r>
              <w:rPr>
                <w:noProof/>
                <w:webHidden/>
              </w:rPr>
              <w:fldChar w:fldCharType="begin"/>
            </w:r>
            <w:r>
              <w:rPr>
                <w:noProof/>
                <w:webHidden/>
              </w:rPr>
              <w:instrText xml:space="preserve"> PAGEREF _Toc169248543 \h </w:instrText>
            </w:r>
            <w:r>
              <w:rPr>
                <w:noProof/>
                <w:webHidden/>
              </w:rPr>
            </w:r>
            <w:r>
              <w:rPr>
                <w:noProof/>
                <w:webHidden/>
              </w:rPr>
              <w:fldChar w:fldCharType="separate"/>
            </w:r>
            <w:r w:rsidR="00433F39">
              <w:rPr>
                <w:noProof/>
                <w:webHidden/>
              </w:rPr>
              <w:t>76</w:t>
            </w:r>
            <w:r>
              <w:rPr>
                <w:noProof/>
                <w:webHidden/>
              </w:rPr>
              <w:fldChar w:fldCharType="end"/>
            </w:r>
          </w:hyperlink>
        </w:p>
        <w:p w14:paraId="3CCE5DC9" w14:textId="123560F9" w:rsidR="004D494C" w:rsidRDefault="004D494C">
          <w:pPr>
            <w:pStyle w:val="Sommario2"/>
            <w:tabs>
              <w:tab w:val="right" w:leader="dot" w:pos="9622"/>
            </w:tabs>
            <w:rPr>
              <w:rFonts w:asciiTheme="minorHAnsi" w:eastAsiaTheme="minorEastAsia" w:hAnsiTheme="minorHAnsi" w:cstheme="minorBidi"/>
              <w:noProof/>
              <w:kern w:val="2"/>
              <w14:ligatures w14:val="standardContextual"/>
            </w:rPr>
          </w:pPr>
          <w:hyperlink w:anchor="_Toc169248544" w:history="1">
            <w:r w:rsidRPr="00F460A6">
              <w:rPr>
                <w:rStyle w:val="Collegamentoipertestuale"/>
                <w:rFonts w:cstheme="minorHAnsi"/>
                <w:noProof/>
              </w:rPr>
              <w:t>8.9 Riesame di direzione</w:t>
            </w:r>
            <w:r>
              <w:rPr>
                <w:noProof/>
                <w:webHidden/>
              </w:rPr>
              <w:tab/>
            </w:r>
            <w:r>
              <w:rPr>
                <w:noProof/>
                <w:webHidden/>
              </w:rPr>
              <w:fldChar w:fldCharType="begin"/>
            </w:r>
            <w:r>
              <w:rPr>
                <w:noProof/>
                <w:webHidden/>
              </w:rPr>
              <w:instrText xml:space="preserve"> PAGEREF _Toc169248544 \h </w:instrText>
            </w:r>
            <w:r>
              <w:rPr>
                <w:noProof/>
                <w:webHidden/>
              </w:rPr>
            </w:r>
            <w:r>
              <w:rPr>
                <w:noProof/>
                <w:webHidden/>
              </w:rPr>
              <w:fldChar w:fldCharType="separate"/>
            </w:r>
            <w:r w:rsidR="00433F39">
              <w:rPr>
                <w:noProof/>
                <w:webHidden/>
              </w:rPr>
              <w:t>79</w:t>
            </w:r>
            <w:r>
              <w:rPr>
                <w:noProof/>
                <w:webHidden/>
              </w:rPr>
              <w:fldChar w:fldCharType="end"/>
            </w:r>
          </w:hyperlink>
        </w:p>
        <w:p w14:paraId="37BE3681" w14:textId="06D0AD70" w:rsidR="001061D8" w:rsidRPr="00596925" w:rsidRDefault="00125BA9">
          <w:pPr>
            <w:rPr>
              <w:rFonts w:asciiTheme="minorHAnsi" w:hAnsiTheme="minorHAnsi" w:cstheme="minorHAnsi"/>
              <w:bCs/>
              <w:sz w:val="10"/>
            </w:rPr>
          </w:pPr>
          <w:r w:rsidRPr="00596925">
            <w:rPr>
              <w:rFonts w:asciiTheme="minorHAnsi" w:hAnsiTheme="minorHAnsi" w:cstheme="minorHAnsi"/>
              <w:bCs/>
              <w:sz w:val="2"/>
              <w:szCs w:val="22"/>
            </w:rPr>
            <w:fldChar w:fldCharType="end"/>
          </w:r>
        </w:p>
        <w:p w14:paraId="38338EF4" w14:textId="77777777" w:rsidR="001061D8" w:rsidRPr="00596925" w:rsidRDefault="001061D8">
          <w:pPr>
            <w:rPr>
              <w:rFonts w:asciiTheme="minorHAnsi" w:hAnsiTheme="minorHAnsi" w:cstheme="minorHAnsi"/>
            </w:rPr>
          </w:pPr>
        </w:p>
        <w:p w14:paraId="717BBEBF" w14:textId="77777777" w:rsidR="001061D8" w:rsidRPr="00596925" w:rsidRDefault="001061D8">
          <w:pPr>
            <w:rPr>
              <w:rFonts w:asciiTheme="minorHAnsi" w:hAnsiTheme="minorHAnsi" w:cstheme="minorHAnsi"/>
            </w:rPr>
          </w:pPr>
        </w:p>
        <w:p w14:paraId="59E0B680" w14:textId="77777777" w:rsidR="001061D8" w:rsidRPr="00596925" w:rsidRDefault="001061D8">
          <w:pPr>
            <w:rPr>
              <w:rFonts w:asciiTheme="minorHAnsi" w:hAnsiTheme="minorHAnsi" w:cstheme="minorHAnsi"/>
            </w:rPr>
          </w:pPr>
        </w:p>
        <w:p w14:paraId="7A99FFC7" w14:textId="77777777" w:rsidR="00881D8A" w:rsidRPr="00596925" w:rsidRDefault="00881D8A">
          <w:pPr>
            <w:rPr>
              <w:rFonts w:asciiTheme="minorHAnsi" w:hAnsiTheme="minorHAnsi" w:cstheme="minorHAnsi"/>
            </w:rPr>
          </w:pPr>
        </w:p>
        <w:p w14:paraId="00F67068" w14:textId="77777777" w:rsidR="00881D8A" w:rsidRPr="00596925" w:rsidRDefault="00881D8A">
          <w:pPr>
            <w:rPr>
              <w:rFonts w:asciiTheme="minorHAnsi" w:hAnsiTheme="minorHAnsi" w:cstheme="minorHAnsi"/>
            </w:rPr>
          </w:pPr>
        </w:p>
        <w:p w14:paraId="0942E3AE" w14:textId="77777777" w:rsidR="00881D8A" w:rsidRPr="00596925" w:rsidRDefault="00881D8A">
          <w:pPr>
            <w:rPr>
              <w:rFonts w:asciiTheme="minorHAnsi" w:hAnsiTheme="minorHAnsi" w:cstheme="minorHAnsi"/>
            </w:rPr>
          </w:pPr>
        </w:p>
        <w:p w14:paraId="66254FE5" w14:textId="77777777" w:rsidR="00881D8A" w:rsidRPr="00596925" w:rsidRDefault="00881D8A">
          <w:pPr>
            <w:rPr>
              <w:rFonts w:asciiTheme="minorHAnsi" w:hAnsiTheme="minorHAnsi" w:cstheme="minorHAnsi"/>
            </w:rPr>
          </w:pPr>
        </w:p>
        <w:p w14:paraId="4076E6AF" w14:textId="77777777" w:rsidR="00881D8A" w:rsidRPr="00596925" w:rsidRDefault="00881D8A">
          <w:pPr>
            <w:rPr>
              <w:rFonts w:asciiTheme="minorHAnsi" w:hAnsiTheme="minorHAnsi" w:cstheme="minorHAnsi"/>
            </w:rPr>
          </w:pPr>
        </w:p>
        <w:p w14:paraId="2C7CABAE" w14:textId="77777777" w:rsidR="00881D8A" w:rsidRPr="00596925" w:rsidRDefault="00881D8A">
          <w:pPr>
            <w:rPr>
              <w:rFonts w:asciiTheme="minorHAnsi" w:hAnsiTheme="minorHAnsi" w:cstheme="minorHAnsi"/>
            </w:rPr>
          </w:pPr>
        </w:p>
        <w:p w14:paraId="45D2FF76" w14:textId="77777777" w:rsidR="00881D8A" w:rsidRPr="00596925" w:rsidRDefault="00881D8A">
          <w:pPr>
            <w:rPr>
              <w:rFonts w:asciiTheme="minorHAnsi" w:hAnsiTheme="minorHAnsi" w:cstheme="minorHAnsi"/>
            </w:rPr>
          </w:pPr>
        </w:p>
        <w:p w14:paraId="4A9F361F" w14:textId="77777777" w:rsidR="00881D8A" w:rsidRPr="00596925" w:rsidRDefault="00881D8A">
          <w:pPr>
            <w:rPr>
              <w:rFonts w:asciiTheme="minorHAnsi" w:hAnsiTheme="minorHAnsi" w:cstheme="minorHAnsi"/>
            </w:rPr>
          </w:pPr>
        </w:p>
        <w:p w14:paraId="54FEE938" w14:textId="7EBB6D19" w:rsidR="00125BA9" w:rsidRPr="00596925" w:rsidRDefault="000D0402">
          <w:pPr>
            <w:rPr>
              <w:rFonts w:asciiTheme="minorHAnsi" w:hAnsiTheme="minorHAnsi" w:cstheme="minorHAnsi"/>
            </w:rPr>
          </w:pPr>
        </w:p>
      </w:sdtContent>
    </w:sdt>
    <w:p w14:paraId="2BE4E638" w14:textId="77777777" w:rsidR="000F3FDD" w:rsidRPr="00596925" w:rsidRDefault="000F3FDD">
      <w:pPr>
        <w:rPr>
          <w:rFonts w:asciiTheme="minorHAnsi" w:eastAsiaTheme="majorEastAsia" w:hAnsiTheme="minorHAnsi" w:cstheme="minorHAnsi"/>
          <w:color w:val="002060"/>
          <w:sz w:val="32"/>
          <w:szCs w:val="32"/>
        </w:rPr>
      </w:pPr>
      <w:r w:rsidRPr="00596925">
        <w:rPr>
          <w:rFonts w:asciiTheme="minorHAnsi" w:hAnsiTheme="minorHAnsi" w:cstheme="minorHAnsi"/>
          <w:color w:val="002060"/>
        </w:rPr>
        <w:br w:type="page"/>
      </w:r>
    </w:p>
    <w:p w14:paraId="17D8D172" w14:textId="3F4A9939" w:rsidR="00DC4C9D" w:rsidRPr="00596925" w:rsidRDefault="00CC0945" w:rsidP="001061D8">
      <w:pPr>
        <w:pStyle w:val="Titolo1"/>
        <w:numPr>
          <w:ilvl w:val="0"/>
          <w:numId w:val="1"/>
        </w:numPr>
        <w:rPr>
          <w:rFonts w:asciiTheme="minorHAnsi" w:hAnsiTheme="minorHAnsi" w:cstheme="minorHAnsi"/>
          <w:color w:val="00B050"/>
        </w:rPr>
      </w:pPr>
      <w:bookmarkStart w:id="33" w:name="_Toc169248509"/>
      <w:r w:rsidRPr="00596925">
        <w:rPr>
          <w:rFonts w:asciiTheme="minorHAnsi" w:hAnsiTheme="minorHAnsi" w:cstheme="minorHAnsi"/>
          <w:color w:val="002060"/>
        </w:rPr>
        <w:lastRenderedPageBreak/>
        <w:t xml:space="preserve">SCOPO </w:t>
      </w:r>
      <w:r w:rsidR="00C0739F" w:rsidRPr="00596925">
        <w:rPr>
          <w:rFonts w:asciiTheme="minorHAnsi" w:hAnsiTheme="minorHAnsi" w:cstheme="minorHAnsi"/>
          <w:color w:val="002060"/>
        </w:rPr>
        <w:t>E CAMPO DI APPLICAZIONE</w:t>
      </w:r>
      <w:bookmarkEnd w:id="33"/>
      <w:r w:rsidR="00DC4C9D" w:rsidRPr="00596925">
        <w:rPr>
          <w:rFonts w:asciiTheme="minorHAnsi" w:hAnsiTheme="minorHAnsi" w:cstheme="minorHAnsi"/>
          <w:color w:val="002060"/>
        </w:rPr>
        <w:t xml:space="preserve"> </w:t>
      </w:r>
    </w:p>
    <w:p w14:paraId="0EA62698" w14:textId="77777777" w:rsidR="00C53173" w:rsidRPr="00596925" w:rsidRDefault="00C53173" w:rsidP="00C53173">
      <w:pPr>
        <w:rPr>
          <w:rFonts w:asciiTheme="minorHAnsi" w:hAnsiTheme="minorHAnsi" w:cstheme="minorHAnsi"/>
        </w:rPr>
      </w:pPr>
    </w:p>
    <w:p w14:paraId="55D45D13" w14:textId="3BEE5C31" w:rsidR="00FA1E49" w:rsidRPr="00596925" w:rsidRDefault="00C53173" w:rsidP="009C015F">
      <w:pPr>
        <w:pStyle w:val="testo"/>
        <w:ind w:left="0"/>
        <w:rPr>
          <w:rFonts w:asciiTheme="minorHAnsi" w:hAnsiTheme="minorHAnsi" w:cstheme="minorHAnsi"/>
        </w:rPr>
      </w:pPr>
      <w:r w:rsidRPr="00596925">
        <w:rPr>
          <w:rFonts w:asciiTheme="minorHAnsi" w:hAnsiTheme="minorHAnsi" w:cstheme="minorHAnsi"/>
        </w:rPr>
        <w:t xml:space="preserve">Il </w:t>
      </w:r>
      <w:bookmarkStart w:id="34" w:name="Azienda"/>
      <w:r w:rsidR="00DD41D4" w:rsidRPr="00596925">
        <w:rPr>
          <w:rFonts w:asciiTheme="minorHAnsi" w:hAnsiTheme="minorHAnsi" w:cstheme="minorHAnsi"/>
        </w:rPr>
        <w:t>l</w:t>
      </w:r>
      <w:r w:rsidRPr="00596925">
        <w:rPr>
          <w:rFonts w:asciiTheme="minorHAnsi" w:hAnsiTheme="minorHAnsi" w:cstheme="minorHAnsi"/>
        </w:rPr>
        <w:t xml:space="preserve">aboratorio di </w:t>
      </w:r>
      <w:bookmarkEnd w:id="34"/>
      <w:r w:rsidR="004631FD" w:rsidRPr="00596925">
        <w:rPr>
          <w:rFonts w:asciiTheme="minorHAnsi" w:hAnsiTheme="minorHAnsi" w:cstheme="minorHAnsi"/>
        </w:rPr>
        <w:t>LTA</w:t>
      </w:r>
      <w:r w:rsidR="002E1D68" w:rsidRPr="00596925">
        <w:rPr>
          <w:rFonts w:asciiTheme="minorHAnsi" w:hAnsiTheme="minorHAnsi" w:cstheme="minorHAnsi"/>
        </w:rPr>
        <w:t xml:space="preserve"> </w:t>
      </w:r>
      <w:r w:rsidR="0065791D" w:rsidRPr="00596925">
        <w:rPr>
          <w:rFonts w:asciiTheme="minorHAnsi" w:hAnsiTheme="minorHAnsi" w:cstheme="minorHAnsi"/>
        </w:rPr>
        <w:t>S.r.l.</w:t>
      </w:r>
      <w:r w:rsidR="002E1D68" w:rsidRPr="00596925">
        <w:rPr>
          <w:rFonts w:asciiTheme="minorHAnsi" w:hAnsiTheme="minorHAnsi" w:cstheme="minorHAnsi"/>
        </w:rPr>
        <w:t xml:space="preserve"> </w:t>
      </w:r>
      <w:r w:rsidR="009C6096" w:rsidRPr="00596925">
        <w:rPr>
          <w:rFonts w:asciiTheme="minorHAnsi" w:hAnsiTheme="minorHAnsi" w:cstheme="minorHAnsi"/>
        </w:rPr>
        <w:t>ha deciso di adottare un s</w:t>
      </w:r>
      <w:r w:rsidRPr="00596925">
        <w:rPr>
          <w:rFonts w:asciiTheme="minorHAnsi" w:hAnsiTheme="minorHAnsi" w:cstheme="minorHAnsi"/>
        </w:rPr>
        <w:t xml:space="preserve">istema di </w:t>
      </w:r>
      <w:r w:rsidR="009C6096" w:rsidRPr="00596925">
        <w:rPr>
          <w:rFonts w:asciiTheme="minorHAnsi" w:hAnsiTheme="minorHAnsi" w:cstheme="minorHAnsi"/>
        </w:rPr>
        <w:t>g</w:t>
      </w:r>
      <w:r w:rsidRPr="00596925">
        <w:rPr>
          <w:rFonts w:asciiTheme="minorHAnsi" w:hAnsiTheme="minorHAnsi" w:cstheme="minorHAnsi"/>
        </w:rPr>
        <w:t>estione conforme alla nor</w:t>
      </w:r>
      <w:r w:rsidR="00271511" w:rsidRPr="00596925">
        <w:rPr>
          <w:rFonts w:asciiTheme="minorHAnsi" w:hAnsiTheme="minorHAnsi" w:cstheme="minorHAnsi"/>
        </w:rPr>
        <w:t>ma UNI CEI EN ISO/IEC 17025:2018</w:t>
      </w:r>
      <w:r w:rsidRPr="00596925">
        <w:rPr>
          <w:rFonts w:asciiTheme="minorHAnsi" w:hAnsiTheme="minorHAnsi" w:cstheme="minorHAnsi"/>
        </w:rPr>
        <w:t xml:space="preserve"> ed ai requis</w:t>
      </w:r>
      <w:r w:rsidR="00FA1E49" w:rsidRPr="00596925">
        <w:rPr>
          <w:rFonts w:asciiTheme="minorHAnsi" w:hAnsiTheme="minorHAnsi" w:cstheme="minorHAnsi"/>
        </w:rPr>
        <w:t>iti aggiuntivi prescritti dall’e</w:t>
      </w:r>
      <w:r w:rsidRPr="00596925">
        <w:rPr>
          <w:rFonts w:asciiTheme="minorHAnsi" w:hAnsiTheme="minorHAnsi" w:cstheme="minorHAnsi"/>
        </w:rPr>
        <w:t xml:space="preserve">nte di </w:t>
      </w:r>
      <w:r w:rsidR="00FA1E49" w:rsidRPr="00596925">
        <w:rPr>
          <w:rFonts w:asciiTheme="minorHAnsi" w:hAnsiTheme="minorHAnsi" w:cstheme="minorHAnsi"/>
        </w:rPr>
        <w:t>a</w:t>
      </w:r>
      <w:r w:rsidRPr="00596925">
        <w:rPr>
          <w:rFonts w:asciiTheme="minorHAnsi" w:hAnsiTheme="minorHAnsi" w:cstheme="minorHAnsi"/>
        </w:rPr>
        <w:t xml:space="preserve">ccreditamento </w:t>
      </w:r>
      <w:r w:rsidR="00FA1E49" w:rsidRPr="00596925">
        <w:rPr>
          <w:rFonts w:asciiTheme="minorHAnsi" w:hAnsiTheme="minorHAnsi" w:cstheme="minorHAnsi"/>
        </w:rPr>
        <w:t xml:space="preserve">Accredia </w:t>
      </w:r>
      <w:r w:rsidRPr="00596925">
        <w:rPr>
          <w:rFonts w:asciiTheme="minorHAnsi" w:hAnsiTheme="minorHAnsi" w:cstheme="minorHAnsi"/>
        </w:rPr>
        <w:t>specificati in RG-02 Regola</w:t>
      </w:r>
      <w:r w:rsidR="00FA1E49" w:rsidRPr="00596925">
        <w:rPr>
          <w:rFonts w:asciiTheme="minorHAnsi" w:hAnsiTheme="minorHAnsi" w:cstheme="minorHAnsi"/>
        </w:rPr>
        <w:t xml:space="preserve">mento per l’accreditamento dei laboratori di prova ed in RT-08 </w:t>
      </w:r>
      <w:r w:rsidR="00FA1E49" w:rsidRPr="00596925">
        <w:rPr>
          <w:rFonts w:asciiTheme="minorHAnsi" w:hAnsiTheme="minorHAnsi" w:cstheme="minorHAnsi"/>
          <w:i/>
        </w:rPr>
        <w:t>“p</w:t>
      </w:r>
      <w:r w:rsidRPr="00596925">
        <w:rPr>
          <w:rFonts w:asciiTheme="minorHAnsi" w:hAnsiTheme="minorHAnsi" w:cstheme="minorHAnsi"/>
          <w:i/>
        </w:rPr>
        <w:t>rescrizioni per l'accreditamento dei laboratori di prova</w:t>
      </w:r>
      <w:r w:rsidR="00FA1E49" w:rsidRPr="00596925">
        <w:rPr>
          <w:rFonts w:asciiTheme="minorHAnsi" w:hAnsiTheme="minorHAnsi" w:cstheme="minorHAnsi"/>
          <w:i/>
        </w:rPr>
        <w:t>”</w:t>
      </w:r>
      <w:r w:rsidRPr="00596925">
        <w:rPr>
          <w:rFonts w:asciiTheme="minorHAnsi" w:hAnsiTheme="minorHAnsi" w:cstheme="minorHAnsi"/>
        </w:rPr>
        <w:t xml:space="preserve"> ed in ulteriori documenti </w:t>
      </w:r>
      <w:r w:rsidR="00FA1E49" w:rsidRPr="00596925">
        <w:rPr>
          <w:rFonts w:asciiTheme="minorHAnsi" w:hAnsiTheme="minorHAnsi" w:cstheme="minorHAnsi"/>
        </w:rPr>
        <w:t>Accredia</w:t>
      </w:r>
      <w:r w:rsidRPr="00596925">
        <w:rPr>
          <w:rFonts w:asciiTheme="minorHAnsi" w:hAnsiTheme="minorHAnsi" w:cstheme="minorHAnsi"/>
        </w:rPr>
        <w:t xml:space="preserve">, per l’effettuazione di </w:t>
      </w:r>
      <w:r w:rsidR="00B763ED" w:rsidRPr="00596925">
        <w:rPr>
          <w:rFonts w:asciiTheme="minorHAnsi" w:hAnsiTheme="minorHAnsi" w:cstheme="minorHAnsi"/>
        </w:rPr>
        <w:t>prove</w:t>
      </w:r>
      <w:r w:rsidRPr="00596925">
        <w:rPr>
          <w:rFonts w:asciiTheme="minorHAnsi" w:hAnsiTheme="minorHAnsi" w:cstheme="minorHAnsi"/>
        </w:rPr>
        <w:t xml:space="preserve"> </w:t>
      </w:r>
      <w:r w:rsidR="002E1D68" w:rsidRPr="00596925">
        <w:rPr>
          <w:rFonts w:asciiTheme="minorHAnsi" w:hAnsiTheme="minorHAnsi" w:cstheme="minorHAnsi"/>
        </w:rPr>
        <w:t>microbiologiche</w:t>
      </w:r>
      <w:r w:rsidRPr="00596925">
        <w:rPr>
          <w:rFonts w:asciiTheme="minorHAnsi" w:hAnsiTheme="minorHAnsi" w:cstheme="minorHAnsi"/>
        </w:rPr>
        <w:t xml:space="preserve"> elencate nel </w:t>
      </w:r>
      <w:r w:rsidR="00FA1E49" w:rsidRPr="00596925">
        <w:rPr>
          <w:rFonts w:asciiTheme="minorHAnsi" w:hAnsiTheme="minorHAnsi" w:cstheme="minorHAnsi"/>
        </w:rPr>
        <w:t xml:space="preserve">DA-02 All.1 (allegato #1 alla domanda di Accreditamento Accredia, elenco delle prove da accreditare). </w:t>
      </w:r>
    </w:p>
    <w:p w14:paraId="41521332" w14:textId="4253A38F" w:rsidR="00C53173" w:rsidRPr="00596925" w:rsidRDefault="00C53173" w:rsidP="009C015F">
      <w:pPr>
        <w:pStyle w:val="testo"/>
        <w:ind w:left="0"/>
        <w:rPr>
          <w:rFonts w:asciiTheme="minorHAnsi" w:hAnsiTheme="minorHAnsi" w:cstheme="minorHAnsi"/>
        </w:rPr>
      </w:pPr>
      <w:r w:rsidRPr="00596925">
        <w:rPr>
          <w:rFonts w:asciiTheme="minorHAnsi" w:hAnsiTheme="minorHAnsi" w:cstheme="minorHAnsi"/>
        </w:rPr>
        <w:t>Nell’ambito della documentazione prodotta per illustrar</w:t>
      </w:r>
      <w:r w:rsidR="00FA1E49" w:rsidRPr="00596925">
        <w:rPr>
          <w:rFonts w:asciiTheme="minorHAnsi" w:hAnsiTheme="minorHAnsi" w:cstheme="minorHAnsi"/>
        </w:rPr>
        <w:t>e il sistema di gestione del l</w:t>
      </w:r>
      <w:r w:rsidRPr="00596925">
        <w:rPr>
          <w:rFonts w:asciiTheme="minorHAnsi" w:hAnsiTheme="minorHAnsi" w:cstheme="minorHAnsi"/>
        </w:rPr>
        <w:t xml:space="preserve">aboratorio di </w:t>
      </w:r>
      <w:r w:rsidR="004631FD" w:rsidRPr="00596925">
        <w:rPr>
          <w:rFonts w:asciiTheme="minorHAnsi" w:hAnsiTheme="minorHAnsi" w:cstheme="minorHAnsi"/>
        </w:rPr>
        <w:t>LTA</w:t>
      </w:r>
      <w:r w:rsidR="00B763ED" w:rsidRPr="00596925">
        <w:rPr>
          <w:rFonts w:asciiTheme="minorHAnsi" w:hAnsiTheme="minorHAnsi" w:cstheme="minorHAnsi"/>
        </w:rPr>
        <w:t xml:space="preserve"> S</w:t>
      </w:r>
      <w:r w:rsidR="00881D8A" w:rsidRPr="00596925">
        <w:rPr>
          <w:rFonts w:asciiTheme="minorHAnsi" w:hAnsiTheme="minorHAnsi" w:cstheme="minorHAnsi"/>
        </w:rPr>
        <w:t>.</w:t>
      </w:r>
      <w:r w:rsidR="00B763ED" w:rsidRPr="00596925">
        <w:rPr>
          <w:rFonts w:asciiTheme="minorHAnsi" w:hAnsiTheme="minorHAnsi" w:cstheme="minorHAnsi"/>
        </w:rPr>
        <w:t>r</w:t>
      </w:r>
      <w:r w:rsidR="00881D8A" w:rsidRPr="00596925">
        <w:rPr>
          <w:rFonts w:asciiTheme="minorHAnsi" w:hAnsiTheme="minorHAnsi" w:cstheme="minorHAnsi"/>
        </w:rPr>
        <w:t>.</w:t>
      </w:r>
      <w:r w:rsidR="00B763ED" w:rsidRPr="00596925">
        <w:rPr>
          <w:rFonts w:asciiTheme="minorHAnsi" w:hAnsiTheme="minorHAnsi" w:cstheme="minorHAnsi"/>
        </w:rPr>
        <w:t>l</w:t>
      </w:r>
      <w:r w:rsidR="00881D8A" w:rsidRPr="00596925">
        <w:rPr>
          <w:rFonts w:asciiTheme="minorHAnsi" w:hAnsiTheme="minorHAnsi" w:cstheme="minorHAnsi"/>
        </w:rPr>
        <w:t>.</w:t>
      </w:r>
      <w:r w:rsidR="00B763ED" w:rsidRPr="00596925">
        <w:rPr>
          <w:rFonts w:asciiTheme="minorHAnsi" w:hAnsiTheme="minorHAnsi" w:cstheme="minorHAnsi"/>
        </w:rPr>
        <w:t xml:space="preserve"> </w:t>
      </w:r>
      <w:r w:rsidR="00FA1E49" w:rsidRPr="00596925">
        <w:rPr>
          <w:rFonts w:asciiTheme="minorHAnsi" w:hAnsiTheme="minorHAnsi" w:cstheme="minorHAnsi"/>
        </w:rPr>
        <w:t>ha sviluppato il presente m</w:t>
      </w:r>
      <w:r w:rsidRPr="00596925">
        <w:rPr>
          <w:rFonts w:asciiTheme="minorHAnsi" w:hAnsiTheme="minorHAnsi" w:cstheme="minorHAnsi"/>
        </w:rPr>
        <w:t xml:space="preserve">anuale della </w:t>
      </w:r>
      <w:r w:rsidR="00FA1E49" w:rsidRPr="00596925">
        <w:rPr>
          <w:rFonts w:asciiTheme="minorHAnsi" w:hAnsiTheme="minorHAnsi" w:cstheme="minorHAnsi"/>
        </w:rPr>
        <w:t>q</w:t>
      </w:r>
      <w:r w:rsidRPr="00596925">
        <w:rPr>
          <w:rFonts w:asciiTheme="minorHAnsi" w:hAnsiTheme="minorHAnsi" w:cstheme="minorHAnsi"/>
        </w:rPr>
        <w:t>ualità</w:t>
      </w:r>
      <w:r w:rsidR="00125BA9" w:rsidRPr="00596925">
        <w:rPr>
          <w:rFonts w:asciiTheme="minorHAnsi" w:hAnsiTheme="minorHAnsi" w:cstheme="minorHAnsi"/>
        </w:rPr>
        <w:t xml:space="preserve"> </w:t>
      </w:r>
      <w:r w:rsidR="00271511" w:rsidRPr="00596925">
        <w:rPr>
          <w:rFonts w:asciiTheme="minorHAnsi" w:hAnsiTheme="minorHAnsi" w:cstheme="minorHAnsi"/>
        </w:rPr>
        <w:t>con lo scopo di</w:t>
      </w:r>
      <w:r w:rsidRPr="00596925">
        <w:rPr>
          <w:rFonts w:asciiTheme="minorHAnsi" w:hAnsiTheme="minorHAnsi" w:cstheme="minorHAnsi"/>
        </w:rPr>
        <w:t>:</w:t>
      </w:r>
    </w:p>
    <w:p w14:paraId="60886ECC" w14:textId="77777777" w:rsidR="00CC794D" w:rsidRPr="00596925" w:rsidRDefault="00CC794D" w:rsidP="009C015F">
      <w:pPr>
        <w:pStyle w:val="testo"/>
        <w:ind w:left="0"/>
        <w:rPr>
          <w:rFonts w:asciiTheme="minorHAnsi" w:hAnsiTheme="minorHAnsi" w:cstheme="minorHAnsi"/>
        </w:rPr>
      </w:pPr>
    </w:p>
    <w:p w14:paraId="3B2CF05D" w14:textId="77777777" w:rsidR="00271511" w:rsidRPr="00596925" w:rsidRDefault="00271511" w:rsidP="00CC794D">
      <w:pPr>
        <w:pStyle w:val="testo"/>
        <w:numPr>
          <w:ilvl w:val="0"/>
          <w:numId w:val="2"/>
        </w:numPr>
        <w:tabs>
          <w:tab w:val="clear" w:pos="360"/>
          <w:tab w:val="num" w:pos="1211"/>
        </w:tabs>
        <w:spacing w:line="360" w:lineRule="auto"/>
        <w:ind w:left="1208" w:hanging="357"/>
        <w:rPr>
          <w:rFonts w:asciiTheme="minorHAnsi" w:hAnsiTheme="minorHAnsi" w:cstheme="minorHAnsi"/>
        </w:rPr>
      </w:pPr>
      <w:r w:rsidRPr="00596925">
        <w:rPr>
          <w:rFonts w:asciiTheme="minorHAnsi" w:hAnsiTheme="minorHAnsi" w:cstheme="minorHAnsi"/>
        </w:rPr>
        <w:t>Descrivere i requisiti generali relativamente all'imparzialità e la riservatezza;</w:t>
      </w:r>
    </w:p>
    <w:p w14:paraId="04B74274" w14:textId="460DEA57" w:rsidR="00C53173" w:rsidRPr="00596925" w:rsidRDefault="00271511" w:rsidP="00CC794D">
      <w:pPr>
        <w:pStyle w:val="testo"/>
        <w:numPr>
          <w:ilvl w:val="0"/>
          <w:numId w:val="2"/>
        </w:numPr>
        <w:tabs>
          <w:tab w:val="clear" w:pos="360"/>
          <w:tab w:val="num" w:pos="1211"/>
        </w:tabs>
        <w:spacing w:line="360" w:lineRule="auto"/>
        <w:ind w:left="1208" w:hanging="357"/>
        <w:rPr>
          <w:rFonts w:asciiTheme="minorHAnsi" w:hAnsiTheme="minorHAnsi" w:cstheme="minorHAnsi"/>
        </w:rPr>
      </w:pPr>
      <w:r w:rsidRPr="00596925">
        <w:rPr>
          <w:rFonts w:asciiTheme="minorHAnsi" w:hAnsiTheme="minorHAnsi" w:cstheme="minorHAnsi"/>
        </w:rPr>
        <w:t xml:space="preserve">Descrivere </w:t>
      </w:r>
      <w:r w:rsidR="00C53173" w:rsidRPr="00596925">
        <w:rPr>
          <w:rFonts w:asciiTheme="minorHAnsi" w:hAnsiTheme="minorHAnsi" w:cstheme="minorHAnsi"/>
        </w:rPr>
        <w:t>le strutture, le attività ed il patrimonio tecnico del laboratorio;</w:t>
      </w:r>
    </w:p>
    <w:p w14:paraId="691AC1A1" w14:textId="438E1F7D" w:rsidR="00271511" w:rsidRPr="00596925" w:rsidRDefault="00271511" w:rsidP="00271511">
      <w:pPr>
        <w:pStyle w:val="testo"/>
        <w:numPr>
          <w:ilvl w:val="0"/>
          <w:numId w:val="2"/>
        </w:numPr>
        <w:tabs>
          <w:tab w:val="clear" w:pos="360"/>
          <w:tab w:val="num" w:pos="1211"/>
        </w:tabs>
        <w:spacing w:line="360" w:lineRule="auto"/>
        <w:ind w:left="1208" w:hanging="357"/>
        <w:rPr>
          <w:rFonts w:asciiTheme="minorHAnsi" w:hAnsiTheme="minorHAnsi" w:cstheme="minorHAnsi"/>
        </w:rPr>
      </w:pPr>
      <w:r w:rsidRPr="00596925">
        <w:rPr>
          <w:rFonts w:asciiTheme="minorHAnsi" w:hAnsiTheme="minorHAnsi" w:cstheme="minorHAnsi"/>
        </w:rPr>
        <w:t>Descrivere l’organizzazione del laboratorio, i</w:t>
      </w:r>
      <w:r w:rsidR="00B4225D" w:rsidRPr="00596925">
        <w:rPr>
          <w:rFonts w:asciiTheme="minorHAnsi" w:hAnsiTheme="minorHAnsi" w:cstheme="minorHAnsi"/>
        </w:rPr>
        <w:t xml:space="preserve"> compiti</w:t>
      </w:r>
      <w:r w:rsidRPr="00596925">
        <w:rPr>
          <w:rFonts w:asciiTheme="minorHAnsi" w:hAnsiTheme="minorHAnsi" w:cstheme="minorHAnsi"/>
        </w:rPr>
        <w:t xml:space="preserve"> e le competenze delle varie funzioni;</w:t>
      </w:r>
    </w:p>
    <w:p w14:paraId="2CD6B96A" w14:textId="77777777" w:rsidR="00271511" w:rsidRPr="00596925" w:rsidRDefault="00271511" w:rsidP="00271511">
      <w:pPr>
        <w:pStyle w:val="testo"/>
        <w:numPr>
          <w:ilvl w:val="0"/>
          <w:numId w:val="2"/>
        </w:numPr>
        <w:tabs>
          <w:tab w:val="clear" w:pos="360"/>
          <w:tab w:val="num" w:pos="1211"/>
        </w:tabs>
        <w:spacing w:line="360" w:lineRule="auto"/>
        <w:ind w:left="1208" w:hanging="357"/>
        <w:rPr>
          <w:rFonts w:asciiTheme="minorHAnsi" w:hAnsiTheme="minorHAnsi" w:cstheme="minorHAnsi"/>
        </w:rPr>
      </w:pPr>
      <w:r w:rsidRPr="00596925">
        <w:rPr>
          <w:rFonts w:asciiTheme="minorHAnsi" w:hAnsiTheme="minorHAnsi" w:cstheme="minorHAnsi"/>
        </w:rPr>
        <w:t>Fornire una descrizione delle risorse e dei procedimenti posti in atto per assicurare la conformità ai requisiti normativi rinviando ove del caso alle procedure documentate;</w:t>
      </w:r>
    </w:p>
    <w:p w14:paraId="5C4F885A" w14:textId="43AD7696" w:rsidR="00271511" w:rsidRPr="00596925" w:rsidRDefault="00271511" w:rsidP="00271511">
      <w:pPr>
        <w:pStyle w:val="testo"/>
        <w:numPr>
          <w:ilvl w:val="0"/>
          <w:numId w:val="2"/>
        </w:numPr>
        <w:tabs>
          <w:tab w:val="clear" w:pos="360"/>
          <w:tab w:val="num" w:pos="1211"/>
        </w:tabs>
        <w:spacing w:line="360" w:lineRule="auto"/>
        <w:ind w:left="1208" w:hanging="357"/>
        <w:rPr>
          <w:rFonts w:asciiTheme="minorHAnsi" w:hAnsiTheme="minorHAnsi" w:cstheme="minorHAnsi"/>
        </w:rPr>
      </w:pPr>
      <w:r w:rsidRPr="00596925">
        <w:rPr>
          <w:rFonts w:asciiTheme="minorHAnsi" w:hAnsiTheme="minorHAnsi" w:cstheme="minorHAnsi"/>
        </w:rPr>
        <w:t xml:space="preserve">Descrivere i processi </w:t>
      </w:r>
      <w:r w:rsidR="00F333D8" w:rsidRPr="00596925">
        <w:rPr>
          <w:rFonts w:asciiTheme="minorHAnsi" w:hAnsiTheme="minorHAnsi" w:cstheme="minorHAnsi"/>
        </w:rPr>
        <w:t>del laboratorio</w:t>
      </w:r>
      <w:r w:rsidRPr="00596925">
        <w:rPr>
          <w:rFonts w:asciiTheme="minorHAnsi" w:hAnsiTheme="minorHAnsi" w:cstheme="minorHAnsi"/>
        </w:rPr>
        <w:t xml:space="preserve"> e le loro interazioni</w:t>
      </w:r>
      <w:r w:rsidR="00F333D8" w:rsidRPr="00596925">
        <w:rPr>
          <w:rFonts w:asciiTheme="minorHAnsi" w:hAnsiTheme="minorHAnsi" w:cstheme="minorHAnsi"/>
        </w:rPr>
        <w:t xml:space="preserve"> ivi compresa la gestione del rischio</w:t>
      </w:r>
      <w:r w:rsidR="003C3A7F" w:rsidRPr="00596925">
        <w:rPr>
          <w:rFonts w:asciiTheme="minorHAnsi" w:hAnsiTheme="minorHAnsi" w:cstheme="minorHAnsi"/>
        </w:rPr>
        <w:t>/opportunità</w:t>
      </w:r>
      <w:r w:rsidRPr="00596925">
        <w:rPr>
          <w:rFonts w:asciiTheme="minorHAnsi" w:hAnsiTheme="minorHAnsi" w:cstheme="minorHAnsi"/>
        </w:rPr>
        <w:t xml:space="preserve">; </w:t>
      </w:r>
    </w:p>
    <w:p w14:paraId="067E0D73" w14:textId="2167FD6D" w:rsidR="00271511" w:rsidRPr="00596925" w:rsidRDefault="00F333D8" w:rsidP="00271511">
      <w:pPr>
        <w:pStyle w:val="testo"/>
        <w:numPr>
          <w:ilvl w:val="0"/>
          <w:numId w:val="2"/>
        </w:numPr>
        <w:tabs>
          <w:tab w:val="clear" w:pos="360"/>
          <w:tab w:val="num" w:pos="1211"/>
        </w:tabs>
        <w:spacing w:line="360" w:lineRule="auto"/>
        <w:ind w:left="1208" w:hanging="357"/>
        <w:rPr>
          <w:rFonts w:asciiTheme="minorHAnsi" w:hAnsiTheme="minorHAnsi" w:cstheme="minorHAnsi"/>
        </w:rPr>
      </w:pPr>
      <w:r w:rsidRPr="00596925">
        <w:rPr>
          <w:rFonts w:asciiTheme="minorHAnsi" w:hAnsiTheme="minorHAnsi" w:cstheme="minorHAnsi"/>
        </w:rPr>
        <w:t>Rappresentare una guida per l’organizzazione di appartenenza in merito all’applicazione del s</w:t>
      </w:r>
      <w:r w:rsidR="00271511" w:rsidRPr="00596925">
        <w:rPr>
          <w:rFonts w:asciiTheme="minorHAnsi" w:hAnsiTheme="minorHAnsi" w:cstheme="minorHAnsi"/>
        </w:rPr>
        <w:t xml:space="preserve">istema di </w:t>
      </w:r>
      <w:r w:rsidRPr="00596925">
        <w:rPr>
          <w:rFonts w:asciiTheme="minorHAnsi" w:hAnsiTheme="minorHAnsi" w:cstheme="minorHAnsi"/>
        </w:rPr>
        <w:t>g</w:t>
      </w:r>
      <w:r w:rsidR="00271511" w:rsidRPr="00596925">
        <w:rPr>
          <w:rFonts w:asciiTheme="minorHAnsi" w:hAnsiTheme="minorHAnsi" w:cstheme="minorHAnsi"/>
        </w:rPr>
        <w:t>estione;</w:t>
      </w:r>
    </w:p>
    <w:p w14:paraId="2BCF2F3B" w14:textId="77E10D0A" w:rsidR="00974DD3" w:rsidRPr="00596925" w:rsidRDefault="00C53173" w:rsidP="007711E8">
      <w:pPr>
        <w:pStyle w:val="testo"/>
        <w:numPr>
          <w:ilvl w:val="0"/>
          <w:numId w:val="2"/>
        </w:numPr>
        <w:tabs>
          <w:tab w:val="clear" w:pos="360"/>
          <w:tab w:val="num" w:pos="1211"/>
        </w:tabs>
        <w:spacing w:line="360" w:lineRule="auto"/>
        <w:ind w:left="1208" w:hanging="357"/>
        <w:rPr>
          <w:rFonts w:asciiTheme="minorHAnsi" w:hAnsiTheme="minorHAnsi" w:cstheme="minorHAnsi"/>
        </w:rPr>
      </w:pPr>
      <w:r w:rsidRPr="00596925">
        <w:rPr>
          <w:rFonts w:asciiTheme="minorHAnsi" w:hAnsiTheme="minorHAnsi" w:cstheme="minorHAnsi"/>
        </w:rPr>
        <w:t xml:space="preserve">Comunicare ai clienti di </w:t>
      </w:r>
      <w:r w:rsidR="004631FD" w:rsidRPr="00596925">
        <w:rPr>
          <w:rFonts w:asciiTheme="minorHAnsi" w:hAnsiTheme="minorHAnsi" w:cstheme="minorHAnsi"/>
        </w:rPr>
        <w:t>LTA</w:t>
      </w:r>
      <w:r w:rsidR="0065791D" w:rsidRPr="00596925">
        <w:rPr>
          <w:rFonts w:asciiTheme="minorHAnsi" w:hAnsiTheme="minorHAnsi" w:cstheme="minorHAnsi"/>
        </w:rPr>
        <w:t xml:space="preserve"> S.r.l. </w:t>
      </w:r>
      <w:r w:rsidRPr="00596925">
        <w:rPr>
          <w:rFonts w:asciiTheme="minorHAnsi" w:hAnsiTheme="minorHAnsi" w:cstheme="minorHAnsi"/>
        </w:rPr>
        <w:t>che lo desiderassero specifiche informazioni sul laboratorio e sul pro</w:t>
      </w:r>
      <w:r w:rsidR="003C3A7F" w:rsidRPr="00596925">
        <w:rPr>
          <w:rFonts w:asciiTheme="minorHAnsi" w:hAnsiTheme="minorHAnsi" w:cstheme="minorHAnsi"/>
        </w:rPr>
        <w:t>prio sistema di g</w:t>
      </w:r>
      <w:r w:rsidRPr="00596925">
        <w:rPr>
          <w:rFonts w:asciiTheme="minorHAnsi" w:hAnsiTheme="minorHAnsi" w:cstheme="minorHAnsi"/>
        </w:rPr>
        <w:t>estione.</w:t>
      </w:r>
    </w:p>
    <w:p w14:paraId="4CD50B55" w14:textId="7938CFE0" w:rsidR="00FA1E49" w:rsidRPr="00596925" w:rsidRDefault="00FA1E49" w:rsidP="009C015F">
      <w:pPr>
        <w:pStyle w:val="testo"/>
        <w:ind w:left="0"/>
        <w:rPr>
          <w:rFonts w:asciiTheme="minorHAnsi" w:hAnsiTheme="minorHAnsi" w:cstheme="minorHAnsi"/>
        </w:rPr>
      </w:pPr>
      <w:r w:rsidRPr="00596925">
        <w:rPr>
          <w:rFonts w:asciiTheme="minorHAnsi" w:hAnsiTheme="minorHAnsi" w:cstheme="minorHAnsi"/>
        </w:rPr>
        <w:t xml:space="preserve">Il presente manuale consta di 8 sezioni in </w:t>
      </w:r>
      <w:r w:rsidRPr="00596925">
        <w:rPr>
          <w:rFonts w:asciiTheme="minorHAnsi" w:hAnsiTheme="minorHAnsi" w:cstheme="minorHAnsi"/>
          <w:i/>
        </w:rPr>
        <w:t xml:space="preserve">cross </w:t>
      </w:r>
      <w:proofErr w:type="spellStart"/>
      <w:r w:rsidRPr="00596925">
        <w:rPr>
          <w:rFonts w:asciiTheme="minorHAnsi" w:hAnsiTheme="minorHAnsi" w:cstheme="minorHAnsi"/>
          <w:i/>
        </w:rPr>
        <w:t>references</w:t>
      </w:r>
      <w:proofErr w:type="spellEnd"/>
      <w:r w:rsidRPr="00596925">
        <w:rPr>
          <w:rFonts w:asciiTheme="minorHAnsi" w:hAnsiTheme="minorHAnsi" w:cstheme="minorHAnsi"/>
        </w:rPr>
        <w:t xml:space="preserve"> con i requisiti della norma UNI CEI EN ISO/IEC 17025 e del documento ACCREDIA RT-08, essi presentano la stessa numerazione dei capitoli</w:t>
      </w:r>
      <w:r w:rsidR="00F333D8" w:rsidRPr="00596925">
        <w:rPr>
          <w:rFonts w:asciiTheme="minorHAnsi" w:hAnsiTheme="minorHAnsi" w:cstheme="minorHAnsi"/>
        </w:rPr>
        <w:t xml:space="preserve"> della norma di riferimento</w:t>
      </w:r>
      <w:r w:rsidRPr="00596925">
        <w:rPr>
          <w:rFonts w:asciiTheme="minorHAnsi" w:hAnsiTheme="minorHAnsi" w:cstheme="minorHAnsi"/>
        </w:rPr>
        <w:t>.</w:t>
      </w:r>
    </w:p>
    <w:p w14:paraId="66075230" w14:textId="1B221415" w:rsidR="00FA1E49" w:rsidRPr="00596925" w:rsidRDefault="00FA1E49" w:rsidP="00CC794D">
      <w:pPr>
        <w:pStyle w:val="testo"/>
        <w:ind w:left="0"/>
        <w:rPr>
          <w:rFonts w:asciiTheme="minorHAnsi" w:hAnsiTheme="minorHAnsi" w:cstheme="minorHAnsi"/>
        </w:rPr>
      </w:pPr>
      <w:r w:rsidRPr="00596925">
        <w:rPr>
          <w:rFonts w:asciiTheme="minorHAnsi" w:hAnsiTheme="minorHAnsi" w:cstheme="minorHAnsi"/>
        </w:rPr>
        <w:t xml:space="preserve">I seguenti requisiti della UNI CEI EN ISO/IEC 17025:2018 non sono applicabili al sistema di gestione del laboratorio, anche se nel manuale qualità i </w:t>
      </w:r>
      <w:r w:rsidR="00F333D8" w:rsidRPr="00596925">
        <w:rPr>
          <w:rFonts w:asciiTheme="minorHAnsi" w:hAnsiTheme="minorHAnsi" w:cstheme="minorHAnsi"/>
        </w:rPr>
        <w:t xml:space="preserve">relativi </w:t>
      </w:r>
      <w:r w:rsidRPr="00596925">
        <w:rPr>
          <w:rFonts w:asciiTheme="minorHAnsi" w:hAnsiTheme="minorHAnsi" w:cstheme="minorHAnsi"/>
        </w:rPr>
        <w:t xml:space="preserve">capitoli sono </w:t>
      </w:r>
      <w:r w:rsidR="00F333D8" w:rsidRPr="00596925">
        <w:rPr>
          <w:rFonts w:asciiTheme="minorHAnsi" w:hAnsiTheme="minorHAnsi" w:cstheme="minorHAnsi"/>
        </w:rPr>
        <w:t xml:space="preserve">comunque descritti e </w:t>
      </w:r>
      <w:r w:rsidRPr="00596925">
        <w:rPr>
          <w:rFonts w:asciiTheme="minorHAnsi" w:hAnsiTheme="minorHAnsi" w:cstheme="minorHAnsi"/>
        </w:rPr>
        <w:t>presenti riportando la spiegazione circa la non applicabilità:</w:t>
      </w:r>
    </w:p>
    <w:p w14:paraId="41E8E1B7" w14:textId="77777777" w:rsidR="00FA1E49" w:rsidRPr="00596925" w:rsidRDefault="00FA1E49" w:rsidP="00FA1E49">
      <w:pPr>
        <w:pStyle w:val="testo"/>
        <w:rPr>
          <w:rFonts w:asciiTheme="minorHAnsi" w:hAnsiTheme="minorHAnsi" w:cstheme="minorHAnsi"/>
        </w:rPr>
      </w:pPr>
    </w:p>
    <w:p w14:paraId="7FBB1677" w14:textId="77777777" w:rsidR="00FA1E49" w:rsidRPr="00596925" w:rsidRDefault="00FA1E49" w:rsidP="00EE5563">
      <w:pPr>
        <w:pStyle w:val="testo"/>
        <w:numPr>
          <w:ilvl w:val="0"/>
          <w:numId w:val="55"/>
        </w:numPr>
        <w:rPr>
          <w:rFonts w:asciiTheme="minorHAnsi" w:hAnsiTheme="minorHAnsi" w:cstheme="minorHAnsi"/>
          <w:b/>
          <w:i/>
        </w:rPr>
      </w:pPr>
      <w:r w:rsidRPr="00596925">
        <w:rPr>
          <w:rFonts w:asciiTheme="minorHAnsi" w:hAnsiTheme="minorHAnsi" w:cstheme="minorHAnsi"/>
          <w:b/>
          <w:i/>
        </w:rPr>
        <w:t>§7.3: campionamento;</w:t>
      </w:r>
    </w:p>
    <w:p w14:paraId="5DE5A610" w14:textId="5D5D0D98" w:rsidR="00FA1E49" w:rsidRPr="00596925" w:rsidRDefault="00FA1E49" w:rsidP="00EE5563">
      <w:pPr>
        <w:pStyle w:val="testo"/>
        <w:numPr>
          <w:ilvl w:val="0"/>
          <w:numId w:val="55"/>
        </w:numPr>
        <w:rPr>
          <w:rFonts w:asciiTheme="minorHAnsi" w:hAnsiTheme="minorHAnsi" w:cstheme="minorHAnsi"/>
          <w:b/>
          <w:i/>
        </w:rPr>
      </w:pPr>
      <w:r w:rsidRPr="00596925">
        <w:rPr>
          <w:rFonts w:asciiTheme="minorHAnsi" w:hAnsiTheme="minorHAnsi" w:cstheme="minorHAnsi"/>
          <w:b/>
          <w:i/>
        </w:rPr>
        <w:t>§7.8.5: presentazione delle informazioni relative al campionamento – requisiti specifici;</w:t>
      </w:r>
    </w:p>
    <w:p w14:paraId="55DF7841" w14:textId="410360BB" w:rsidR="00FF1AA0" w:rsidRPr="00596925" w:rsidRDefault="00FF1AA0" w:rsidP="00EE5563">
      <w:pPr>
        <w:pStyle w:val="testo"/>
        <w:numPr>
          <w:ilvl w:val="0"/>
          <w:numId w:val="55"/>
        </w:numPr>
        <w:rPr>
          <w:rFonts w:asciiTheme="minorHAnsi" w:hAnsiTheme="minorHAnsi" w:cstheme="minorHAnsi"/>
          <w:b/>
          <w:i/>
        </w:rPr>
      </w:pPr>
      <w:r w:rsidRPr="00596925">
        <w:rPr>
          <w:rFonts w:asciiTheme="minorHAnsi" w:hAnsiTheme="minorHAnsi" w:cstheme="minorHAnsi"/>
          <w:b/>
          <w:i/>
        </w:rPr>
        <w:t>§7.8.7: presentazioni di opinioni ed interpretazioni;</w:t>
      </w:r>
    </w:p>
    <w:p w14:paraId="4E20ADF2" w14:textId="77777777" w:rsidR="00FA1E49" w:rsidRPr="00596925" w:rsidRDefault="00FA1E49" w:rsidP="00EE5563">
      <w:pPr>
        <w:pStyle w:val="testo"/>
        <w:numPr>
          <w:ilvl w:val="0"/>
          <w:numId w:val="55"/>
        </w:numPr>
        <w:rPr>
          <w:rFonts w:asciiTheme="minorHAnsi" w:hAnsiTheme="minorHAnsi" w:cstheme="minorHAnsi"/>
          <w:b/>
          <w:i/>
        </w:rPr>
      </w:pPr>
      <w:r w:rsidRPr="00596925">
        <w:rPr>
          <w:rFonts w:asciiTheme="minorHAnsi" w:hAnsiTheme="minorHAnsi" w:cstheme="minorHAnsi"/>
          <w:b/>
          <w:i/>
        </w:rPr>
        <w:t>§8.1.3: opzione B.</w:t>
      </w:r>
    </w:p>
    <w:p w14:paraId="06076C98" w14:textId="77777777" w:rsidR="00CC794D" w:rsidRPr="00596925" w:rsidRDefault="00CC794D" w:rsidP="00CC794D">
      <w:pPr>
        <w:pStyle w:val="testo"/>
        <w:ind w:left="0"/>
        <w:rPr>
          <w:rFonts w:asciiTheme="minorHAnsi" w:hAnsiTheme="minorHAnsi" w:cstheme="minorHAnsi"/>
        </w:rPr>
      </w:pPr>
    </w:p>
    <w:p w14:paraId="6AC73BA1" w14:textId="1C43082D" w:rsidR="00C53173" w:rsidRPr="00596925" w:rsidRDefault="00C53173" w:rsidP="00CC794D">
      <w:pPr>
        <w:pStyle w:val="testo"/>
        <w:ind w:left="0"/>
        <w:rPr>
          <w:rFonts w:asciiTheme="minorHAnsi" w:hAnsiTheme="minorHAnsi" w:cstheme="minorHAnsi"/>
        </w:rPr>
      </w:pPr>
      <w:r w:rsidRPr="00596925">
        <w:rPr>
          <w:rFonts w:asciiTheme="minorHAnsi" w:hAnsiTheme="minorHAnsi" w:cstheme="minorHAnsi"/>
        </w:rPr>
        <w:t>Lo stato di revisione del manuale è identificato da un indice di revisione posto in alto a destra su tutte le pagine. Se sono richieste modifiche anche ad una sola sezione del manuale, tutto il documento viene riemesso con nuovo indice di revisione.</w:t>
      </w:r>
    </w:p>
    <w:p w14:paraId="7847808D" w14:textId="08D2DD33" w:rsidR="00C53173" w:rsidRPr="00596925" w:rsidRDefault="00FA1E49" w:rsidP="00CC794D">
      <w:pPr>
        <w:pStyle w:val="testo"/>
        <w:ind w:left="0"/>
        <w:rPr>
          <w:rFonts w:asciiTheme="minorHAnsi" w:hAnsiTheme="minorHAnsi" w:cstheme="minorHAnsi"/>
        </w:rPr>
      </w:pPr>
      <w:r w:rsidRPr="00596925">
        <w:rPr>
          <w:rFonts w:asciiTheme="minorHAnsi" w:hAnsiTheme="minorHAnsi" w:cstheme="minorHAnsi"/>
        </w:rPr>
        <w:lastRenderedPageBreak/>
        <w:t>La copia del manuale della q</w:t>
      </w:r>
      <w:r w:rsidR="00C53173" w:rsidRPr="00596925">
        <w:rPr>
          <w:rFonts w:asciiTheme="minorHAnsi" w:hAnsiTheme="minorHAnsi" w:cstheme="minorHAnsi"/>
        </w:rPr>
        <w:t xml:space="preserve">ualità nel frontespizio reca contrassegnata la casella “COPIA A DISTRIBUZIONE CONTROLLATA” oppure quella “COPIA A DISTRIBUZIONE NON CONTROLLATA”. </w:t>
      </w:r>
      <w:r w:rsidR="007712B6" w:rsidRPr="00596925">
        <w:rPr>
          <w:rFonts w:asciiTheme="minorHAnsi" w:hAnsiTheme="minorHAnsi" w:cstheme="minorHAnsi"/>
        </w:rPr>
        <w:t>Il criterio adottato è la cogenza, come nel caso della d</w:t>
      </w:r>
      <w:r w:rsidR="00CC794D" w:rsidRPr="00596925">
        <w:rPr>
          <w:rFonts w:asciiTheme="minorHAnsi" w:hAnsiTheme="minorHAnsi" w:cstheme="minorHAnsi"/>
        </w:rPr>
        <w:t>istribuzione dei documenti all’e</w:t>
      </w:r>
      <w:r w:rsidR="007712B6" w:rsidRPr="00596925">
        <w:rPr>
          <w:rFonts w:asciiTheme="minorHAnsi" w:hAnsiTheme="minorHAnsi" w:cstheme="minorHAnsi"/>
        </w:rPr>
        <w:t>nte di accreditamento e comunque la distribuzione della copia integrale del presente documento avviene sempre in forma controllata. Se l’invio dei documenti in forma controllata avviene mediante posta elettronica, fa fede la conferma di ricezione. Il</w:t>
      </w:r>
      <w:r w:rsidR="00C53173" w:rsidRPr="00596925">
        <w:rPr>
          <w:rFonts w:asciiTheme="minorHAnsi" w:hAnsiTheme="minorHAnsi" w:cstheme="minorHAnsi"/>
        </w:rPr>
        <w:t xml:space="preserve"> </w:t>
      </w:r>
      <w:r w:rsidR="00CC794D" w:rsidRPr="00596925">
        <w:rPr>
          <w:rFonts w:asciiTheme="minorHAnsi" w:hAnsiTheme="minorHAnsi" w:cstheme="minorHAnsi"/>
        </w:rPr>
        <w:t>R</w:t>
      </w:r>
      <w:r w:rsidR="00C34F6D" w:rsidRPr="00596925">
        <w:rPr>
          <w:rFonts w:asciiTheme="minorHAnsi" w:hAnsiTheme="minorHAnsi" w:cstheme="minorHAnsi"/>
        </w:rPr>
        <w:t xml:space="preserve">esponsabile </w:t>
      </w:r>
      <w:r w:rsidR="00C53173" w:rsidRPr="00596925">
        <w:rPr>
          <w:rFonts w:asciiTheme="minorHAnsi" w:hAnsiTheme="minorHAnsi" w:cstheme="minorHAnsi"/>
        </w:rPr>
        <w:t>Qualità del Laboratorio</w:t>
      </w:r>
      <w:r w:rsidR="00B641A1" w:rsidRPr="00596925">
        <w:rPr>
          <w:rFonts w:asciiTheme="minorHAnsi" w:hAnsiTheme="minorHAnsi" w:cstheme="minorHAnsi"/>
        </w:rPr>
        <w:t xml:space="preserve"> </w:t>
      </w:r>
      <w:r w:rsidR="00C53173" w:rsidRPr="00596925">
        <w:rPr>
          <w:rFonts w:asciiTheme="minorHAnsi" w:hAnsiTheme="minorHAnsi" w:cstheme="minorHAnsi"/>
        </w:rPr>
        <w:t xml:space="preserve">(di seguito </w:t>
      </w:r>
      <w:r w:rsidR="00C34F6D" w:rsidRPr="00596925">
        <w:rPr>
          <w:rFonts w:asciiTheme="minorHAnsi" w:hAnsiTheme="minorHAnsi" w:cstheme="minorHAnsi"/>
        </w:rPr>
        <w:t>R</w:t>
      </w:r>
      <w:r w:rsidR="007D6B07" w:rsidRPr="00596925">
        <w:rPr>
          <w:rFonts w:asciiTheme="minorHAnsi" w:hAnsiTheme="minorHAnsi" w:cstheme="minorHAnsi"/>
        </w:rPr>
        <w:t>QL</w:t>
      </w:r>
      <w:r w:rsidR="00B641A1" w:rsidRPr="00596925">
        <w:rPr>
          <w:rFonts w:asciiTheme="minorHAnsi" w:hAnsiTheme="minorHAnsi" w:cstheme="minorHAnsi"/>
        </w:rPr>
        <w:t>)</w:t>
      </w:r>
      <w:r w:rsidR="00C53173" w:rsidRPr="00596925">
        <w:rPr>
          <w:rFonts w:asciiTheme="minorHAnsi" w:hAnsiTheme="minorHAnsi" w:cstheme="minorHAnsi"/>
        </w:rPr>
        <w:t xml:space="preserve"> si impegna tempestivamente a consegnare ogni nuova revisione del manuale. Nel caso di copia non controllata, </w:t>
      </w:r>
      <w:r w:rsidR="00C34F6D" w:rsidRPr="00596925">
        <w:rPr>
          <w:rFonts w:asciiTheme="minorHAnsi" w:hAnsiTheme="minorHAnsi" w:cstheme="minorHAnsi"/>
        </w:rPr>
        <w:t>RQL</w:t>
      </w:r>
      <w:r w:rsidR="00C53173" w:rsidRPr="00596925">
        <w:rPr>
          <w:rFonts w:asciiTheme="minorHAnsi" w:hAnsiTheme="minorHAnsi" w:cstheme="minorHAnsi"/>
        </w:rPr>
        <w:t xml:space="preserve"> non è invece tenuto a consegnare le nuove revisioni. </w:t>
      </w:r>
    </w:p>
    <w:p w14:paraId="6A1BA52B" w14:textId="77777777" w:rsidR="00C53173" w:rsidRPr="00596925" w:rsidRDefault="00C53173" w:rsidP="00CC794D">
      <w:pPr>
        <w:pStyle w:val="testo"/>
        <w:ind w:left="0"/>
        <w:rPr>
          <w:rFonts w:asciiTheme="minorHAnsi" w:hAnsiTheme="minorHAnsi" w:cstheme="minorHAnsi"/>
        </w:rPr>
      </w:pPr>
      <w:r w:rsidRPr="00596925">
        <w:rPr>
          <w:rFonts w:asciiTheme="minorHAnsi" w:hAnsiTheme="minorHAnsi" w:cstheme="minorHAnsi"/>
        </w:rPr>
        <w:t>Sono di completamento al presente manuale e prendono data di aggiornamento ed eventuale indice di revisione propri i seguenti documenti:</w:t>
      </w:r>
    </w:p>
    <w:p w14:paraId="419C5DE1" w14:textId="77777777" w:rsidR="00C53173" w:rsidRPr="00596925" w:rsidRDefault="00C53173" w:rsidP="001E4EBF">
      <w:pPr>
        <w:pStyle w:val="testo"/>
        <w:ind w:left="0"/>
        <w:rPr>
          <w:rFonts w:asciiTheme="minorHAnsi" w:hAnsiTheme="minorHAnsi" w:cstheme="minorHAnsi"/>
        </w:rPr>
      </w:pPr>
    </w:p>
    <w:p w14:paraId="26CA52DD" w14:textId="47FF14A4" w:rsidR="00C53173" w:rsidRPr="00596925" w:rsidRDefault="00C53173" w:rsidP="007711E8">
      <w:pPr>
        <w:pStyle w:val="testo"/>
        <w:numPr>
          <w:ilvl w:val="1"/>
          <w:numId w:val="3"/>
        </w:numPr>
        <w:rPr>
          <w:rFonts w:asciiTheme="minorHAnsi" w:hAnsiTheme="minorHAnsi" w:cstheme="minorHAnsi"/>
          <w:b/>
        </w:rPr>
      </w:pPr>
      <w:bookmarkStart w:id="35" w:name="ORG"/>
      <w:r w:rsidRPr="00596925">
        <w:rPr>
          <w:rFonts w:asciiTheme="minorHAnsi" w:hAnsiTheme="minorHAnsi" w:cstheme="minorHAnsi"/>
          <w:b/>
        </w:rPr>
        <w:t xml:space="preserve">Organigramma </w:t>
      </w:r>
      <w:bookmarkEnd w:id="35"/>
      <w:r w:rsidR="004631FD" w:rsidRPr="00596925">
        <w:rPr>
          <w:rFonts w:asciiTheme="minorHAnsi" w:hAnsiTheme="minorHAnsi" w:cstheme="minorHAnsi"/>
          <w:b/>
        </w:rPr>
        <w:t>LTA</w:t>
      </w:r>
      <w:r w:rsidR="0065791D" w:rsidRPr="00596925">
        <w:rPr>
          <w:rFonts w:asciiTheme="minorHAnsi" w:hAnsiTheme="minorHAnsi" w:cstheme="minorHAnsi"/>
          <w:b/>
        </w:rPr>
        <w:t xml:space="preserve"> S.r.l.</w:t>
      </w:r>
      <w:r w:rsidR="00306E5D" w:rsidRPr="00596925">
        <w:rPr>
          <w:rFonts w:asciiTheme="minorHAnsi" w:hAnsiTheme="minorHAnsi" w:cstheme="minorHAnsi"/>
          <w:b/>
        </w:rPr>
        <w:t>;</w:t>
      </w:r>
    </w:p>
    <w:p w14:paraId="676E1B81" w14:textId="77777777" w:rsidR="00C34F6D" w:rsidRPr="00596925" w:rsidRDefault="00C34F6D" w:rsidP="00C34F6D">
      <w:pPr>
        <w:pStyle w:val="testo"/>
        <w:numPr>
          <w:ilvl w:val="1"/>
          <w:numId w:val="3"/>
        </w:numPr>
        <w:rPr>
          <w:rFonts w:asciiTheme="minorHAnsi" w:hAnsiTheme="minorHAnsi" w:cstheme="minorHAnsi"/>
          <w:b/>
        </w:rPr>
      </w:pPr>
      <w:bookmarkStart w:id="36" w:name="ELENCO"/>
      <w:bookmarkStart w:id="37" w:name="POLITICA"/>
      <w:r w:rsidRPr="00596925">
        <w:rPr>
          <w:rFonts w:asciiTheme="minorHAnsi" w:hAnsiTheme="minorHAnsi" w:cstheme="minorHAnsi"/>
          <w:b/>
        </w:rPr>
        <w:t xml:space="preserve">DA-02 All.1 </w:t>
      </w:r>
      <w:bookmarkEnd w:id="36"/>
      <w:r w:rsidRPr="00596925">
        <w:rPr>
          <w:rFonts w:asciiTheme="minorHAnsi" w:hAnsiTheme="minorHAnsi" w:cstheme="minorHAnsi"/>
          <w:b/>
        </w:rPr>
        <w:t xml:space="preserve">(Allegato #1 alla domanda di Accreditamento Accredia, elenco delle prove da accreditare); </w:t>
      </w:r>
    </w:p>
    <w:p w14:paraId="63F4D163" w14:textId="62B1955E" w:rsidR="00C53173" w:rsidRPr="00596925" w:rsidRDefault="00CC794D" w:rsidP="009778A3">
      <w:pPr>
        <w:pStyle w:val="testo"/>
        <w:numPr>
          <w:ilvl w:val="1"/>
          <w:numId w:val="3"/>
        </w:numPr>
        <w:rPr>
          <w:rFonts w:asciiTheme="minorHAnsi" w:hAnsiTheme="minorHAnsi" w:cstheme="minorHAnsi"/>
        </w:rPr>
      </w:pPr>
      <w:r w:rsidRPr="00596925">
        <w:rPr>
          <w:rFonts w:asciiTheme="minorHAnsi" w:hAnsiTheme="minorHAnsi" w:cstheme="minorHAnsi"/>
          <w:b/>
        </w:rPr>
        <w:t>Dichiarazione della</w:t>
      </w:r>
      <w:r w:rsidR="00C53173" w:rsidRPr="00596925">
        <w:rPr>
          <w:rFonts w:asciiTheme="minorHAnsi" w:hAnsiTheme="minorHAnsi" w:cstheme="minorHAnsi"/>
          <w:b/>
        </w:rPr>
        <w:t xml:space="preserve"> </w:t>
      </w:r>
      <w:r w:rsidRPr="00596925">
        <w:rPr>
          <w:rFonts w:asciiTheme="minorHAnsi" w:hAnsiTheme="minorHAnsi" w:cstheme="minorHAnsi"/>
          <w:b/>
        </w:rPr>
        <w:t>p</w:t>
      </w:r>
      <w:r w:rsidR="00C53173" w:rsidRPr="00596925">
        <w:rPr>
          <w:rFonts w:asciiTheme="minorHAnsi" w:hAnsiTheme="minorHAnsi" w:cstheme="minorHAnsi"/>
          <w:b/>
        </w:rPr>
        <w:t xml:space="preserve">olitica per la </w:t>
      </w:r>
      <w:r w:rsidRPr="00596925">
        <w:rPr>
          <w:rFonts w:asciiTheme="minorHAnsi" w:hAnsiTheme="minorHAnsi" w:cstheme="minorHAnsi"/>
          <w:b/>
        </w:rPr>
        <w:t>q</w:t>
      </w:r>
      <w:r w:rsidR="00C53173" w:rsidRPr="00596925">
        <w:rPr>
          <w:rFonts w:asciiTheme="minorHAnsi" w:hAnsiTheme="minorHAnsi" w:cstheme="minorHAnsi"/>
          <w:b/>
        </w:rPr>
        <w:t>ualità</w:t>
      </w:r>
      <w:bookmarkEnd w:id="37"/>
      <w:r w:rsidR="00C34F6D" w:rsidRPr="00596925">
        <w:rPr>
          <w:rFonts w:asciiTheme="minorHAnsi" w:hAnsiTheme="minorHAnsi" w:cstheme="minorHAnsi"/>
          <w:b/>
        </w:rPr>
        <w:t>.</w:t>
      </w:r>
      <w:r w:rsidR="00C53173" w:rsidRPr="00596925">
        <w:rPr>
          <w:rFonts w:asciiTheme="minorHAnsi" w:hAnsiTheme="minorHAnsi" w:cstheme="minorHAnsi"/>
          <w:b/>
        </w:rPr>
        <w:t xml:space="preserve"> </w:t>
      </w:r>
    </w:p>
    <w:p w14:paraId="69EDBCE8" w14:textId="77777777" w:rsidR="009778A3" w:rsidRPr="00596925" w:rsidRDefault="009778A3" w:rsidP="009778A3">
      <w:pPr>
        <w:pStyle w:val="testo"/>
        <w:ind w:left="2291"/>
        <w:rPr>
          <w:rFonts w:asciiTheme="minorHAnsi" w:hAnsiTheme="minorHAnsi" w:cstheme="minorHAnsi"/>
        </w:rPr>
      </w:pPr>
    </w:p>
    <w:p w14:paraId="07C32686" w14:textId="1894588A" w:rsidR="00CC0945" w:rsidRPr="00596925" w:rsidRDefault="00C0739F" w:rsidP="007711E8">
      <w:pPr>
        <w:pStyle w:val="Titolo1"/>
        <w:numPr>
          <w:ilvl w:val="0"/>
          <w:numId w:val="1"/>
        </w:numPr>
        <w:rPr>
          <w:rFonts w:asciiTheme="minorHAnsi" w:hAnsiTheme="minorHAnsi" w:cstheme="minorHAnsi"/>
          <w:color w:val="00B050"/>
        </w:rPr>
      </w:pPr>
      <w:bookmarkStart w:id="38" w:name="_Toc169248510"/>
      <w:r w:rsidRPr="00596925">
        <w:rPr>
          <w:rFonts w:asciiTheme="minorHAnsi" w:hAnsiTheme="minorHAnsi" w:cstheme="minorHAnsi"/>
          <w:color w:val="002060"/>
        </w:rPr>
        <w:t>RIFERIMENTI NORMATIVI</w:t>
      </w:r>
      <w:bookmarkEnd w:id="38"/>
    </w:p>
    <w:p w14:paraId="64A994A8" w14:textId="77777777" w:rsidR="00C53173" w:rsidRPr="00596925" w:rsidRDefault="00C53173" w:rsidP="00C53173">
      <w:pPr>
        <w:rPr>
          <w:rFonts w:asciiTheme="minorHAnsi" w:hAnsiTheme="minorHAnsi" w:cstheme="minorHAnsi"/>
        </w:rPr>
      </w:pPr>
    </w:p>
    <w:p w14:paraId="58B8D0CA" w14:textId="61168625" w:rsidR="00C53173" w:rsidRPr="00596925" w:rsidRDefault="00C53173" w:rsidP="00CC794D">
      <w:pPr>
        <w:pStyle w:val="testo"/>
        <w:ind w:left="0"/>
        <w:rPr>
          <w:rFonts w:asciiTheme="minorHAnsi" w:hAnsiTheme="minorHAnsi" w:cstheme="minorHAnsi"/>
        </w:rPr>
      </w:pPr>
      <w:r w:rsidRPr="00596925">
        <w:rPr>
          <w:rFonts w:asciiTheme="minorHAnsi" w:hAnsiTheme="minorHAnsi" w:cstheme="minorHAnsi"/>
        </w:rPr>
        <w:t xml:space="preserve">La presente sezione ha lo scopo di richiamare quei documenti normativi che contengono i requisiti o che sono utilizzati come guida per implementare e mantenere il </w:t>
      </w:r>
      <w:r w:rsidR="003C3A7F" w:rsidRPr="00596925">
        <w:rPr>
          <w:rFonts w:asciiTheme="minorHAnsi" w:hAnsiTheme="minorHAnsi" w:cstheme="minorHAnsi"/>
        </w:rPr>
        <w:t>s</w:t>
      </w:r>
      <w:r w:rsidRPr="00596925">
        <w:rPr>
          <w:rFonts w:asciiTheme="minorHAnsi" w:hAnsiTheme="minorHAnsi" w:cstheme="minorHAnsi"/>
        </w:rPr>
        <w:t xml:space="preserve">istema di </w:t>
      </w:r>
      <w:r w:rsidR="003C3A7F" w:rsidRPr="00596925">
        <w:rPr>
          <w:rFonts w:asciiTheme="minorHAnsi" w:hAnsiTheme="minorHAnsi" w:cstheme="minorHAnsi"/>
        </w:rPr>
        <w:t>g</w:t>
      </w:r>
      <w:r w:rsidRPr="00596925">
        <w:rPr>
          <w:rFonts w:asciiTheme="minorHAnsi" w:hAnsiTheme="minorHAnsi" w:cstheme="minorHAnsi"/>
        </w:rPr>
        <w:t xml:space="preserve">estione. </w:t>
      </w:r>
    </w:p>
    <w:p w14:paraId="452EB478" w14:textId="6196B396" w:rsidR="00C53173" w:rsidRPr="00596925" w:rsidRDefault="00C53173" w:rsidP="00CC794D">
      <w:pPr>
        <w:pStyle w:val="testo"/>
        <w:ind w:left="0"/>
        <w:rPr>
          <w:rFonts w:asciiTheme="minorHAnsi" w:hAnsiTheme="minorHAnsi" w:cstheme="minorHAnsi"/>
        </w:rPr>
      </w:pPr>
      <w:r w:rsidRPr="00596925">
        <w:rPr>
          <w:rFonts w:asciiTheme="minorHAnsi" w:hAnsiTheme="minorHAnsi" w:cstheme="minorHAnsi"/>
        </w:rPr>
        <w:t>Alcuni di questi documenti sono in possesso dell’organizzazione, altri sono stati consultati durante la fase di implementazione. In particolare</w:t>
      </w:r>
      <w:r w:rsidR="00C56E65" w:rsidRPr="00596925">
        <w:rPr>
          <w:rFonts w:asciiTheme="minorHAnsi" w:hAnsiTheme="minorHAnsi" w:cstheme="minorHAnsi"/>
        </w:rPr>
        <w:t>,</w:t>
      </w:r>
      <w:r w:rsidRPr="00596925">
        <w:rPr>
          <w:rFonts w:asciiTheme="minorHAnsi" w:hAnsiTheme="minorHAnsi" w:cstheme="minorHAnsi"/>
        </w:rPr>
        <w:t xml:space="preserve"> sono presenti in </w:t>
      </w:r>
      <w:r w:rsidR="00CC794D" w:rsidRPr="00596925">
        <w:rPr>
          <w:rFonts w:asciiTheme="minorHAnsi" w:hAnsiTheme="minorHAnsi" w:cstheme="minorHAnsi"/>
        </w:rPr>
        <w:t>laboratorio</w:t>
      </w:r>
      <w:r w:rsidRPr="00596925">
        <w:rPr>
          <w:rFonts w:asciiTheme="minorHAnsi" w:hAnsiTheme="minorHAnsi" w:cstheme="minorHAnsi"/>
        </w:rPr>
        <w:t xml:space="preserve"> quei documenti richiesti esplicitamente dalla norma e dal documento RT-08 </w:t>
      </w:r>
      <w:r w:rsidR="003C3A7F" w:rsidRPr="00596925">
        <w:rPr>
          <w:rFonts w:asciiTheme="minorHAnsi" w:hAnsiTheme="minorHAnsi" w:cstheme="minorHAnsi"/>
        </w:rPr>
        <w:t xml:space="preserve">- </w:t>
      </w:r>
      <w:r w:rsidRPr="00596925">
        <w:rPr>
          <w:rFonts w:asciiTheme="minorHAnsi" w:hAnsiTheme="minorHAnsi" w:cstheme="minorHAnsi"/>
        </w:rPr>
        <w:t xml:space="preserve">Prescrizioni per l'accreditamento dei laboratori di prova. </w:t>
      </w:r>
    </w:p>
    <w:p w14:paraId="2BCE2654" w14:textId="7EB896DD" w:rsidR="00C53173" w:rsidRPr="00596925" w:rsidRDefault="00C53173" w:rsidP="00CC794D">
      <w:pPr>
        <w:pStyle w:val="testo"/>
        <w:ind w:left="0"/>
        <w:rPr>
          <w:rFonts w:asciiTheme="minorHAnsi" w:hAnsiTheme="minorHAnsi" w:cstheme="minorHAnsi"/>
        </w:rPr>
      </w:pPr>
      <w:r w:rsidRPr="00596925">
        <w:rPr>
          <w:rFonts w:asciiTheme="minorHAnsi" w:hAnsiTheme="minorHAnsi" w:cstheme="minorHAnsi"/>
        </w:rPr>
        <w:t xml:space="preserve">L’elenco dei documenti normativi in possesso e sotto il controllo </w:t>
      </w:r>
      <w:r w:rsidR="00CC794D" w:rsidRPr="00596925">
        <w:rPr>
          <w:rFonts w:asciiTheme="minorHAnsi" w:hAnsiTheme="minorHAnsi" w:cstheme="minorHAnsi"/>
        </w:rPr>
        <w:t>del laboratorio</w:t>
      </w:r>
      <w:r w:rsidRPr="00596925">
        <w:rPr>
          <w:rFonts w:asciiTheme="minorHAnsi" w:hAnsiTheme="minorHAnsi" w:cstheme="minorHAnsi"/>
        </w:rPr>
        <w:t xml:space="preserve"> è conservato da RQL e contiene l’indicazione dell’ultima revisione applicabile di ogni documento. Esso</w:t>
      </w:r>
      <w:r w:rsidR="003C3A7F" w:rsidRPr="00596925">
        <w:rPr>
          <w:rFonts w:asciiTheme="minorHAnsi" w:hAnsiTheme="minorHAnsi" w:cstheme="minorHAnsi"/>
        </w:rPr>
        <w:t xml:space="preserve"> è a dis</w:t>
      </w:r>
      <w:r w:rsidR="00CC794D" w:rsidRPr="00596925">
        <w:rPr>
          <w:rFonts w:asciiTheme="minorHAnsi" w:hAnsiTheme="minorHAnsi" w:cstheme="minorHAnsi"/>
        </w:rPr>
        <w:t>posizione del personale e dell’e</w:t>
      </w:r>
      <w:r w:rsidR="003C3A7F" w:rsidRPr="00596925">
        <w:rPr>
          <w:rFonts w:asciiTheme="minorHAnsi" w:hAnsiTheme="minorHAnsi" w:cstheme="minorHAnsi"/>
        </w:rPr>
        <w:t>nte di a</w:t>
      </w:r>
      <w:r w:rsidRPr="00596925">
        <w:rPr>
          <w:rFonts w:asciiTheme="minorHAnsi" w:hAnsiTheme="minorHAnsi" w:cstheme="minorHAnsi"/>
        </w:rPr>
        <w:t>ccreditamento per eventuali verifiche.</w:t>
      </w:r>
    </w:p>
    <w:p w14:paraId="1EA129FA" w14:textId="77777777" w:rsidR="00C53173" w:rsidRPr="00596925" w:rsidRDefault="00C53173" w:rsidP="00C53173">
      <w:pPr>
        <w:pStyle w:val="testo"/>
        <w:rPr>
          <w:rFonts w:asciiTheme="minorHAnsi" w:hAnsiTheme="minorHAnsi" w:cstheme="minorHAnsi"/>
        </w:rPr>
      </w:pPr>
    </w:p>
    <w:p w14:paraId="27D41DE9" w14:textId="77777777" w:rsidR="00C53173" w:rsidRPr="00596925" w:rsidRDefault="00C53173" w:rsidP="00CC794D">
      <w:pPr>
        <w:pStyle w:val="testo"/>
        <w:ind w:left="0"/>
        <w:rPr>
          <w:rFonts w:asciiTheme="minorHAnsi" w:hAnsiTheme="minorHAnsi" w:cstheme="minorHAnsi"/>
          <w:b/>
        </w:rPr>
      </w:pPr>
      <w:r w:rsidRPr="00596925">
        <w:rPr>
          <w:rFonts w:asciiTheme="minorHAnsi" w:hAnsiTheme="minorHAnsi" w:cstheme="minorHAnsi"/>
          <w:b/>
        </w:rPr>
        <w:t>Documenti vincolanti</w:t>
      </w:r>
    </w:p>
    <w:p w14:paraId="04DA0240" w14:textId="06FDCEBE" w:rsidR="00804A8D" w:rsidRPr="00596925" w:rsidRDefault="00C53173" w:rsidP="00CC794D">
      <w:pPr>
        <w:pStyle w:val="testo"/>
        <w:ind w:left="0"/>
        <w:rPr>
          <w:rFonts w:asciiTheme="minorHAnsi" w:hAnsiTheme="minorHAnsi" w:cstheme="minorHAnsi"/>
        </w:rPr>
      </w:pPr>
      <w:r w:rsidRPr="00596925">
        <w:rPr>
          <w:rFonts w:asciiTheme="minorHAnsi" w:hAnsiTheme="minorHAnsi" w:cstheme="minorHAnsi"/>
        </w:rPr>
        <w:t xml:space="preserve">I documenti vincolanti sono quelli ai quali deve essere garantita la conformità. </w:t>
      </w:r>
      <w:r w:rsidR="00804A8D" w:rsidRPr="00596925">
        <w:rPr>
          <w:rFonts w:asciiTheme="minorHAnsi" w:hAnsiTheme="minorHAnsi" w:cstheme="minorHAnsi"/>
        </w:rPr>
        <w:t>Eventuali modifiche potrebbero richiedere la revisione del presente documento e vengono quindi gestite tramite opportuna analisi e gestione del rischio (</w:t>
      </w:r>
      <w:r w:rsidR="00CC794D" w:rsidRPr="00596925">
        <w:rPr>
          <w:rFonts w:asciiTheme="minorHAnsi" w:hAnsiTheme="minorHAnsi" w:cstheme="minorHAnsi"/>
        </w:rPr>
        <w:t>Cfr.</w:t>
      </w:r>
      <w:r w:rsidR="00804A8D" w:rsidRPr="00596925">
        <w:rPr>
          <w:rFonts w:asciiTheme="minorHAnsi" w:hAnsiTheme="minorHAnsi" w:cstheme="minorHAnsi"/>
        </w:rPr>
        <w:t xml:space="preserve"> Procedura di gestione del rischio PG</w:t>
      </w:r>
      <w:r w:rsidR="00C56E65" w:rsidRPr="00596925">
        <w:rPr>
          <w:rFonts w:asciiTheme="minorHAnsi" w:hAnsiTheme="minorHAnsi" w:cstheme="minorHAnsi"/>
        </w:rPr>
        <w:t>01</w:t>
      </w:r>
      <w:r w:rsidR="00804A8D" w:rsidRPr="00596925">
        <w:rPr>
          <w:rFonts w:asciiTheme="minorHAnsi" w:hAnsiTheme="minorHAnsi" w:cstheme="minorHAnsi"/>
        </w:rPr>
        <w:t>).</w:t>
      </w:r>
    </w:p>
    <w:p w14:paraId="0FF6543A" w14:textId="25A672AD" w:rsidR="00C53173" w:rsidRPr="00596925" w:rsidRDefault="00C53173" w:rsidP="00C53173">
      <w:pPr>
        <w:pStyle w:val="testo"/>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1E0" w:firstRow="1" w:lastRow="1" w:firstColumn="1" w:lastColumn="1" w:noHBand="0" w:noVBand="0"/>
      </w:tblPr>
      <w:tblGrid>
        <w:gridCol w:w="2835"/>
        <w:gridCol w:w="5670"/>
      </w:tblGrid>
      <w:tr w:rsidR="00C53173" w:rsidRPr="00596925" w14:paraId="4F76E545" w14:textId="77777777" w:rsidTr="00CC794D">
        <w:trPr>
          <w:trHeight w:val="465"/>
          <w:jc w:val="center"/>
        </w:trPr>
        <w:tc>
          <w:tcPr>
            <w:tcW w:w="2835" w:type="dxa"/>
            <w:vAlign w:val="center"/>
          </w:tcPr>
          <w:p w14:paraId="7809FF9F" w14:textId="26846D1D" w:rsidR="00C53173" w:rsidRPr="00596925" w:rsidRDefault="00C53173" w:rsidP="006234D8">
            <w:pPr>
              <w:rPr>
                <w:rFonts w:asciiTheme="minorHAnsi" w:hAnsiTheme="minorHAnsi" w:cstheme="minorHAnsi"/>
                <w:b/>
                <w:sz w:val="20"/>
                <w:szCs w:val="20"/>
                <w:lang w:val="fr-FR"/>
              </w:rPr>
            </w:pPr>
            <w:bookmarkStart w:id="39" w:name="OLE_LINK27"/>
            <w:bookmarkStart w:id="40" w:name="OLE_LINK28"/>
            <w:bookmarkStart w:id="41" w:name="OLE_LINK29"/>
            <w:bookmarkStart w:id="42" w:name="OLE_LINK33"/>
            <w:bookmarkStart w:id="43" w:name="OLE_LINK34"/>
            <w:r w:rsidRPr="00596925">
              <w:rPr>
                <w:rFonts w:asciiTheme="minorHAnsi" w:hAnsiTheme="minorHAnsi" w:cstheme="minorHAnsi"/>
                <w:b/>
                <w:sz w:val="20"/>
                <w:szCs w:val="20"/>
                <w:lang w:val="fr-FR"/>
              </w:rPr>
              <w:t>UNI CEI EN ISO/IEC 17025</w:t>
            </w:r>
            <w:bookmarkEnd w:id="39"/>
            <w:bookmarkEnd w:id="40"/>
            <w:bookmarkEnd w:id="41"/>
            <w:bookmarkEnd w:id="42"/>
            <w:bookmarkEnd w:id="43"/>
          </w:p>
        </w:tc>
        <w:tc>
          <w:tcPr>
            <w:tcW w:w="5670" w:type="dxa"/>
            <w:vAlign w:val="center"/>
          </w:tcPr>
          <w:p w14:paraId="32A06CB3" w14:textId="77777777" w:rsidR="00C53173" w:rsidRPr="00596925" w:rsidRDefault="00C53173" w:rsidP="006234D8">
            <w:pPr>
              <w:jc w:val="both"/>
              <w:rPr>
                <w:rFonts w:asciiTheme="minorHAnsi" w:hAnsiTheme="minorHAnsi" w:cstheme="minorHAnsi"/>
                <w:sz w:val="20"/>
                <w:szCs w:val="20"/>
              </w:rPr>
            </w:pPr>
            <w:bookmarkStart w:id="44" w:name="OLE_LINK30"/>
            <w:bookmarkStart w:id="45" w:name="OLE_LINK31"/>
            <w:bookmarkStart w:id="46" w:name="OLE_LINK32"/>
            <w:r w:rsidRPr="00596925">
              <w:rPr>
                <w:rFonts w:asciiTheme="minorHAnsi" w:hAnsiTheme="minorHAnsi" w:cstheme="minorHAnsi"/>
                <w:sz w:val="20"/>
                <w:szCs w:val="20"/>
              </w:rPr>
              <w:t>Requisiti generali per la competenza dei laboratori di prova e taratura</w:t>
            </w:r>
            <w:bookmarkEnd w:id="44"/>
            <w:bookmarkEnd w:id="45"/>
            <w:bookmarkEnd w:id="46"/>
          </w:p>
        </w:tc>
      </w:tr>
      <w:tr w:rsidR="00C53173" w:rsidRPr="00596925" w14:paraId="02182E35" w14:textId="77777777" w:rsidTr="00CC794D">
        <w:trPr>
          <w:trHeight w:val="465"/>
          <w:jc w:val="center"/>
        </w:trPr>
        <w:tc>
          <w:tcPr>
            <w:tcW w:w="2835" w:type="dxa"/>
            <w:tcBorders>
              <w:top w:val="single" w:sz="4" w:space="0" w:color="auto"/>
              <w:left w:val="single" w:sz="4" w:space="0" w:color="auto"/>
              <w:bottom w:val="single" w:sz="4" w:space="0" w:color="auto"/>
              <w:right w:val="single" w:sz="4" w:space="0" w:color="auto"/>
            </w:tcBorders>
            <w:vAlign w:val="center"/>
          </w:tcPr>
          <w:p w14:paraId="1F466488" w14:textId="667D21B7" w:rsidR="00C53173" w:rsidRPr="00596925" w:rsidRDefault="00C53173" w:rsidP="006234D8">
            <w:pPr>
              <w:rPr>
                <w:rFonts w:asciiTheme="minorHAnsi" w:hAnsiTheme="minorHAnsi" w:cstheme="minorHAnsi"/>
                <w:b/>
                <w:sz w:val="20"/>
                <w:szCs w:val="20"/>
                <w:lang w:val="fr-FR"/>
              </w:rPr>
            </w:pPr>
            <w:r w:rsidRPr="00596925">
              <w:rPr>
                <w:rFonts w:asciiTheme="minorHAnsi" w:hAnsiTheme="minorHAnsi" w:cstheme="minorHAnsi"/>
                <w:b/>
                <w:sz w:val="20"/>
                <w:szCs w:val="20"/>
                <w:lang w:val="fr-FR"/>
              </w:rPr>
              <w:t xml:space="preserve">ACCREDIA RT-08 </w:t>
            </w:r>
            <w:r w:rsidR="00D839B5" w:rsidRPr="00596925">
              <w:rPr>
                <w:rFonts w:asciiTheme="minorHAnsi" w:hAnsiTheme="minorHAnsi" w:cstheme="minorHAnsi"/>
                <w:b/>
                <w:sz w:val="20"/>
                <w:szCs w:val="20"/>
                <w:lang w:val="fr-FR"/>
              </w:rPr>
              <w:t>Rev.0</w:t>
            </w:r>
            <w:r w:rsidR="00D273A6" w:rsidRPr="00596925">
              <w:rPr>
                <w:rFonts w:asciiTheme="minorHAnsi" w:hAnsiTheme="minorHAnsi" w:cstheme="minorHAnsi"/>
                <w:b/>
                <w:sz w:val="20"/>
                <w:szCs w:val="20"/>
                <w:lang w:val="fr-FR"/>
              </w:rPr>
              <w:t>5</w:t>
            </w:r>
          </w:p>
        </w:tc>
        <w:tc>
          <w:tcPr>
            <w:tcW w:w="5670" w:type="dxa"/>
            <w:tcBorders>
              <w:top w:val="single" w:sz="4" w:space="0" w:color="auto"/>
              <w:left w:val="single" w:sz="4" w:space="0" w:color="auto"/>
              <w:bottom w:val="single" w:sz="4" w:space="0" w:color="auto"/>
              <w:right w:val="single" w:sz="4" w:space="0" w:color="auto"/>
            </w:tcBorders>
            <w:vAlign w:val="center"/>
          </w:tcPr>
          <w:p w14:paraId="6A8B6E6D" w14:textId="77777777" w:rsidR="00C53173" w:rsidRPr="00596925" w:rsidRDefault="00C53173" w:rsidP="006234D8">
            <w:pPr>
              <w:rPr>
                <w:rFonts w:asciiTheme="minorHAnsi" w:hAnsiTheme="minorHAnsi" w:cstheme="minorHAnsi"/>
                <w:sz w:val="20"/>
                <w:szCs w:val="20"/>
              </w:rPr>
            </w:pPr>
            <w:r w:rsidRPr="00596925">
              <w:rPr>
                <w:rFonts w:asciiTheme="minorHAnsi" w:hAnsiTheme="minorHAnsi" w:cstheme="minorHAnsi"/>
                <w:sz w:val="20"/>
                <w:szCs w:val="20"/>
              </w:rPr>
              <w:t>Prescrizioni per l'accreditamento dei laboratori di prova</w:t>
            </w:r>
          </w:p>
        </w:tc>
      </w:tr>
    </w:tbl>
    <w:p w14:paraId="20A4FB3F" w14:textId="286033DD" w:rsidR="00CC794D" w:rsidRPr="00596925" w:rsidRDefault="00CC794D" w:rsidP="00CC794D">
      <w:pPr>
        <w:pStyle w:val="testo"/>
        <w:ind w:left="0"/>
        <w:rPr>
          <w:rFonts w:asciiTheme="minorHAnsi" w:hAnsiTheme="minorHAnsi" w:cstheme="minorHAnsi"/>
          <w:b/>
          <w:i/>
        </w:rPr>
      </w:pPr>
    </w:p>
    <w:p w14:paraId="0D690A9F" w14:textId="43A0A8E1" w:rsidR="0036667E" w:rsidRPr="00596925" w:rsidRDefault="0036667E" w:rsidP="00CC794D">
      <w:pPr>
        <w:pStyle w:val="testo"/>
        <w:ind w:left="0"/>
        <w:rPr>
          <w:rFonts w:asciiTheme="minorHAnsi" w:hAnsiTheme="minorHAnsi" w:cstheme="minorHAnsi"/>
          <w:b/>
        </w:rPr>
      </w:pPr>
    </w:p>
    <w:p w14:paraId="057B90BD" w14:textId="706C63B2" w:rsidR="0065791D" w:rsidRPr="00596925" w:rsidRDefault="0065791D" w:rsidP="00CC794D">
      <w:pPr>
        <w:pStyle w:val="testo"/>
        <w:ind w:left="0"/>
        <w:rPr>
          <w:rFonts w:asciiTheme="minorHAnsi" w:hAnsiTheme="minorHAnsi" w:cstheme="minorHAnsi"/>
          <w:b/>
        </w:rPr>
      </w:pPr>
    </w:p>
    <w:p w14:paraId="2EC8D812" w14:textId="4E123FC2" w:rsidR="00C53173" w:rsidRPr="00596925" w:rsidRDefault="00C53173" w:rsidP="00CC794D">
      <w:pPr>
        <w:pStyle w:val="testo"/>
        <w:ind w:left="0"/>
        <w:rPr>
          <w:rFonts w:asciiTheme="minorHAnsi" w:hAnsiTheme="minorHAnsi" w:cstheme="minorHAnsi"/>
          <w:b/>
        </w:rPr>
      </w:pPr>
      <w:r w:rsidRPr="00596925">
        <w:rPr>
          <w:rFonts w:asciiTheme="minorHAnsi" w:hAnsiTheme="minorHAnsi" w:cstheme="minorHAnsi"/>
          <w:b/>
        </w:rPr>
        <w:lastRenderedPageBreak/>
        <w:t>Documenti di riferimento</w:t>
      </w:r>
    </w:p>
    <w:p w14:paraId="5C6231E6" w14:textId="5E98D119" w:rsidR="00727F3E" w:rsidRPr="00596925" w:rsidRDefault="00C53173" w:rsidP="00CC794D">
      <w:pPr>
        <w:pStyle w:val="testo"/>
        <w:ind w:left="0"/>
        <w:rPr>
          <w:rFonts w:asciiTheme="minorHAnsi" w:hAnsiTheme="minorHAnsi" w:cstheme="minorHAnsi"/>
        </w:rPr>
      </w:pPr>
      <w:r w:rsidRPr="00596925">
        <w:rPr>
          <w:rFonts w:asciiTheme="minorHAnsi" w:hAnsiTheme="minorHAnsi" w:cstheme="minorHAnsi"/>
        </w:rPr>
        <w:t>I documenti di riferimento sono quelli che forniscono indirizzi e guide sull’applicazione della documentazione vincolante. Di seguito si riportano quei documenti di riferimento che sono stati utilizza</w:t>
      </w:r>
      <w:r w:rsidR="00806D11" w:rsidRPr="00596925">
        <w:rPr>
          <w:rFonts w:asciiTheme="minorHAnsi" w:hAnsiTheme="minorHAnsi" w:cstheme="minorHAnsi"/>
        </w:rPr>
        <w:t>ti per la stesura del presente manuale e delle procedure del sistema di g</w:t>
      </w:r>
      <w:r w:rsidRPr="00596925">
        <w:rPr>
          <w:rFonts w:asciiTheme="minorHAnsi" w:hAnsiTheme="minorHAnsi" w:cstheme="minorHAnsi"/>
        </w:rPr>
        <w:t>estione. Tutti i documenti citati si intendono applicabili nell’ultima revisione.</w:t>
      </w:r>
    </w:p>
    <w:p w14:paraId="2645A044" w14:textId="3E211E52" w:rsidR="00804A8D" w:rsidRPr="00596925" w:rsidRDefault="00804A8D" w:rsidP="00CC794D">
      <w:pPr>
        <w:pStyle w:val="testo"/>
        <w:jc w:val="center"/>
        <w:rPr>
          <w:rFonts w:asciiTheme="minorHAnsi" w:hAnsiTheme="minorHAnsi" w:cstheme="minorHAnsi"/>
          <w: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1E0" w:firstRow="1" w:lastRow="1" w:firstColumn="1" w:lastColumn="1" w:noHBand="0" w:noVBand="0"/>
      </w:tblPr>
      <w:tblGrid>
        <w:gridCol w:w="2835"/>
        <w:gridCol w:w="5670"/>
      </w:tblGrid>
      <w:tr w:rsidR="00804A8D" w:rsidRPr="00596925" w14:paraId="70ED573E" w14:textId="77777777" w:rsidTr="00CC794D">
        <w:trPr>
          <w:trHeight w:val="456"/>
          <w:jc w:val="center"/>
        </w:trPr>
        <w:tc>
          <w:tcPr>
            <w:tcW w:w="2835" w:type="dxa"/>
            <w:vAlign w:val="center"/>
          </w:tcPr>
          <w:p w14:paraId="4DD06F67" w14:textId="77777777" w:rsidR="00804A8D" w:rsidRPr="00596925" w:rsidRDefault="00804A8D" w:rsidP="00945750">
            <w:pPr>
              <w:rPr>
                <w:rFonts w:asciiTheme="minorHAnsi" w:hAnsiTheme="minorHAnsi" w:cstheme="minorHAnsi"/>
                <w:b/>
                <w:sz w:val="20"/>
                <w:szCs w:val="20"/>
                <w:lang w:val="fr-FR"/>
              </w:rPr>
            </w:pPr>
            <w:r w:rsidRPr="00596925">
              <w:rPr>
                <w:rFonts w:asciiTheme="minorHAnsi" w:hAnsiTheme="minorHAnsi" w:cstheme="minorHAnsi"/>
                <w:b/>
                <w:sz w:val="20"/>
                <w:szCs w:val="20"/>
                <w:lang w:val="fr-FR"/>
              </w:rPr>
              <w:t>ACCREDIA LS-04</w:t>
            </w:r>
          </w:p>
        </w:tc>
        <w:tc>
          <w:tcPr>
            <w:tcW w:w="5670" w:type="dxa"/>
            <w:vAlign w:val="center"/>
          </w:tcPr>
          <w:p w14:paraId="504E8FBE" w14:textId="505F8B83" w:rsidR="00804A8D" w:rsidRPr="00596925" w:rsidRDefault="00804A8D" w:rsidP="00945750">
            <w:pPr>
              <w:jc w:val="both"/>
              <w:rPr>
                <w:rFonts w:asciiTheme="minorHAnsi" w:hAnsiTheme="minorHAnsi" w:cstheme="minorHAnsi"/>
                <w:sz w:val="20"/>
                <w:szCs w:val="20"/>
              </w:rPr>
            </w:pPr>
            <w:r w:rsidRPr="00596925">
              <w:rPr>
                <w:rFonts w:asciiTheme="minorHAnsi" w:hAnsiTheme="minorHAnsi" w:cstheme="minorHAnsi"/>
                <w:sz w:val="20"/>
                <w:szCs w:val="20"/>
              </w:rPr>
              <w:t>Norme e documenti di riferi</w:t>
            </w:r>
            <w:r w:rsidR="00CC794D" w:rsidRPr="00596925">
              <w:rPr>
                <w:rFonts w:asciiTheme="minorHAnsi" w:hAnsiTheme="minorHAnsi" w:cstheme="minorHAnsi"/>
                <w:sz w:val="20"/>
                <w:szCs w:val="20"/>
              </w:rPr>
              <w:t>mento per l'accreditamento dei laboratori di p</w:t>
            </w:r>
            <w:r w:rsidRPr="00596925">
              <w:rPr>
                <w:rFonts w:asciiTheme="minorHAnsi" w:hAnsiTheme="minorHAnsi" w:cstheme="minorHAnsi"/>
                <w:sz w:val="20"/>
                <w:szCs w:val="20"/>
              </w:rPr>
              <w:t xml:space="preserve">rova, dei </w:t>
            </w:r>
            <w:r w:rsidR="00CC794D" w:rsidRPr="00596925">
              <w:rPr>
                <w:rFonts w:asciiTheme="minorHAnsi" w:hAnsiTheme="minorHAnsi" w:cstheme="minorHAnsi"/>
                <w:sz w:val="20"/>
                <w:szCs w:val="20"/>
              </w:rPr>
              <w:t>l</w:t>
            </w:r>
            <w:r w:rsidRPr="00596925">
              <w:rPr>
                <w:rFonts w:asciiTheme="minorHAnsi" w:hAnsiTheme="minorHAnsi" w:cstheme="minorHAnsi"/>
                <w:sz w:val="20"/>
                <w:szCs w:val="20"/>
              </w:rPr>
              <w:t xml:space="preserve">aboratori </w:t>
            </w:r>
            <w:r w:rsidR="00CC794D" w:rsidRPr="00596925">
              <w:rPr>
                <w:rFonts w:asciiTheme="minorHAnsi" w:hAnsiTheme="minorHAnsi" w:cstheme="minorHAnsi"/>
                <w:sz w:val="20"/>
                <w:szCs w:val="20"/>
              </w:rPr>
              <w:t>m</w:t>
            </w:r>
            <w:r w:rsidRPr="00596925">
              <w:rPr>
                <w:rFonts w:asciiTheme="minorHAnsi" w:hAnsiTheme="minorHAnsi" w:cstheme="minorHAnsi"/>
                <w:sz w:val="20"/>
                <w:szCs w:val="20"/>
              </w:rPr>
              <w:t xml:space="preserve">edici e degli </w:t>
            </w:r>
            <w:r w:rsidR="00CC794D" w:rsidRPr="00596925">
              <w:rPr>
                <w:rFonts w:asciiTheme="minorHAnsi" w:hAnsiTheme="minorHAnsi" w:cstheme="minorHAnsi"/>
                <w:sz w:val="20"/>
                <w:szCs w:val="20"/>
              </w:rPr>
              <w:t>o</w:t>
            </w:r>
            <w:r w:rsidRPr="00596925">
              <w:rPr>
                <w:rFonts w:asciiTheme="minorHAnsi" w:hAnsiTheme="minorHAnsi" w:cstheme="minorHAnsi"/>
                <w:sz w:val="20"/>
                <w:szCs w:val="20"/>
              </w:rPr>
              <w:t>rganizzatori di prove valutative inter</w:t>
            </w:r>
            <w:r w:rsidR="00881D8A" w:rsidRPr="00596925">
              <w:rPr>
                <w:rFonts w:asciiTheme="minorHAnsi" w:hAnsiTheme="minorHAnsi" w:cstheme="minorHAnsi"/>
                <w:sz w:val="20"/>
                <w:szCs w:val="20"/>
              </w:rPr>
              <w:t>-</w:t>
            </w:r>
            <w:r w:rsidRPr="00596925">
              <w:rPr>
                <w:rFonts w:asciiTheme="minorHAnsi" w:hAnsiTheme="minorHAnsi" w:cstheme="minorHAnsi"/>
                <w:sz w:val="20"/>
                <w:szCs w:val="20"/>
              </w:rPr>
              <w:t>laboratorio</w:t>
            </w:r>
          </w:p>
        </w:tc>
      </w:tr>
      <w:tr w:rsidR="00804A8D" w:rsidRPr="00596925" w14:paraId="57B9AFB3" w14:textId="77777777" w:rsidTr="00CC794D">
        <w:trPr>
          <w:trHeight w:val="456"/>
          <w:jc w:val="center"/>
        </w:trPr>
        <w:tc>
          <w:tcPr>
            <w:tcW w:w="2835" w:type="dxa"/>
            <w:vAlign w:val="center"/>
          </w:tcPr>
          <w:p w14:paraId="5C38E2F4" w14:textId="77777777" w:rsidR="00804A8D" w:rsidRPr="00596925" w:rsidRDefault="00804A8D" w:rsidP="00945750">
            <w:pPr>
              <w:rPr>
                <w:rFonts w:asciiTheme="minorHAnsi" w:hAnsiTheme="minorHAnsi" w:cstheme="minorHAnsi"/>
                <w:b/>
                <w:sz w:val="20"/>
                <w:szCs w:val="20"/>
                <w:lang w:val="fr-FR"/>
              </w:rPr>
            </w:pPr>
            <w:r w:rsidRPr="00596925">
              <w:rPr>
                <w:rFonts w:asciiTheme="minorHAnsi" w:hAnsiTheme="minorHAnsi" w:cstheme="minorHAnsi"/>
                <w:b/>
                <w:sz w:val="20"/>
                <w:szCs w:val="20"/>
                <w:lang w:val="fr-FR"/>
              </w:rPr>
              <w:t>ACCREDIA RG-02</w:t>
            </w:r>
          </w:p>
        </w:tc>
        <w:tc>
          <w:tcPr>
            <w:tcW w:w="5670" w:type="dxa"/>
            <w:vAlign w:val="center"/>
          </w:tcPr>
          <w:p w14:paraId="0D67872E" w14:textId="3C6AE1E3" w:rsidR="00804A8D" w:rsidRPr="00596925" w:rsidRDefault="00804A8D" w:rsidP="00945750">
            <w:pPr>
              <w:jc w:val="both"/>
              <w:rPr>
                <w:rFonts w:asciiTheme="minorHAnsi" w:hAnsiTheme="minorHAnsi" w:cstheme="minorHAnsi"/>
                <w:sz w:val="20"/>
                <w:szCs w:val="20"/>
              </w:rPr>
            </w:pPr>
            <w:r w:rsidRPr="00596925">
              <w:rPr>
                <w:rFonts w:asciiTheme="minorHAnsi" w:hAnsiTheme="minorHAnsi" w:cstheme="minorHAnsi"/>
                <w:sz w:val="20"/>
                <w:szCs w:val="20"/>
              </w:rPr>
              <w:t>Regola</w:t>
            </w:r>
            <w:r w:rsidR="00CC794D" w:rsidRPr="00596925">
              <w:rPr>
                <w:rFonts w:asciiTheme="minorHAnsi" w:hAnsiTheme="minorHAnsi" w:cstheme="minorHAnsi"/>
                <w:sz w:val="20"/>
                <w:szCs w:val="20"/>
              </w:rPr>
              <w:t>mento per l’accreditamento dei laboratori di prova e dei l</w:t>
            </w:r>
            <w:r w:rsidRPr="00596925">
              <w:rPr>
                <w:rFonts w:asciiTheme="minorHAnsi" w:hAnsiTheme="minorHAnsi" w:cstheme="minorHAnsi"/>
                <w:sz w:val="20"/>
                <w:szCs w:val="20"/>
              </w:rPr>
              <w:t xml:space="preserve">aboratori </w:t>
            </w:r>
            <w:r w:rsidR="00CC794D" w:rsidRPr="00596925">
              <w:rPr>
                <w:rFonts w:asciiTheme="minorHAnsi" w:hAnsiTheme="minorHAnsi" w:cstheme="minorHAnsi"/>
                <w:sz w:val="20"/>
                <w:szCs w:val="20"/>
              </w:rPr>
              <w:t>m</w:t>
            </w:r>
            <w:r w:rsidRPr="00596925">
              <w:rPr>
                <w:rFonts w:asciiTheme="minorHAnsi" w:hAnsiTheme="minorHAnsi" w:cstheme="minorHAnsi"/>
                <w:sz w:val="20"/>
                <w:szCs w:val="20"/>
              </w:rPr>
              <w:t>edici</w:t>
            </w:r>
          </w:p>
        </w:tc>
      </w:tr>
      <w:tr w:rsidR="00804A8D" w:rsidRPr="00596925" w14:paraId="7BA33D65" w14:textId="77777777" w:rsidTr="00CC794D">
        <w:trPr>
          <w:trHeight w:val="456"/>
          <w:jc w:val="center"/>
        </w:trPr>
        <w:tc>
          <w:tcPr>
            <w:tcW w:w="2835" w:type="dxa"/>
            <w:vAlign w:val="center"/>
          </w:tcPr>
          <w:p w14:paraId="09964484" w14:textId="77777777" w:rsidR="00804A8D" w:rsidRPr="00596925" w:rsidRDefault="00804A8D" w:rsidP="00945750">
            <w:pPr>
              <w:rPr>
                <w:rFonts w:asciiTheme="minorHAnsi" w:hAnsiTheme="minorHAnsi" w:cstheme="minorHAnsi"/>
                <w:b/>
                <w:sz w:val="20"/>
                <w:szCs w:val="20"/>
                <w:lang w:val="fr-FR"/>
              </w:rPr>
            </w:pPr>
            <w:r w:rsidRPr="00596925">
              <w:rPr>
                <w:rFonts w:asciiTheme="minorHAnsi" w:hAnsiTheme="minorHAnsi" w:cstheme="minorHAnsi"/>
                <w:b/>
                <w:sz w:val="20"/>
                <w:szCs w:val="20"/>
                <w:lang w:val="fr-FR"/>
              </w:rPr>
              <w:t>ACCREDIA RG-09</w:t>
            </w:r>
          </w:p>
        </w:tc>
        <w:tc>
          <w:tcPr>
            <w:tcW w:w="5670" w:type="dxa"/>
            <w:vAlign w:val="center"/>
          </w:tcPr>
          <w:p w14:paraId="64CF314D" w14:textId="77777777" w:rsidR="00804A8D" w:rsidRPr="00596925" w:rsidRDefault="00804A8D" w:rsidP="00945750">
            <w:pPr>
              <w:jc w:val="both"/>
              <w:rPr>
                <w:rFonts w:asciiTheme="minorHAnsi" w:hAnsiTheme="minorHAnsi" w:cstheme="minorHAnsi"/>
                <w:sz w:val="20"/>
                <w:szCs w:val="20"/>
              </w:rPr>
            </w:pPr>
            <w:r w:rsidRPr="00596925">
              <w:rPr>
                <w:rFonts w:asciiTheme="minorHAnsi" w:hAnsiTheme="minorHAnsi" w:cstheme="minorHAnsi"/>
                <w:sz w:val="20"/>
                <w:szCs w:val="20"/>
              </w:rPr>
              <w:t>Regolamento per l’utilizzo del marchio ACCREDIA</w:t>
            </w:r>
          </w:p>
        </w:tc>
      </w:tr>
      <w:tr w:rsidR="00804A8D" w:rsidRPr="00596925" w14:paraId="640A1178" w14:textId="77777777" w:rsidTr="00CC794D">
        <w:trPr>
          <w:trHeight w:val="456"/>
          <w:jc w:val="center"/>
        </w:trPr>
        <w:tc>
          <w:tcPr>
            <w:tcW w:w="2835" w:type="dxa"/>
            <w:vAlign w:val="center"/>
          </w:tcPr>
          <w:p w14:paraId="40775782" w14:textId="77777777" w:rsidR="00804A8D" w:rsidRPr="00596925" w:rsidRDefault="00804A8D" w:rsidP="00945750">
            <w:pPr>
              <w:rPr>
                <w:rFonts w:asciiTheme="minorHAnsi" w:hAnsiTheme="minorHAnsi" w:cstheme="minorHAnsi"/>
                <w:b/>
                <w:sz w:val="20"/>
                <w:szCs w:val="20"/>
                <w:lang w:val="fr-FR"/>
              </w:rPr>
            </w:pPr>
            <w:r w:rsidRPr="00596925">
              <w:rPr>
                <w:rFonts w:asciiTheme="minorHAnsi" w:hAnsiTheme="minorHAnsi" w:cstheme="minorHAnsi"/>
                <w:b/>
                <w:sz w:val="20"/>
                <w:szCs w:val="20"/>
                <w:lang w:val="fr-FR"/>
              </w:rPr>
              <w:t>ACCREDIA RT-23</w:t>
            </w:r>
          </w:p>
        </w:tc>
        <w:tc>
          <w:tcPr>
            <w:tcW w:w="5670" w:type="dxa"/>
            <w:vAlign w:val="center"/>
          </w:tcPr>
          <w:p w14:paraId="3D64EDF8" w14:textId="77777777" w:rsidR="00804A8D" w:rsidRPr="00596925" w:rsidRDefault="00804A8D" w:rsidP="00945750">
            <w:pPr>
              <w:jc w:val="both"/>
              <w:rPr>
                <w:rFonts w:asciiTheme="minorHAnsi" w:hAnsiTheme="minorHAnsi" w:cstheme="minorHAnsi"/>
                <w:sz w:val="20"/>
                <w:szCs w:val="20"/>
              </w:rPr>
            </w:pPr>
            <w:r w:rsidRPr="00596925">
              <w:rPr>
                <w:rFonts w:asciiTheme="minorHAnsi" w:hAnsiTheme="minorHAnsi" w:cstheme="minorHAnsi"/>
                <w:sz w:val="20"/>
                <w:szCs w:val="20"/>
              </w:rPr>
              <w:t>Prescrizioni per la definizione del campo di accreditamento</w:t>
            </w:r>
          </w:p>
        </w:tc>
      </w:tr>
      <w:tr w:rsidR="00804A8D" w:rsidRPr="00596925" w14:paraId="455B953F" w14:textId="77777777" w:rsidTr="00CC794D">
        <w:trPr>
          <w:trHeight w:val="457"/>
          <w:jc w:val="center"/>
        </w:trPr>
        <w:tc>
          <w:tcPr>
            <w:tcW w:w="2835" w:type="dxa"/>
            <w:vAlign w:val="center"/>
          </w:tcPr>
          <w:p w14:paraId="714D0248" w14:textId="77777777" w:rsidR="00804A8D" w:rsidRPr="00596925" w:rsidRDefault="00804A8D" w:rsidP="00945750">
            <w:pPr>
              <w:rPr>
                <w:rFonts w:asciiTheme="minorHAnsi" w:hAnsiTheme="minorHAnsi" w:cstheme="minorHAnsi"/>
                <w:b/>
                <w:sz w:val="20"/>
                <w:szCs w:val="20"/>
                <w:lang w:val="fr-FR"/>
              </w:rPr>
            </w:pPr>
            <w:r w:rsidRPr="00596925">
              <w:rPr>
                <w:rFonts w:asciiTheme="minorHAnsi" w:hAnsiTheme="minorHAnsi" w:cstheme="minorHAnsi"/>
                <w:b/>
                <w:sz w:val="20"/>
                <w:szCs w:val="20"/>
                <w:lang w:val="fr-FR"/>
              </w:rPr>
              <w:t>ACCREDIA RT-24</w:t>
            </w:r>
          </w:p>
        </w:tc>
        <w:tc>
          <w:tcPr>
            <w:tcW w:w="5670" w:type="dxa"/>
            <w:vAlign w:val="center"/>
          </w:tcPr>
          <w:p w14:paraId="325D6E42" w14:textId="77777777" w:rsidR="00804A8D" w:rsidRPr="00596925" w:rsidRDefault="00804A8D" w:rsidP="00945750">
            <w:pPr>
              <w:jc w:val="both"/>
              <w:rPr>
                <w:rFonts w:asciiTheme="minorHAnsi" w:hAnsiTheme="minorHAnsi" w:cstheme="minorHAnsi"/>
                <w:sz w:val="20"/>
                <w:szCs w:val="20"/>
              </w:rPr>
            </w:pPr>
            <w:r w:rsidRPr="00596925">
              <w:rPr>
                <w:rFonts w:asciiTheme="minorHAnsi" w:hAnsiTheme="minorHAnsi" w:cstheme="minorHAnsi"/>
                <w:sz w:val="20"/>
                <w:szCs w:val="20"/>
              </w:rPr>
              <w:t>Prove valutative</w:t>
            </w:r>
          </w:p>
        </w:tc>
      </w:tr>
      <w:tr w:rsidR="00804A8D" w:rsidRPr="00596925" w14:paraId="151633F5" w14:textId="77777777" w:rsidTr="00CC794D">
        <w:trPr>
          <w:trHeight w:val="457"/>
          <w:jc w:val="center"/>
        </w:trPr>
        <w:tc>
          <w:tcPr>
            <w:tcW w:w="2835" w:type="dxa"/>
            <w:tcBorders>
              <w:top w:val="single" w:sz="4" w:space="0" w:color="auto"/>
              <w:left w:val="single" w:sz="4" w:space="0" w:color="auto"/>
              <w:bottom w:val="single" w:sz="4" w:space="0" w:color="auto"/>
              <w:right w:val="single" w:sz="4" w:space="0" w:color="auto"/>
            </w:tcBorders>
            <w:vAlign w:val="center"/>
          </w:tcPr>
          <w:p w14:paraId="65795F5C" w14:textId="77777777" w:rsidR="00804A8D" w:rsidRPr="00596925" w:rsidRDefault="00804A8D" w:rsidP="00945750">
            <w:pPr>
              <w:rPr>
                <w:rFonts w:asciiTheme="minorHAnsi" w:hAnsiTheme="minorHAnsi" w:cstheme="minorHAnsi"/>
                <w:b/>
                <w:sz w:val="20"/>
                <w:szCs w:val="20"/>
                <w:lang w:val="fr-FR"/>
              </w:rPr>
            </w:pPr>
            <w:r w:rsidRPr="00596925">
              <w:rPr>
                <w:rFonts w:asciiTheme="minorHAnsi" w:hAnsiTheme="minorHAnsi" w:cstheme="minorHAnsi"/>
                <w:b/>
                <w:sz w:val="20"/>
                <w:szCs w:val="20"/>
                <w:lang w:val="fr-FR"/>
              </w:rPr>
              <w:t>UNI EN ISO 9001</w:t>
            </w:r>
          </w:p>
        </w:tc>
        <w:tc>
          <w:tcPr>
            <w:tcW w:w="5670" w:type="dxa"/>
            <w:tcBorders>
              <w:top w:val="single" w:sz="4" w:space="0" w:color="auto"/>
              <w:left w:val="single" w:sz="4" w:space="0" w:color="auto"/>
              <w:bottom w:val="single" w:sz="4" w:space="0" w:color="auto"/>
              <w:right w:val="single" w:sz="4" w:space="0" w:color="auto"/>
            </w:tcBorders>
            <w:vAlign w:val="center"/>
          </w:tcPr>
          <w:p w14:paraId="7C4C4594" w14:textId="77777777" w:rsidR="00804A8D" w:rsidRPr="00596925" w:rsidRDefault="00804A8D" w:rsidP="00945750">
            <w:pPr>
              <w:jc w:val="both"/>
              <w:rPr>
                <w:rFonts w:asciiTheme="minorHAnsi" w:hAnsiTheme="minorHAnsi" w:cstheme="minorHAnsi"/>
                <w:sz w:val="20"/>
                <w:szCs w:val="20"/>
              </w:rPr>
            </w:pPr>
            <w:r w:rsidRPr="00596925">
              <w:rPr>
                <w:rFonts w:asciiTheme="minorHAnsi" w:hAnsiTheme="minorHAnsi" w:cstheme="minorHAnsi"/>
                <w:sz w:val="20"/>
                <w:szCs w:val="20"/>
              </w:rPr>
              <w:t>Sistemi di gestione per la qualità – Requisiti</w:t>
            </w:r>
          </w:p>
        </w:tc>
      </w:tr>
      <w:tr w:rsidR="00804A8D" w:rsidRPr="00596925" w14:paraId="426428A3" w14:textId="77777777" w:rsidTr="00CC794D">
        <w:trPr>
          <w:trHeight w:val="456"/>
          <w:jc w:val="center"/>
        </w:trPr>
        <w:tc>
          <w:tcPr>
            <w:tcW w:w="2835" w:type="dxa"/>
            <w:tcBorders>
              <w:top w:val="single" w:sz="4" w:space="0" w:color="auto"/>
              <w:left w:val="single" w:sz="4" w:space="0" w:color="auto"/>
              <w:bottom w:val="single" w:sz="4" w:space="0" w:color="auto"/>
              <w:right w:val="single" w:sz="4" w:space="0" w:color="auto"/>
            </w:tcBorders>
            <w:vAlign w:val="center"/>
          </w:tcPr>
          <w:p w14:paraId="0FD3F4C8" w14:textId="77777777" w:rsidR="00804A8D" w:rsidRPr="00596925" w:rsidRDefault="00804A8D" w:rsidP="00945750">
            <w:pPr>
              <w:rPr>
                <w:rFonts w:asciiTheme="minorHAnsi" w:hAnsiTheme="minorHAnsi" w:cstheme="minorHAnsi"/>
                <w:b/>
                <w:sz w:val="20"/>
                <w:szCs w:val="20"/>
                <w:lang w:val="fr-FR"/>
              </w:rPr>
            </w:pPr>
            <w:r w:rsidRPr="00596925">
              <w:rPr>
                <w:rFonts w:asciiTheme="minorHAnsi" w:hAnsiTheme="minorHAnsi" w:cstheme="minorHAnsi"/>
                <w:b/>
                <w:sz w:val="20"/>
                <w:szCs w:val="20"/>
                <w:lang w:val="fr-FR"/>
              </w:rPr>
              <w:t xml:space="preserve">UNI EN ISO 19011 </w:t>
            </w:r>
          </w:p>
        </w:tc>
        <w:tc>
          <w:tcPr>
            <w:tcW w:w="5670" w:type="dxa"/>
            <w:tcBorders>
              <w:top w:val="single" w:sz="4" w:space="0" w:color="auto"/>
              <w:left w:val="single" w:sz="4" w:space="0" w:color="auto"/>
              <w:bottom w:val="single" w:sz="4" w:space="0" w:color="auto"/>
              <w:right w:val="single" w:sz="4" w:space="0" w:color="auto"/>
            </w:tcBorders>
            <w:vAlign w:val="center"/>
          </w:tcPr>
          <w:p w14:paraId="516247AA" w14:textId="77777777" w:rsidR="00804A8D" w:rsidRPr="00596925" w:rsidRDefault="00804A8D" w:rsidP="00945750">
            <w:pPr>
              <w:jc w:val="both"/>
              <w:rPr>
                <w:rFonts w:asciiTheme="minorHAnsi" w:hAnsiTheme="minorHAnsi" w:cstheme="minorHAnsi"/>
                <w:sz w:val="20"/>
                <w:szCs w:val="20"/>
              </w:rPr>
            </w:pPr>
            <w:r w:rsidRPr="00596925">
              <w:rPr>
                <w:rFonts w:asciiTheme="minorHAnsi" w:hAnsiTheme="minorHAnsi" w:cstheme="minorHAnsi"/>
                <w:sz w:val="20"/>
                <w:szCs w:val="20"/>
              </w:rPr>
              <w:t xml:space="preserve">Linee guida per audit di sistemi di gestione </w:t>
            </w:r>
          </w:p>
        </w:tc>
      </w:tr>
      <w:tr w:rsidR="00804A8D" w:rsidRPr="00596925" w14:paraId="781657C2" w14:textId="77777777" w:rsidTr="00CC794D">
        <w:trPr>
          <w:trHeight w:val="456"/>
          <w:jc w:val="center"/>
        </w:trPr>
        <w:tc>
          <w:tcPr>
            <w:tcW w:w="2835" w:type="dxa"/>
            <w:tcBorders>
              <w:top w:val="single" w:sz="4" w:space="0" w:color="auto"/>
              <w:left w:val="single" w:sz="4" w:space="0" w:color="auto"/>
              <w:bottom w:val="single" w:sz="4" w:space="0" w:color="auto"/>
              <w:right w:val="single" w:sz="4" w:space="0" w:color="auto"/>
            </w:tcBorders>
            <w:vAlign w:val="center"/>
          </w:tcPr>
          <w:p w14:paraId="1777D3ED" w14:textId="77777777" w:rsidR="00804A8D" w:rsidRPr="00596925" w:rsidRDefault="00804A8D" w:rsidP="00945750">
            <w:pPr>
              <w:rPr>
                <w:rFonts w:asciiTheme="minorHAnsi" w:hAnsiTheme="minorHAnsi" w:cstheme="minorHAnsi"/>
                <w:b/>
                <w:sz w:val="20"/>
                <w:szCs w:val="20"/>
                <w:lang w:val="fr-FR"/>
              </w:rPr>
            </w:pPr>
            <w:r w:rsidRPr="00596925">
              <w:rPr>
                <w:rFonts w:asciiTheme="minorHAnsi" w:hAnsiTheme="minorHAnsi" w:cstheme="minorHAnsi"/>
                <w:b/>
                <w:sz w:val="20"/>
                <w:szCs w:val="20"/>
                <w:lang w:val="fr-FR"/>
              </w:rPr>
              <w:t>UNI EN ISO 10012</w:t>
            </w:r>
          </w:p>
        </w:tc>
        <w:tc>
          <w:tcPr>
            <w:tcW w:w="5670" w:type="dxa"/>
            <w:tcBorders>
              <w:top w:val="single" w:sz="4" w:space="0" w:color="auto"/>
              <w:left w:val="single" w:sz="4" w:space="0" w:color="auto"/>
              <w:bottom w:val="single" w:sz="4" w:space="0" w:color="auto"/>
              <w:right w:val="single" w:sz="4" w:space="0" w:color="auto"/>
            </w:tcBorders>
            <w:vAlign w:val="center"/>
          </w:tcPr>
          <w:p w14:paraId="6B09F559" w14:textId="77777777" w:rsidR="00804A8D" w:rsidRPr="00596925" w:rsidRDefault="00804A8D" w:rsidP="00945750">
            <w:pPr>
              <w:jc w:val="both"/>
              <w:rPr>
                <w:rFonts w:asciiTheme="minorHAnsi" w:hAnsiTheme="minorHAnsi" w:cstheme="minorHAnsi"/>
                <w:sz w:val="20"/>
                <w:szCs w:val="20"/>
              </w:rPr>
            </w:pPr>
            <w:r w:rsidRPr="00596925">
              <w:rPr>
                <w:rFonts w:asciiTheme="minorHAnsi" w:hAnsiTheme="minorHAnsi" w:cstheme="minorHAnsi"/>
                <w:sz w:val="20"/>
                <w:szCs w:val="20"/>
              </w:rPr>
              <w:t>Sistemi di gestione della misurazione - Requisiti per i processi e le apparecchiature di misurazione</w:t>
            </w:r>
          </w:p>
        </w:tc>
      </w:tr>
      <w:tr w:rsidR="00804A8D" w:rsidRPr="00596925" w14:paraId="1B5F9D8A" w14:textId="77777777" w:rsidTr="00CC794D">
        <w:trPr>
          <w:trHeight w:val="456"/>
          <w:jc w:val="center"/>
        </w:trPr>
        <w:tc>
          <w:tcPr>
            <w:tcW w:w="2835" w:type="dxa"/>
            <w:vAlign w:val="center"/>
          </w:tcPr>
          <w:p w14:paraId="0C319435" w14:textId="77777777" w:rsidR="00804A8D" w:rsidRPr="00596925" w:rsidRDefault="00804A8D" w:rsidP="00945750">
            <w:pPr>
              <w:rPr>
                <w:rFonts w:asciiTheme="minorHAnsi" w:hAnsiTheme="minorHAnsi" w:cstheme="minorHAnsi"/>
                <w:b/>
                <w:sz w:val="20"/>
                <w:szCs w:val="20"/>
                <w:lang w:val="fr-FR"/>
              </w:rPr>
            </w:pPr>
            <w:r w:rsidRPr="00596925">
              <w:rPr>
                <w:rFonts w:asciiTheme="minorHAnsi" w:hAnsiTheme="minorHAnsi" w:cstheme="minorHAnsi"/>
                <w:b/>
                <w:sz w:val="20"/>
                <w:szCs w:val="20"/>
                <w:lang w:val="fr-FR"/>
              </w:rPr>
              <w:t>UNI EN ISO 9000</w:t>
            </w:r>
          </w:p>
        </w:tc>
        <w:tc>
          <w:tcPr>
            <w:tcW w:w="5670" w:type="dxa"/>
            <w:vAlign w:val="center"/>
          </w:tcPr>
          <w:p w14:paraId="650F69ED" w14:textId="77777777" w:rsidR="00804A8D" w:rsidRPr="00596925" w:rsidRDefault="00804A8D" w:rsidP="00945750">
            <w:pPr>
              <w:jc w:val="both"/>
              <w:rPr>
                <w:rFonts w:asciiTheme="minorHAnsi" w:hAnsiTheme="minorHAnsi" w:cstheme="minorHAnsi"/>
                <w:sz w:val="20"/>
                <w:szCs w:val="20"/>
              </w:rPr>
            </w:pPr>
            <w:r w:rsidRPr="00596925">
              <w:rPr>
                <w:rFonts w:asciiTheme="minorHAnsi" w:hAnsiTheme="minorHAnsi" w:cstheme="minorHAnsi"/>
                <w:sz w:val="20"/>
                <w:szCs w:val="20"/>
              </w:rPr>
              <w:t>Sistemi di gestione per la qualità – Fondamenti e vocabolario</w:t>
            </w:r>
          </w:p>
        </w:tc>
      </w:tr>
      <w:tr w:rsidR="00804A8D" w:rsidRPr="00596925" w14:paraId="3BF98245" w14:textId="77777777" w:rsidTr="00CC794D">
        <w:trPr>
          <w:trHeight w:val="456"/>
          <w:jc w:val="center"/>
        </w:trPr>
        <w:tc>
          <w:tcPr>
            <w:tcW w:w="2835" w:type="dxa"/>
            <w:vAlign w:val="center"/>
          </w:tcPr>
          <w:p w14:paraId="3E2B74F3" w14:textId="6FE4CEEE" w:rsidR="00804A8D" w:rsidRPr="00596925" w:rsidRDefault="00804A8D" w:rsidP="00945750">
            <w:pPr>
              <w:rPr>
                <w:rFonts w:asciiTheme="minorHAnsi" w:hAnsiTheme="minorHAnsi" w:cstheme="minorHAnsi"/>
                <w:b/>
                <w:sz w:val="20"/>
                <w:szCs w:val="20"/>
                <w:lang w:val="fr-FR"/>
              </w:rPr>
            </w:pPr>
            <w:r w:rsidRPr="00596925">
              <w:rPr>
                <w:rFonts w:asciiTheme="minorHAnsi" w:hAnsiTheme="minorHAnsi" w:cstheme="minorHAnsi"/>
                <w:b/>
                <w:sz w:val="20"/>
                <w:szCs w:val="20"/>
                <w:lang w:val="fr-FR"/>
              </w:rPr>
              <w:t xml:space="preserve">UNI EN ISO 7218 </w:t>
            </w:r>
          </w:p>
        </w:tc>
        <w:tc>
          <w:tcPr>
            <w:tcW w:w="5670" w:type="dxa"/>
            <w:vAlign w:val="center"/>
          </w:tcPr>
          <w:p w14:paraId="24326280" w14:textId="77777777" w:rsidR="00804A8D" w:rsidRPr="00596925" w:rsidRDefault="00804A8D" w:rsidP="00945750">
            <w:pPr>
              <w:jc w:val="both"/>
              <w:rPr>
                <w:rFonts w:asciiTheme="minorHAnsi" w:hAnsiTheme="minorHAnsi" w:cstheme="minorHAnsi"/>
                <w:sz w:val="20"/>
                <w:szCs w:val="20"/>
              </w:rPr>
            </w:pPr>
            <w:r w:rsidRPr="00596925">
              <w:rPr>
                <w:rFonts w:asciiTheme="minorHAnsi" w:hAnsiTheme="minorHAnsi" w:cstheme="minorHAnsi"/>
                <w:sz w:val="20"/>
                <w:szCs w:val="20"/>
              </w:rPr>
              <w:t>Microbiologia degli alimenti e mangimi per gli animali. Requisiti generali e guida per le analisi microbiologiche</w:t>
            </w:r>
          </w:p>
        </w:tc>
      </w:tr>
      <w:tr w:rsidR="00804A8D" w:rsidRPr="00596925" w14:paraId="67004897" w14:textId="77777777" w:rsidTr="00CC794D">
        <w:trPr>
          <w:trHeight w:val="457"/>
          <w:jc w:val="center"/>
        </w:trPr>
        <w:tc>
          <w:tcPr>
            <w:tcW w:w="2835" w:type="dxa"/>
            <w:vAlign w:val="center"/>
          </w:tcPr>
          <w:p w14:paraId="6E076CA0" w14:textId="77777777" w:rsidR="00804A8D" w:rsidRPr="00596925" w:rsidRDefault="00804A8D" w:rsidP="00945750">
            <w:pPr>
              <w:rPr>
                <w:rFonts w:asciiTheme="minorHAnsi" w:hAnsiTheme="minorHAnsi" w:cstheme="minorHAnsi"/>
                <w:b/>
                <w:sz w:val="20"/>
                <w:szCs w:val="20"/>
                <w:lang w:val="fr-FR"/>
              </w:rPr>
            </w:pPr>
            <w:r w:rsidRPr="00596925">
              <w:rPr>
                <w:rFonts w:asciiTheme="minorHAnsi" w:hAnsiTheme="minorHAnsi" w:cstheme="minorHAnsi"/>
                <w:b/>
                <w:sz w:val="20"/>
                <w:szCs w:val="20"/>
                <w:lang w:val="fr-FR"/>
              </w:rPr>
              <w:t>UNI CEI EN ISO/IEC 17000 + EC 1-2011</w:t>
            </w:r>
          </w:p>
        </w:tc>
        <w:tc>
          <w:tcPr>
            <w:tcW w:w="5670" w:type="dxa"/>
            <w:vAlign w:val="center"/>
          </w:tcPr>
          <w:p w14:paraId="2DDF34FB" w14:textId="77777777" w:rsidR="00804A8D" w:rsidRPr="00596925" w:rsidRDefault="00804A8D" w:rsidP="00945750">
            <w:pPr>
              <w:jc w:val="both"/>
              <w:rPr>
                <w:rFonts w:asciiTheme="minorHAnsi" w:hAnsiTheme="minorHAnsi" w:cstheme="minorHAnsi"/>
                <w:sz w:val="20"/>
                <w:szCs w:val="20"/>
              </w:rPr>
            </w:pPr>
            <w:r w:rsidRPr="00596925">
              <w:rPr>
                <w:rFonts w:asciiTheme="minorHAnsi" w:hAnsiTheme="minorHAnsi" w:cstheme="minorHAnsi"/>
                <w:sz w:val="20"/>
                <w:szCs w:val="20"/>
              </w:rPr>
              <w:t>Valutazione della conformità. Vocabolario e principi generali</w:t>
            </w:r>
          </w:p>
        </w:tc>
      </w:tr>
      <w:tr w:rsidR="00804A8D" w:rsidRPr="00596925" w14:paraId="42E8A0D6" w14:textId="77777777" w:rsidTr="00CC794D">
        <w:trPr>
          <w:trHeight w:val="456"/>
          <w:jc w:val="center"/>
        </w:trPr>
        <w:tc>
          <w:tcPr>
            <w:tcW w:w="2835" w:type="dxa"/>
            <w:vAlign w:val="center"/>
          </w:tcPr>
          <w:p w14:paraId="10EDA6AB" w14:textId="77777777" w:rsidR="00804A8D" w:rsidRPr="00596925" w:rsidRDefault="00804A8D" w:rsidP="00945750">
            <w:pPr>
              <w:rPr>
                <w:rFonts w:asciiTheme="minorHAnsi" w:hAnsiTheme="minorHAnsi" w:cstheme="minorHAnsi"/>
                <w:b/>
                <w:sz w:val="20"/>
                <w:szCs w:val="20"/>
                <w:lang w:val="fr-FR"/>
              </w:rPr>
            </w:pPr>
            <w:r w:rsidRPr="00596925">
              <w:rPr>
                <w:rFonts w:asciiTheme="minorHAnsi" w:hAnsiTheme="minorHAnsi" w:cstheme="minorHAnsi"/>
                <w:b/>
                <w:sz w:val="20"/>
                <w:szCs w:val="20"/>
                <w:lang w:val="fr-FR"/>
              </w:rPr>
              <w:t>UNI CEI EN 45020</w:t>
            </w:r>
          </w:p>
        </w:tc>
        <w:tc>
          <w:tcPr>
            <w:tcW w:w="5670" w:type="dxa"/>
            <w:vAlign w:val="center"/>
          </w:tcPr>
          <w:p w14:paraId="081FB17C" w14:textId="77777777" w:rsidR="00804A8D" w:rsidRPr="00596925" w:rsidRDefault="00804A8D" w:rsidP="00945750">
            <w:pPr>
              <w:jc w:val="both"/>
              <w:rPr>
                <w:rFonts w:asciiTheme="minorHAnsi" w:hAnsiTheme="minorHAnsi" w:cstheme="minorHAnsi"/>
                <w:sz w:val="20"/>
                <w:szCs w:val="20"/>
              </w:rPr>
            </w:pPr>
            <w:r w:rsidRPr="00596925">
              <w:rPr>
                <w:rFonts w:asciiTheme="minorHAnsi" w:hAnsiTheme="minorHAnsi" w:cstheme="minorHAnsi"/>
                <w:sz w:val="20"/>
                <w:szCs w:val="20"/>
              </w:rPr>
              <w:t>Normazione ed attività connesse – Vocabolario generale</w:t>
            </w:r>
          </w:p>
        </w:tc>
      </w:tr>
      <w:tr w:rsidR="003C3A7F" w:rsidRPr="00596925" w14:paraId="7D124246" w14:textId="77777777" w:rsidTr="00CC794D">
        <w:trPr>
          <w:trHeight w:val="456"/>
          <w:jc w:val="center"/>
        </w:trPr>
        <w:tc>
          <w:tcPr>
            <w:tcW w:w="2835" w:type="dxa"/>
            <w:tcBorders>
              <w:top w:val="single" w:sz="4" w:space="0" w:color="auto"/>
              <w:left w:val="single" w:sz="4" w:space="0" w:color="auto"/>
              <w:bottom w:val="single" w:sz="4" w:space="0" w:color="auto"/>
              <w:right w:val="single" w:sz="4" w:space="0" w:color="auto"/>
            </w:tcBorders>
            <w:vAlign w:val="center"/>
          </w:tcPr>
          <w:p w14:paraId="07691A3D" w14:textId="4085808C" w:rsidR="003C3A7F" w:rsidRPr="00596925" w:rsidRDefault="003C3A7F" w:rsidP="00945750">
            <w:pPr>
              <w:rPr>
                <w:rFonts w:asciiTheme="minorHAnsi" w:hAnsiTheme="minorHAnsi" w:cstheme="minorHAnsi"/>
                <w:b/>
                <w:sz w:val="20"/>
                <w:szCs w:val="20"/>
                <w:lang w:val="fr-FR"/>
              </w:rPr>
            </w:pPr>
            <w:r w:rsidRPr="00596925">
              <w:rPr>
                <w:rFonts w:asciiTheme="minorHAnsi" w:hAnsiTheme="minorHAnsi" w:cstheme="minorHAnsi"/>
                <w:b/>
                <w:sz w:val="20"/>
                <w:szCs w:val="20"/>
                <w:lang w:val="fr-FR"/>
              </w:rPr>
              <w:t>UNI ISO 31000</w:t>
            </w:r>
          </w:p>
        </w:tc>
        <w:tc>
          <w:tcPr>
            <w:tcW w:w="5670" w:type="dxa"/>
            <w:tcBorders>
              <w:top w:val="single" w:sz="4" w:space="0" w:color="auto"/>
              <w:left w:val="single" w:sz="4" w:space="0" w:color="auto"/>
              <w:bottom w:val="single" w:sz="4" w:space="0" w:color="auto"/>
              <w:right w:val="single" w:sz="4" w:space="0" w:color="auto"/>
            </w:tcBorders>
            <w:vAlign w:val="center"/>
          </w:tcPr>
          <w:p w14:paraId="66203807" w14:textId="1109E546" w:rsidR="003C3A7F" w:rsidRPr="00596925" w:rsidRDefault="003C3A7F" w:rsidP="00945750">
            <w:pPr>
              <w:jc w:val="both"/>
              <w:rPr>
                <w:rFonts w:asciiTheme="minorHAnsi" w:hAnsiTheme="minorHAnsi" w:cstheme="minorHAnsi"/>
                <w:sz w:val="20"/>
                <w:szCs w:val="20"/>
              </w:rPr>
            </w:pPr>
            <w:r w:rsidRPr="00596925">
              <w:rPr>
                <w:rFonts w:asciiTheme="minorHAnsi" w:hAnsiTheme="minorHAnsi" w:cstheme="minorHAnsi"/>
                <w:sz w:val="20"/>
                <w:szCs w:val="20"/>
              </w:rPr>
              <w:t xml:space="preserve">Gestione del rischio – Linee guida </w:t>
            </w:r>
          </w:p>
        </w:tc>
      </w:tr>
      <w:tr w:rsidR="00804A8D" w:rsidRPr="00596925" w14:paraId="3DE1D9A8" w14:textId="77777777" w:rsidTr="00CC794D">
        <w:trPr>
          <w:trHeight w:val="456"/>
          <w:jc w:val="center"/>
        </w:trPr>
        <w:tc>
          <w:tcPr>
            <w:tcW w:w="2835" w:type="dxa"/>
            <w:vAlign w:val="center"/>
          </w:tcPr>
          <w:p w14:paraId="40FE53D1" w14:textId="77777777" w:rsidR="00804A8D" w:rsidRPr="00596925" w:rsidRDefault="00804A8D" w:rsidP="00945750">
            <w:pPr>
              <w:rPr>
                <w:rFonts w:asciiTheme="minorHAnsi" w:hAnsiTheme="minorHAnsi" w:cstheme="minorHAnsi"/>
                <w:b/>
                <w:sz w:val="20"/>
                <w:szCs w:val="20"/>
                <w:lang w:val="fr-FR"/>
              </w:rPr>
            </w:pPr>
            <w:r w:rsidRPr="00596925">
              <w:rPr>
                <w:rFonts w:asciiTheme="minorHAnsi" w:hAnsiTheme="minorHAnsi" w:cstheme="minorHAnsi"/>
                <w:b/>
                <w:sz w:val="20"/>
                <w:szCs w:val="20"/>
                <w:lang w:val="fr-FR"/>
              </w:rPr>
              <w:t>UNI CEI 70099</w:t>
            </w:r>
          </w:p>
        </w:tc>
        <w:tc>
          <w:tcPr>
            <w:tcW w:w="5670" w:type="dxa"/>
            <w:vAlign w:val="center"/>
          </w:tcPr>
          <w:p w14:paraId="77E240EE" w14:textId="77777777" w:rsidR="00804A8D" w:rsidRPr="00596925" w:rsidRDefault="00804A8D" w:rsidP="00945750">
            <w:pPr>
              <w:jc w:val="both"/>
              <w:rPr>
                <w:rFonts w:asciiTheme="minorHAnsi" w:hAnsiTheme="minorHAnsi" w:cstheme="minorHAnsi"/>
                <w:sz w:val="20"/>
                <w:szCs w:val="20"/>
              </w:rPr>
            </w:pPr>
            <w:r w:rsidRPr="00596925">
              <w:rPr>
                <w:rFonts w:asciiTheme="minorHAnsi" w:hAnsiTheme="minorHAnsi" w:cstheme="minorHAnsi"/>
                <w:sz w:val="20"/>
                <w:szCs w:val="20"/>
              </w:rPr>
              <w:t>Vocabolario Internazionale di Metrologia – Concetti fondamentali e generali e termini correlati (VIM)</w:t>
            </w:r>
          </w:p>
        </w:tc>
      </w:tr>
      <w:tr w:rsidR="00804A8D" w:rsidRPr="00391700" w14:paraId="005E82E6" w14:textId="77777777" w:rsidTr="00CC794D">
        <w:trPr>
          <w:trHeight w:val="457"/>
          <w:jc w:val="center"/>
        </w:trPr>
        <w:tc>
          <w:tcPr>
            <w:tcW w:w="2835" w:type="dxa"/>
            <w:vAlign w:val="center"/>
          </w:tcPr>
          <w:p w14:paraId="1C67CACA" w14:textId="77777777" w:rsidR="00804A8D" w:rsidRPr="00596925" w:rsidRDefault="00804A8D" w:rsidP="00945750">
            <w:pPr>
              <w:rPr>
                <w:rFonts w:asciiTheme="minorHAnsi" w:hAnsiTheme="minorHAnsi" w:cstheme="minorHAnsi"/>
                <w:b/>
                <w:sz w:val="20"/>
                <w:szCs w:val="20"/>
                <w:lang w:val="fr-FR"/>
              </w:rPr>
            </w:pPr>
            <w:r w:rsidRPr="00596925">
              <w:rPr>
                <w:rFonts w:asciiTheme="minorHAnsi" w:hAnsiTheme="minorHAnsi" w:cstheme="minorHAnsi"/>
                <w:b/>
                <w:sz w:val="20"/>
                <w:szCs w:val="20"/>
              </w:rPr>
              <w:t>JCGM 100</w:t>
            </w:r>
          </w:p>
        </w:tc>
        <w:tc>
          <w:tcPr>
            <w:tcW w:w="5670" w:type="dxa"/>
            <w:vAlign w:val="center"/>
          </w:tcPr>
          <w:p w14:paraId="54DB692B" w14:textId="77777777" w:rsidR="00804A8D" w:rsidRPr="00596925" w:rsidRDefault="00804A8D" w:rsidP="00945750">
            <w:pPr>
              <w:jc w:val="both"/>
              <w:rPr>
                <w:rFonts w:asciiTheme="minorHAnsi" w:hAnsiTheme="minorHAnsi" w:cstheme="minorHAnsi"/>
                <w:sz w:val="20"/>
                <w:szCs w:val="20"/>
                <w:lang w:val="en-US"/>
              </w:rPr>
            </w:pPr>
            <w:r w:rsidRPr="00596925">
              <w:rPr>
                <w:rFonts w:asciiTheme="minorHAnsi" w:hAnsiTheme="minorHAnsi" w:cstheme="minorHAnsi"/>
                <w:sz w:val="20"/>
                <w:szCs w:val="20"/>
                <w:lang w:val="en-US"/>
              </w:rPr>
              <w:t>Evaluation of measurement data - Guide to the expression of uncertainty in measurement</w:t>
            </w:r>
          </w:p>
        </w:tc>
      </w:tr>
      <w:tr w:rsidR="00804A8D" w:rsidRPr="00391700" w14:paraId="2759E8E7" w14:textId="77777777" w:rsidTr="00CC794D">
        <w:trPr>
          <w:trHeight w:val="457"/>
          <w:jc w:val="center"/>
        </w:trPr>
        <w:tc>
          <w:tcPr>
            <w:tcW w:w="2835" w:type="dxa"/>
            <w:vAlign w:val="center"/>
          </w:tcPr>
          <w:p w14:paraId="41158304" w14:textId="77777777" w:rsidR="00804A8D" w:rsidRPr="00596925" w:rsidRDefault="00804A8D" w:rsidP="00945750">
            <w:pPr>
              <w:rPr>
                <w:rFonts w:asciiTheme="minorHAnsi" w:hAnsiTheme="minorHAnsi" w:cstheme="minorHAnsi"/>
                <w:b/>
                <w:sz w:val="20"/>
                <w:szCs w:val="20"/>
                <w:lang w:val="fr-FR"/>
              </w:rPr>
            </w:pPr>
            <w:r w:rsidRPr="00596925">
              <w:rPr>
                <w:rFonts w:asciiTheme="minorHAnsi" w:hAnsiTheme="minorHAnsi" w:cstheme="minorHAnsi"/>
                <w:b/>
                <w:sz w:val="20"/>
                <w:szCs w:val="20"/>
                <w:lang w:val="fr-FR"/>
              </w:rPr>
              <w:t xml:space="preserve">ISO 21748 </w:t>
            </w:r>
          </w:p>
        </w:tc>
        <w:tc>
          <w:tcPr>
            <w:tcW w:w="5670" w:type="dxa"/>
            <w:vAlign w:val="center"/>
          </w:tcPr>
          <w:p w14:paraId="71500EEF" w14:textId="77777777" w:rsidR="00804A8D" w:rsidRPr="00596925" w:rsidRDefault="00804A8D" w:rsidP="00945750">
            <w:pPr>
              <w:jc w:val="both"/>
              <w:rPr>
                <w:rFonts w:asciiTheme="minorHAnsi" w:hAnsiTheme="minorHAnsi" w:cstheme="minorHAnsi"/>
                <w:sz w:val="20"/>
                <w:szCs w:val="20"/>
                <w:lang w:val="en-US"/>
              </w:rPr>
            </w:pPr>
            <w:r w:rsidRPr="00596925">
              <w:rPr>
                <w:rFonts w:asciiTheme="minorHAnsi" w:hAnsiTheme="minorHAnsi" w:cstheme="minorHAnsi"/>
                <w:sz w:val="20"/>
                <w:szCs w:val="20"/>
                <w:lang w:val="en-US"/>
              </w:rPr>
              <w:t xml:space="preserve">Guidance for the use of repeatability, reproducibility and trueness estimates in measurement uncertainty estimation </w:t>
            </w:r>
          </w:p>
        </w:tc>
      </w:tr>
      <w:tr w:rsidR="00804A8D" w:rsidRPr="00596925" w14:paraId="68A50BCE" w14:textId="77777777" w:rsidTr="00CC794D">
        <w:trPr>
          <w:trHeight w:val="457"/>
          <w:jc w:val="center"/>
        </w:trPr>
        <w:tc>
          <w:tcPr>
            <w:tcW w:w="2835" w:type="dxa"/>
            <w:tcBorders>
              <w:top w:val="single" w:sz="4" w:space="0" w:color="auto"/>
              <w:left w:val="single" w:sz="4" w:space="0" w:color="auto"/>
              <w:bottom w:val="single" w:sz="4" w:space="0" w:color="auto"/>
              <w:right w:val="single" w:sz="4" w:space="0" w:color="auto"/>
            </w:tcBorders>
            <w:vAlign w:val="center"/>
          </w:tcPr>
          <w:p w14:paraId="3F48A5FB" w14:textId="77777777" w:rsidR="00804A8D" w:rsidRPr="00596925" w:rsidRDefault="00804A8D" w:rsidP="00945750">
            <w:pPr>
              <w:rPr>
                <w:rFonts w:asciiTheme="minorHAnsi" w:hAnsiTheme="minorHAnsi" w:cstheme="minorHAnsi"/>
                <w:b/>
                <w:sz w:val="20"/>
                <w:szCs w:val="20"/>
                <w:lang w:val="fr-FR"/>
              </w:rPr>
            </w:pPr>
            <w:r w:rsidRPr="00596925">
              <w:rPr>
                <w:rFonts w:asciiTheme="minorHAnsi" w:hAnsiTheme="minorHAnsi" w:cstheme="minorHAnsi"/>
                <w:b/>
                <w:sz w:val="20"/>
                <w:szCs w:val="20"/>
                <w:lang w:val="fr-FR"/>
              </w:rPr>
              <w:t>ACCREDIA DT-0002</w:t>
            </w:r>
          </w:p>
        </w:tc>
        <w:tc>
          <w:tcPr>
            <w:tcW w:w="5670" w:type="dxa"/>
            <w:tcBorders>
              <w:top w:val="single" w:sz="4" w:space="0" w:color="auto"/>
              <w:left w:val="single" w:sz="4" w:space="0" w:color="auto"/>
              <w:bottom w:val="single" w:sz="4" w:space="0" w:color="auto"/>
              <w:right w:val="single" w:sz="4" w:space="0" w:color="auto"/>
            </w:tcBorders>
            <w:vAlign w:val="center"/>
          </w:tcPr>
          <w:p w14:paraId="611473A3" w14:textId="77777777" w:rsidR="00804A8D" w:rsidRPr="00596925" w:rsidRDefault="00804A8D" w:rsidP="00945750">
            <w:pPr>
              <w:jc w:val="both"/>
              <w:rPr>
                <w:rFonts w:asciiTheme="minorHAnsi" w:hAnsiTheme="minorHAnsi" w:cstheme="minorHAnsi"/>
                <w:sz w:val="20"/>
                <w:szCs w:val="20"/>
              </w:rPr>
            </w:pPr>
            <w:r w:rsidRPr="00596925">
              <w:rPr>
                <w:rFonts w:asciiTheme="minorHAnsi" w:hAnsiTheme="minorHAnsi" w:cstheme="minorHAnsi"/>
                <w:sz w:val="20"/>
                <w:szCs w:val="20"/>
              </w:rPr>
              <w:t>Guida per la valutazione e la espressione dell'incertezza nelle misurazioni</w:t>
            </w:r>
          </w:p>
        </w:tc>
      </w:tr>
      <w:tr w:rsidR="00804A8D" w:rsidRPr="00596925" w14:paraId="56668B40" w14:textId="77777777" w:rsidTr="00CC794D">
        <w:trPr>
          <w:trHeight w:val="457"/>
          <w:jc w:val="center"/>
        </w:trPr>
        <w:tc>
          <w:tcPr>
            <w:tcW w:w="2835" w:type="dxa"/>
            <w:tcBorders>
              <w:top w:val="single" w:sz="4" w:space="0" w:color="auto"/>
              <w:left w:val="single" w:sz="4" w:space="0" w:color="auto"/>
              <w:bottom w:val="single" w:sz="4" w:space="0" w:color="auto"/>
              <w:right w:val="single" w:sz="4" w:space="0" w:color="auto"/>
            </w:tcBorders>
            <w:vAlign w:val="center"/>
          </w:tcPr>
          <w:p w14:paraId="57FA62DC" w14:textId="77777777" w:rsidR="00804A8D" w:rsidRPr="00596925" w:rsidRDefault="00804A8D" w:rsidP="00945750">
            <w:pPr>
              <w:rPr>
                <w:rFonts w:asciiTheme="minorHAnsi" w:hAnsiTheme="minorHAnsi" w:cstheme="minorHAnsi"/>
                <w:b/>
                <w:sz w:val="20"/>
                <w:szCs w:val="20"/>
                <w:lang w:val="fr-FR"/>
              </w:rPr>
            </w:pPr>
            <w:r w:rsidRPr="00596925">
              <w:rPr>
                <w:rFonts w:asciiTheme="minorHAnsi" w:hAnsiTheme="minorHAnsi" w:cstheme="minorHAnsi"/>
                <w:b/>
                <w:sz w:val="20"/>
                <w:szCs w:val="20"/>
                <w:lang w:val="fr-FR"/>
              </w:rPr>
              <w:t>ACCREDIA DT-0002/6</w:t>
            </w:r>
          </w:p>
        </w:tc>
        <w:tc>
          <w:tcPr>
            <w:tcW w:w="5670" w:type="dxa"/>
            <w:tcBorders>
              <w:top w:val="single" w:sz="4" w:space="0" w:color="auto"/>
              <w:left w:val="single" w:sz="4" w:space="0" w:color="auto"/>
              <w:bottom w:val="single" w:sz="4" w:space="0" w:color="auto"/>
              <w:right w:val="single" w:sz="4" w:space="0" w:color="auto"/>
            </w:tcBorders>
            <w:vAlign w:val="center"/>
          </w:tcPr>
          <w:p w14:paraId="3BAF7D4B" w14:textId="77777777" w:rsidR="00804A8D" w:rsidRPr="00596925" w:rsidRDefault="00804A8D" w:rsidP="00945750">
            <w:pPr>
              <w:jc w:val="both"/>
              <w:rPr>
                <w:rFonts w:asciiTheme="minorHAnsi" w:hAnsiTheme="minorHAnsi" w:cstheme="minorHAnsi"/>
                <w:sz w:val="20"/>
                <w:szCs w:val="20"/>
              </w:rPr>
            </w:pPr>
            <w:r w:rsidRPr="00596925">
              <w:rPr>
                <w:rFonts w:asciiTheme="minorHAnsi" w:hAnsiTheme="minorHAnsi" w:cstheme="minorHAnsi"/>
                <w:sz w:val="20"/>
                <w:szCs w:val="20"/>
              </w:rPr>
              <w:t>Guida al calcolo della ripetibilità di un metodo di prova ed alla sua verifica nel tempo</w:t>
            </w:r>
          </w:p>
        </w:tc>
      </w:tr>
      <w:tr w:rsidR="00804A8D" w:rsidRPr="00391700" w14:paraId="1097F242" w14:textId="77777777" w:rsidTr="00CC794D">
        <w:trPr>
          <w:trHeight w:val="457"/>
          <w:jc w:val="center"/>
        </w:trPr>
        <w:tc>
          <w:tcPr>
            <w:tcW w:w="2835" w:type="dxa"/>
            <w:tcBorders>
              <w:top w:val="single" w:sz="4" w:space="0" w:color="auto"/>
              <w:left w:val="single" w:sz="4" w:space="0" w:color="auto"/>
              <w:bottom w:val="single" w:sz="4" w:space="0" w:color="auto"/>
              <w:right w:val="single" w:sz="4" w:space="0" w:color="auto"/>
            </w:tcBorders>
            <w:vAlign w:val="center"/>
          </w:tcPr>
          <w:p w14:paraId="52FF1EC1" w14:textId="77777777" w:rsidR="00804A8D" w:rsidRPr="00596925" w:rsidRDefault="00804A8D" w:rsidP="00945750">
            <w:pPr>
              <w:rPr>
                <w:rFonts w:asciiTheme="minorHAnsi" w:hAnsiTheme="minorHAnsi" w:cstheme="minorHAnsi"/>
                <w:b/>
                <w:sz w:val="20"/>
                <w:szCs w:val="20"/>
                <w:lang w:val="fr-FR"/>
              </w:rPr>
            </w:pPr>
            <w:r w:rsidRPr="00596925">
              <w:rPr>
                <w:rFonts w:asciiTheme="minorHAnsi" w:hAnsiTheme="minorHAnsi" w:cstheme="minorHAnsi"/>
                <w:b/>
                <w:sz w:val="20"/>
                <w:szCs w:val="20"/>
                <w:lang w:val="fr-FR"/>
              </w:rPr>
              <w:lastRenderedPageBreak/>
              <w:t>ILAC G24</w:t>
            </w:r>
          </w:p>
        </w:tc>
        <w:tc>
          <w:tcPr>
            <w:tcW w:w="5670" w:type="dxa"/>
            <w:tcBorders>
              <w:top w:val="single" w:sz="4" w:space="0" w:color="auto"/>
              <w:left w:val="single" w:sz="4" w:space="0" w:color="auto"/>
              <w:bottom w:val="single" w:sz="4" w:space="0" w:color="auto"/>
              <w:right w:val="single" w:sz="4" w:space="0" w:color="auto"/>
            </w:tcBorders>
            <w:vAlign w:val="center"/>
          </w:tcPr>
          <w:p w14:paraId="204BA224" w14:textId="77777777" w:rsidR="00804A8D" w:rsidRPr="00596925" w:rsidRDefault="00804A8D" w:rsidP="00945750">
            <w:pPr>
              <w:jc w:val="both"/>
              <w:rPr>
                <w:rFonts w:asciiTheme="minorHAnsi" w:hAnsiTheme="minorHAnsi" w:cstheme="minorHAnsi"/>
                <w:i/>
                <w:sz w:val="20"/>
                <w:szCs w:val="20"/>
                <w:lang w:val="en-US"/>
              </w:rPr>
            </w:pPr>
            <w:r w:rsidRPr="00596925">
              <w:rPr>
                <w:rFonts w:asciiTheme="minorHAnsi" w:hAnsiTheme="minorHAnsi" w:cstheme="minorHAnsi"/>
                <w:i/>
                <w:sz w:val="20"/>
                <w:szCs w:val="20"/>
                <w:lang w:val="en-US"/>
              </w:rPr>
              <w:t>Guidelines for the determination of calibration intervals of measuring instruments.</w:t>
            </w:r>
          </w:p>
        </w:tc>
      </w:tr>
      <w:tr w:rsidR="00804A8D" w:rsidRPr="00391700" w14:paraId="647CA790" w14:textId="77777777" w:rsidTr="00CC794D">
        <w:trPr>
          <w:trHeight w:val="457"/>
          <w:jc w:val="center"/>
        </w:trPr>
        <w:tc>
          <w:tcPr>
            <w:tcW w:w="2835" w:type="dxa"/>
            <w:tcBorders>
              <w:top w:val="single" w:sz="4" w:space="0" w:color="auto"/>
              <w:left w:val="single" w:sz="4" w:space="0" w:color="auto"/>
              <w:bottom w:val="single" w:sz="4" w:space="0" w:color="auto"/>
              <w:right w:val="single" w:sz="4" w:space="0" w:color="auto"/>
            </w:tcBorders>
            <w:vAlign w:val="center"/>
          </w:tcPr>
          <w:p w14:paraId="303583C7" w14:textId="77777777" w:rsidR="00804A8D" w:rsidRPr="00596925" w:rsidRDefault="00804A8D" w:rsidP="00945750">
            <w:pPr>
              <w:rPr>
                <w:rFonts w:asciiTheme="minorHAnsi" w:hAnsiTheme="minorHAnsi" w:cstheme="minorHAnsi"/>
                <w:b/>
                <w:sz w:val="20"/>
                <w:szCs w:val="20"/>
                <w:lang w:val="fr-FR"/>
              </w:rPr>
            </w:pPr>
            <w:r w:rsidRPr="00596925">
              <w:rPr>
                <w:rFonts w:asciiTheme="minorHAnsi" w:hAnsiTheme="minorHAnsi" w:cstheme="minorHAnsi"/>
                <w:b/>
                <w:sz w:val="20"/>
                <w:szCs w:val="20"/>
                <w:lang w:val="fr-FR"/>
              </w:rPr>
              <w:t>ILAC P10</w:t>
            </w:r>
          </w:p>
        </w:tc>
        <w:tc>
          <w:tcPr>
            <w:tcW w:w="5670" w:type="dxa"/>
            <w:tcBorders>
              <w:top w:val="single" w:sz="4" w:space="0" w:color="auto"/>
              <w:left w:val="single" w:sz="4" w:space="0" w:color="auto"/>
              <w:bottom w:val="single" w:sz="4" w:space="0" w:color="auto"/>
              <w:right w:val="single" w:sz="4" w:space="0" w:color="auto"/>
            </w:tcBorders>
            <w:vAlign w:val="center"/>
          </w:tcPr>
          <w:p w14:paraId="100D2CCE" w14:textId="77777777" w:rsidR="00804A8D" w:rsidRPr="00596925" w:rsidRDefault="00804A8D" w:rsidP="00945750">
            <w:pPr>
              <w:jc w:val="both"/>
              <w:rPr>
                <w:rFonts w:asciiTheme="minorHAnsi" w:hAnsiTheme="minorHAnsi" w:cstheme="minorHAnsi"/>
                <w:i/>
                <w:sz w:val="20"/>
                <w:szCs w:val="20"/>
                <w:lang w:val="en-US"/>
              </w:rPr>
            </w:pPr>
            <w:r w:rsidRPr="00596925">
              <w:rPr>
                <w:rFonts w:asciiTheme="minorHAnsi" w:hAnsiTheme="minorHAnsi" w:cstheme="minorHAnsi"/>
                <w:i/>
                <w:sz w:val="20"/>
                <w:szCs w:val="20"/>
                <w:lang w:val="en-US"/>
              </w:rPr>
              <w:t>ILAC Policy on Traceability of Measurement Results</w:t>
            </w:r>
          </w:p>
        </w:tc>
      </w:tr>
      <w:tr w:rsidR="00804A8D" w:rsidRPr="00391700" w14:paraId="7F30177E" w14:textId="77777777" w:rsidTr="00CC794D">
        <w:trPr>
          <w:trHeight w:val="457"/>
          <w:jc w:val="center"/>
        </w:trPr>
        <w:tc>
          <w:tcPr>
            <w:tcW w:w="2835" w:type="dxa"/>
            <w:tcBorders>
              <w:top w:val="single" w:sz="4" w:space="0" w:color="auto"/>
              <w:left w:val="single" w:sz="4" w:space="0" w:color="auto"/>
              <w:bottom w:val="single" w:sz="4" w:space="0" w:color="auto"/>
              <w:right w:val="single" w:sz="4" w:space="0" w:color="auto"/>
            </w:tcBorders>
            <w:vAlign w:val="center"/>
          </w:tcPr>
          <w:p w14:paraId="1D351927" w14:textId="25A78E70" w:rsidR="00804A8D" w:rsidRPr="00596925" w:rsidRDefault="00804A8D" w:rsidP="00945750">
            <w:pPr>
              <w:rPr>
                <w:rFonts w:asciiTheme="minorHAnsi" w:hAnsiTheme="minorHAnsi" w:cstheme="minorHAnsi"/>
                <w:b/>
                <w:sz w:val="20"/>
                <w:szCs w:val="20"/>
                <w:lang w:val="fr-FR"/>
              </w:rPr>
            </w:pPr>
            <w:r w:rsidRPr="00596925">
              <w:rPr>
                <w:rFonts w:asciiTheme="minorHAnsi" w:hAnsiTheme="minorHAnsi" w:cstheme="minorHAnsi"/>
                <w:b/>
                <w:sz w:val="20"/>
                <w:szCs w:val="20"/>
                <w:lang w:val="fr-FR"/>
              </w:rPr>
              <w:t>ISO 7870-2</w:t>
            </w:r>
          </w:p>
        </w:tc>
        <w:tc>
          <w:tcPr>
            <w:tcW w:w="5670" w:type="dxa"/>
            <w:tcBorders>
              <w:top w:val="single" w:sz="4" w:space="0" w:color="auto"/>
              <w:left w:val="single" w:sz="4" w:space="0" w:color="auto"/>
              <w:bottom w:val="single" w:sz="4" w:space="0" w:color="auto"/>
              <w:right w:val="single" w:sz="4" w:space="0" w:color="auto"/>
            </w:tcBorders>
            <w:vAlign w:val="center"/>
          </w:tcPr>
          <w:p w14:paraId="1912BED8" w14:textId="77777777" w:rsidR="00804A8D" w:rsidRPr="00596925" w:rsidRDefault="00804A8D" w:rsidP="00945750">
            <w:pPr>
              <w:jc w:val="both"/>
              <w:rPr>
                <w:rFonts w:asciiTheme="minorHAnsi" w:hAnsiTheme="minorHAnsi" w:cstheme="minorHAnsi"/>
                <w:i/>
                <w:sz w:val="20"/>
                <w:szCs w:val="20"/>
                <w:lang w:val="en-US"/>
              </w:rPr>
            </w:pPr>
            <w:r w:rsidRPr="00596925">
              <w:rPr>
                <w:rFonts w:asciiTheme="minorHAnsi" w:hAnsiTheme="minorHAnsi" w:cstheme="minorHAnsi"/>
                <w:i/>
                <w:sz w:val="20"/>
                <w:szCs w:val="20"/>
                <w:lang w:val="en-US"/>
              </w:rPr>
              <w:t>Control charts Part 2: Shewhart control charts</w:t>
            </w:r>
          </w:p>
        </w:tc>
      </w:tr>
      <w:tr w:rsidR="00804A8D" w:rsidRPr="00391700" w14:paraId="657EE22F" w14:textId="77777777" w:rsidTr="00CC794D">
        <w:trPr>
          <w:trHeight w:val="457"/>
          <w:jc w:val="center"/>
        </w:trPr>
        <w:tc>
          <w:tcPr>
            <w:tcW w:w="2835" w:type="dxa"/>
            <w:tcBorders>
              <w:top w:val="single" w:sz="4" w:space="0" w:color="auto"/>
              <w:left w:val="single" w:sz="4" w:space="0" w:color="auto"/>
              <w:bottom w:val="single" w:sz="4" w:space="0" w:color="auto"/>
              <w:right w:val="single" w:sz="4" w:space="0" w:color="auto"/>
            </w:tcBorders>
            <w:vAlign w:val="center"/>
          </w:tcPr>
          <w:p w14:paraId="7302315C" w14:textId="77777777" w:rsidR="00804A8D" w:rsidRPr="00596925" w:rsidRDefault="00804A8D" w:rsidP="00945750">
            <w:pPr>
              <w:rPr>
                <w:rFonts w:asciiTheme="minorHAnsi" w:hAnsiTheme="minorHAnsi" w:cstheme="minorHAnsi"/>
                <w:b/>
                <w:sz w:val="20"/>
                <w:szCs w:val="20"/>
                <w:lang w:val="fr-FR"/>
              </w:rPr>
            </w:pPr>
            <w:r w:rsidRPr="00596925">
              <w:rPr>
                <w:rFonts w:asciiTheme="minorHAnsi" w:hAnsiTheme="minorHAnsi" w:cstheme="minorHAnsi"/>
                <w:b/>
                <w:sz w:val="20"/>
                <w:szCs w:val="20"/>
                <w:lang w:val="fr-FR"/>
              </w:rPr>
              <w:t>EURACHEM</w:t>
            </w:r>
          </w:p>
        </w:tc>
        <w:tc>
          <w:tcPr>
            <w:tcW w:w="5670" w:type="dxa"/>
            <w:tcBorders>
              <w:top w:val="single" w:sz="4" w:space="0" w:color="auto"/>
              <w:left w:val="single" w:sz="4" w:space="0" w:color="auto"/>
              <w:bottom w:val="single" w:sz="4" w:space="0" w:color="auto"/>
              <w:right w:val="single" w:sz="4" w:space="0" w:color="auto"/>
            </w:tcBorders>
            <w:vAlign w:val="center"/>
          </w:tcPr>
          <w:p w14:paraId="362C888A" w14:textId="77777777" w:rsidR="00804A8D" w:rsidRPr="00596925" w:rsidRDefault="00804A8D" w:rsidP="00945750">
            <w:pPr>
              <w:jc w:val="both"/>
              <w:rPr>
                <w:rFonts w:asciiTheme="minorHAnsi" w:hAnsiTheme="minorHAnsi" w:cstheme="minorHAnsi"/>
                <w:i/>
                <w:sz w:val="20"/>
                <w:szCs w:val="20"/>
                <w:lang w:val="en-US"/>
              </w:rPr>
            </w:pPr>
            <w:r w:rsidRPr="00596925">
              <w:rPr>
                <w:rFonts w:asciiTheme="minorHAnsi" w:hAnsiTheme="minorHAnsi" w:cstheme="minorHAnsi"/>
                <w:i/>
                <w:sz w:val="20"/>
                <w:szCs w:val="20"/>
                <w:lang w:val="en-US"/>
              </w:rPr>
              <w:t>Selection, Use and Interpretation of Proficiency Testing (PT) Schemes</w:t>
            </w:r>
          </w:p>
        </w:tc>
      </w:tr>
      <w:tr w:rsidR="00804A8D" w:rsidRPr="00391700" w14:paraId="59A5AB24" w14:textId="77777777" w:rsidTr="00CC794D">
        <w:trPr>
          <w:trHeight w:val="457"/>
          <w:jc w:val="center"/>
        </w:trPr>
        <w:tc>
          <w:tcPr>
            <w:tcW w:w="2835" w:type="dxa"/>
            <w:tcBorders>
              <w:top w:val="single" w:sz="4" w:space="0" w:color="auto"/>
              <w:left w:val="single" w:sz="4" w:space="0" w:color="auto"/>
              <w:bottom w:val="single" w:sz="4" w:space="0" w:color="auto"/>
              <w:right w:val="single" w:sz="4" w:space="0" w:color="auto"/>
            </w:tcBorders>
            <w:vAlign w:val="center"/>
          </w:tcPr>
          <w:p w14:paraId="1F889C17" w14:textId="77777777" w:rsidR="00804A8D" w:rsidRPr="00596925" w:rsidRDefault="00804A8D" w:rsidP="00945750">
            <w:pPr>
              <w:rPr>
                <w:rFonts w:asciiTheme="minorHAnsi" w:hAnsiTheme="minorHAnsi" w:cstheme="minorHAnsi"/>
                <w:b/>
                <w:sz w:val="20"/>
                <w:szCs w:val="20"/>
                <w:lang w:val="fr-FR"/>
              </w:rPr>
            </w:pPr>
            <w:r w:rsidRPr="00596925">
              <w:rPr>
                <w:rFonts w:asciiTheme="minorHAnsi" w:hAnsiTheme="minorHAnsi" w:cstheme="minorHAnsi"/>
                <w:b/>
                <w:sz w:val="20"/>
                <w:szCs w:val="20"/>
                <w:lang w:val="fr-FR"/>
              </w:rPr>
              <w:t>EURACHEM</w:t>
            </w:r>
          </w:p>
        </w:tc>
        <w:tc>
          <w:tcPr>
            <w:tcW w:w="5670" w:type="dxa"/>
            <w:tcBorders>
              <w:top w:val="single" w:sz="4" w:space="0" w:color="auto"/>
              <w:left w:val="single" w:sz="4" w:space="0" w:color="auto"/>
              <w:bottom w:val="single" w:sz="4" w:space="0" w:color="auto"/>
              <w:right w:val="single" w:sz="4" w:space="0" w:color="auto"/>
            </w:tcBorders>
            <w:vAlign w:val="center"/>
          </w:tcPr>
          <w:p w14:paraId="56D8E3BD" w14:textId="77777777" w:rsidR="00804A8D" w:rsidRPr="00596925" w:rsidRDefault="00804A8D" w:rsidP="00945750">
            <w:pPr>
              <w:jc w:val="both"/>
              <w:rPr>
                <w:rFonts w:asciiTheme="minorHAnsi" w:hAnsiTheme="minorHAnsi" w:cstheme="minorHAnsi"/>
                <w:i/>
                <w:sz w:val="20"/>
                <w:szCs w:val="20"/>
                <w:lang w:val="en-US"/>
              </w:rPr>
            </w:pPr>
            <w:r w:rsidRPr="00596925">
              <w:rPr>
                <w:rFonts w:asciiTheme="minorHAnsi" w:hAnsiTheme="minorHAnsi" w:cstheme="minorHAnsi"/>
                <w:i/>
                <w:sz w:val="20"/>
                <w:szCs w:val="20"/>
                <w:lang w:val="en-US"/>
              </w:rPr>
              <w:t>The fitness for purpose of analytical methods: a laboratory guide to the method validation and related topics</w:t>
            </w:r>
          </w:p>
        </w:tc>
      </w:tr>
      <w:tr w:rsidR="00804A8D" w:rsidRPr="00596925" w14:paraId="5A296348" w14:textId="77777777" w:rsidTr="00CC794D">
        <w:trPr>
          <w:trHeight w:val="457"/>
          <w:jc w:val="center"/>
        </w:trPr>
        <w:tc>
          <w:tcPr>
            <w:tcW w:w="2835" w:type="dxa"/>
            <w:tcBorders>
              <w:top w:val="single" w:sz="4" w:space="0" w:color="auto"/>
              <w:left w:val="single" w:sz="4" w:space="0" w:color="auto"/>
              <w:bottom w:val="single" w:sz="4" w:space="0" w:color="auto"/>
              <w:right w:val="single" w:sz="4" w:space="0" w:color="auto"/>
            </w:tcBorders>
            <w:vAlign w:val="center"/>
          </w:tcPr>
          <w:p w14:paraId="496D19FC" w14:textId="77777777" w:rsidR="00804A8D" w:rsidRPr="00596925" w:rsidRDefault="00804A8D" w:rsidP="00945750">
            <w:pPr>
              <w:rPr>
                <w:rFonts w:asciiTheme="minorHAnsi" w:hAnsiTheme="minorHAnsi" w:cstheme="minorHAnsi"/>
                <w:b/>
                <w:sz w:val="20"/>
                <w:szCs w:val="20"/>
                <w:lang w:val="fr-FR"/>
              </w:rPr>
            </w:pPr>
            <w:proofErr w:type="spellStart"/>
            <w:r w:rsidRPr="00596925">
              <w:rPr>
                <w:rFonts w:asciiTheme="minorHAnsi" w:hAnsiTheme="minorHAnsi" w:cstheme="minorHAnsi"/>
                <w:b/>
                <w:sz w:val="20"/>
                <w:szCs w:val="20"/>
                <w:lang w:val="fr-FR"/>
              </w:rPr>
              <w:t>Rapporti</w:t>
            </w:r>
            <w:proofErr w:type="spellEnd"/>
            <w:r w:rsidRPr="00596925">
              <w:rPr>
                <w:rFonts w:asciiTheme="minorHAnsi" w:hAnsiTheme="minorHAnsi" w:cstheme="minorHAnsi"/>
                <w:b/>
                <w:sz w:val="20"/>
                <w:szCs w:val="20"/>
                <w:lang w:val="fr-FR"/>
              </w:rPr>
              <w:t xml:space="preserve"> ISTISAN 12/29</w:t>
            </w:r>
          </w:p>
        </w:tc>
        <w:tc>
          <w:tcPr>
            <w:tcW w:w="5670" w:type="dxa"/>
            <w:tcBorders>
              <w:top w:val="single" w:sz="4" w:space="0" w:color="auto"/>
              <w:left w:val="single" w:sz="4" w:space="0" w:color="auto"/>
              <w:bottom w:val="single" w:sz="4" w:space="0" w:color="auto"/>
              <w:right w:val="single" w:sz="4" w:space="0" w:color="auto"/>
            </w:tcBorders>
            <w:vAlign w:val="center"/>
          </w:tcPr>
          <w:p w14:paraId="798ABAB3" w14:textId="77777777" w:rsidR="00804A8D" w:rsidRPr="00596925" w:rsidRDefault="00804A8D" w:rsidP="00945750">
            <w:pPr>
              <w:jc w:val="both"/>
              <w:rPr>
                <w:rFonts w:asciiTheme="minorHAnsi" w:hAnsiTheme="minorHAnsi" w:cstheme="minorHAnsi"/>
                <w:sz w:val="20"/>
                <w:szCs w:val="20"/>
              </w:rPr>
            </w:pPr>
            <w:r w:rsidRPr="00596925">
              <w:rPr>
                <w:rFonts w:asciiTheme="minorHAnsi" w:hAnsiTheme="minorHAnsi" w:cstheme="minorHAnsi"/>
                <w:sz w:val="20"/>
                <w:szCs w:val="20"/>
              </w:rPr>
              <w:t xml:space="preserve">Controllo della qualità interno: manuale per i laboratori di analisi chimiche. Quarta edizione (2011) del </w:t>
            </w:r>
            <w:proofErr w:type="spellStart"/>
            <w:r w:rsidRPr="00596925">
              <w:rPr>
                <w:rFonts w:asciiTheme="minorHAnsi" w:hAnsiTheme="minorHAnsi" w:cstheme="minorHAnsi"/>
                <w:sz w:val="20"/>
                <w:szCs w:val="20"/>
              </w:rPr>
              <w:t>Nordtest</w:t>
            </w:r>
            <w:proofErr w:type="spellEnd"/>
            <w:r w:rsidRPr="00596925">
              <w:rPr>
                <w:rFonts w:asciiTheme="minorHAnsi" w:hAnsiTheme="minorHAnsi" w:cstheme="minorHAnsi"/>
                <w:sz w:val="20"/>
                <w:szCs w:val="20"/>
              </w:rPr>
              <w:t xml:space="preserve"> Report TR 569. Traduzione italiana. </w:t>
            </w:r>
          </w:p>
        </w:tc>
      </w:tr>
      <w:tr w:rsidR="00804A8D" w:rsidRPr="00391700" w14:paraId="1F46A82E" w14:textId="77777777" w:rsidTr="00CC794D">
        <w:trPr>
          <w:trHeight w:val="457"/>
          <w:jc w:val="center"/>
        </w:trPr>
        <w:tc>
          <w:tcPr>
            <w:tcW w:w="2835" w:type="dxa"/>
            <w:tcBorders>
              <w:top w:val="single" w:sz="4" w:space="0" w:color="auto"/>
              <w:left w:val="single" w:sz="4" w:space="0" w:color="auto"/>
              <w:bottom w:val="single" w:sz="4" w:space="0" w:color="auto"/>
              <w:right w:val="single" w:sz="4" w:space="0" w:color="auto"/>
            </w:tcBorders>
            <w:vAlign w:val="center"/>
          </w:tcPr>
          <w:p w14:paraId="07B12CFB" w14:textId="77777777" w:rsidR="00804A8D" w:rsidRPr="00596925" w:rsidRDefault="00804A8D" w:rsidP="00945750">
            <w:pPr>
              <w:rPr>
                <w:rFonts w:asciiTheme="minorHAnsi" w:hAnsiTheme="minorHAnsi" w:cstheme="minorHAnsi"/>
                <w:b/>
                <w:sz w:val="20"/>
                <w:szCs w:val="20"/>
                <w:lang w:val="fr-FR"/>
              </w:rPr>
            </w:pPr>
            <w:r w:rsidRPr="00596925">
              <w:rPr>
                <w:rFonts w:asciiTheme="minorHAnsi" w:hAnsiTheme="minorHAnsi" w:cstheme="minorHAnsi"/>
                <w:b/>
                <w:sz w:val="20"/>
                <w:szCs w:val="20"/>
                <w:lang w:val="fr-FR"/>
              </w:rPr>
              <w:t>EUROLAB</w:t>
            </w:r>
          </w:p>
        </w:tc>
        <w:tc>
          <w:tcPr>
            <w:tcW w:w="5670" w:type="dxa"/>
            <w:tcBorders>
              <w:top w:val="single" w:sz="4" w:space="0" w:color="auto"/>
              <w:left w:val="single" w:sz="4" w:space="0" w:color="auto"/>
              <w:bottom w:val="single" w:sz="4" w:space="0" w:color="auto"/>
              <w:right w:val="single" w:sz="4" w:space="0" w:color="auto"/>
            </w:tcBorders>
            <w:vAlign w:val="center"/>
          </w:tcPr>
          <w:p w14:paraId="3317488A" w14:textId="34F68824" w:rsidR="00804A8D" w:rsidRPr="00596925" w:rsidRDefault="00804A8D" w:rsidP="00945750">
            <w:pPr>
              <w:jc w:val="both"/>
              <w:rPr>
                <w:rFonts w:asciiTheme="minorHAnsi" w:hAnsiTheme="minorHAnsi" w:cstheme="minorHAnsi"/>
                <w:i/>
                <w:sz w:val="20"/>
                <w:szCs w:val="20"/>
                <w:lang w:val="en-US"/>
              </w:rPr>
            </w:pPr>
            <w:r w:rsidRPr="00596925">
              <w:rPr>
                <w:rFonts w:asciiTheme="minorHAnsi" w:hAnsiTheme="minorHAnsi" w:cstheme="minorHAnsi"/>
                <w:i/>
                <w:sz w:val="20"/>
                <w:szCs w:val="20"/>
                <w:lang w:val="en-US"/>
              </w:rPr>
              <w:t xml:space="preserve">Technical report 1/2017 </w:t>
            </w:r>
            <w:r w:rsidR="0077043B" w:rsidRPr="00596925">
              <w:rPr>
                <w:rFonts w:asciiTheme="minorHAnsi" w:hAnsiTheme="minorHAnsi" w:cstheme="minorHAnsi"/>
                <w:i/>
                <w:sz w:val="20"/>
                <w:szCs w:val="20"/>
                <w:lang w:val="en-US"/>
              </w:rPr>
              <w:t>– Decision rules applied to conformity assessment</w:t>
            </w:r>
          </w:p>
        </w:tc>
      </w:tr>
      <w:tr w:rsidR="00804A8D" w:rsidRPr="00391700" w14:paraId="0B439E74" w14:textId="77777777" w:rsidTr="00CC794D">
        <w:trPr>
          <w:trHeight w:val="457"/>
          <w:jc w:val="center"/>
        </w:trPr>
        <w:tc>
          <w:tcPr>
            <w:tcW w:w="2835" w:type="dxa"/>
            <w:tcBorders>
              <w:top w:val="single" w:sz="4" w:space="0" w:color="auto"/>
              <w:left w:val="single" w:sz="4" w:space="0" w:color="auto"/>
              <w:bottom w:val="single" w:sz="4" w:space="0" w:color="auto"/>
              <w:right w:val="single" w:sz="4" w:space="0" w:color="auto"/>
            </w:tcBorders>
            <w:vAlign w:val="center"/>
          </w:tcPr>
          <w:p w14:paraId="74AEC293" w14:textId="77777777" w:rsidR="00804A8D" w:rsidRPr="00596925" w:rsidRDefault="00804A8D" w:rsidP="00945750">
            <w:pPr>
              <w:rPr>
                <w:rFonts w:asciiTheme="minorHAnsi" w:hAnsiTheme="minorHAnsi" w:cstheme="minorHAnsi"/>
                <w:b/>
                <w:sz w:val="20"/>
                <w:szCs w:val="20"/>
                <w:lang w:val="fr-FR"/>
              </w:rPr>
            </w:pPr>
            <w:r w:rsidRPr="00596925">
              <w:rPr>
                <w:rFonts w:asciiTheme="minorHAnsi" w:hAnsiTheme="minorHAnsi" w:cstheme="minorHAnsi"/>
                <w:b/>
                <w:sz w:val="20"/>
                <w:szCs w:val="20"/>
                <w:lang w:val="fr-FR"/>
              </w:rPr>
              <w:t xml:space="preserve">JCGM </w:t>
            </w:r>
            <w:proofErr w:type="gramStart"/>
            <w:r w:rsidRPr="00596925">
              <w:rPr>
                <w:rFonts w:asciiTheme="minorHAnsi" w:hAnsiTheme="minorHAnsi" w:cstheme="minorHAnsi"/>
                <w:b/>
                <w:sz w:val="20"/>
                <w:szCs w:val="20"/>
                <w:lang w:val="fr-FR"/>
              </w:rPr>
              <w:t>106:</w:t>
            </w:r>
            <w:proofErr w:type="gramEnd"/>
            <w:r w:rsidRPr="00596925">
              <w:rPr>
                <w:rFonts w:asciiTheme="minorHAnsi" w:hAnsiTheme="minorHAnsi" w:cstheme="minorHAnsi"/>
                <w:b/>
                <w:sz w:val="20"/>
                <w:szCs w:val="20"/>
                <w:lang w:val="fr-FR"/>
              </w:rPr>
              <w:t>12</w:t>
            </w:r>
          </w:p>
        </w:tc>
        <w:tc>
          <w:tcPr>
            <w:tcW w:w="5670" w:type="dxa"/>
            <w:tcBorders>
              <w:top w:val="single" w:sz="4" w:space="0" w:color="auto"/>
              <w:left w:val="single" w:sz="4" w:space="0" w:color="auto"/>
              <w:bottom w:val="single" w:sz="4" w:space="0" w:color="auto"/>
              <w:right w:val="single" w:sz="4" w:space="0" w:color="auto"/>
            </w:tcBorders>
            <w:vAlign w:val="center"/>
          </w:tcPr>
          <w:p w14:paraId="6F6B87BF" w14:textId="77777777" w:rsidR="00804A8D" w:rsidRPr="00596925" w:rsidRDefault="00804A8D" w:rsidP="00945750">
            <w:pPr>
              <w:jc w:val="both"/>
              <w:rPr>
                <w:rFonts w:asciiTheme="minorHAnsi" w:hAnsiTheme="minorHAnsi" w:cstheme="minorHAnsi"/>
                <w:i/>
                <w:sz w:val="20"/>
                <w:szCs w:val="20"/>
                <w:lang w:val="en-US"/>
              </w:rPr>
            </w:pPr>
            <w:r w:rsidRPr="00596925">
              <w:rPr>
                <w:rFonts w:asciiTheme="minorHAnsi" w:hAnsiTheme="minorHAnsi" w:cstheme="minorHAnsi"/>
                <w:i/>
                <w:sz w:val="20"/>
                <w:szCs w:val="20"/>
                <w:lang w:val="en-US"/>
              </w:rPr>
              <w:t xml:space="preserve">The rule of measurement uncertainty in conformity </w:t>
            </w:r>
            <w:proofErr w:type="spellStart"/>
            <w:r w:rsidRPr="00596925">
              <w:rPr>
                <w:rFonts w:asciiTheme="minorHAnsi" w:hAnsiTheme="minorHAnsi" w:cstheme="minorHAnsi"/>
                <w:i/>
                <w:sz w:val="20"/>
                <w:szCs w:val="20"/>
                <w:lang w:val="en-US"/>
              </w:rPr>
              <w:t>assessement</w:t>
            </w:r>
            <w:proofErr w:type="spellEnd"/>
            <w:r w:rsidRPr="00596925">
              <w:rPr>
                <w:rFonts w:asciiTheme="minorHAnsi" w:hAnsiTheme="minorHAnsi" w:cstheme="minorHAnsi"/>
                <w:i/>
                <w:sz w:val="20"/>
                <w:szCs w:val="20"/>
                <w:lang w:val="en-US"/>
              </w:rPr>
              <w:t xml:space="preserve"> (2012)</w:t>
            </w:r>
          </w:p>
        </w:tc>
      </w:tr>
      <w:tr w:rsidR="00C56E65" w:rsidRPr="00596925" w14:paraId="2ED444B2" w14:textId="77777777" w:rsidTr="00CC794D">
        <w:trPr>
          <w:trHeight w:val="457"/>
          <w:jc w:val="center"/>
        </w:trPr>
        <w:tc>
          <w:tcPr>
            <w:tcW w:w="2835" w:type="dxa"/>
            <w:tcBorders>
              <w:top w:val="single" w:sz="4" w:space="0" w:color="auto"/>
              <w:left w:val="single" w:sz="4" w:space="0" w:color="auto"/>
              <w:bottom w:val="single" w:sz="4" w:space="0" w:color="auto"/>
              <w:right w:val="single" w:sz="4" w:space="0" w:color="auto"/>
            </w:tcBorders>
            <w:vAlign w:val="center"/>
          </w:tcPr>
          <w:p w14:paraId="2C0AD0F9" w14:textId="221F35A4" w:rsidR="00C56E65" w:rsidRPr="00596925" w:rsidRDefault="00280B53" w:rsidP="00945750">
            <w:pPr>
              <w:rPr>
                <w:rFonts w:asciiTheme="minorHAnsi" w:hAnsiTheme="minorHAnsi" w:cstheme="minorHAnsi"/>
                <w:b/>
                <w:sz w:val="20"/>
                <w:szCs w:val="20"/>
                <w:lang w:val="fr-FR"/>
              </w:rPr>
            </w:pPr>
            <w:r w:rsidRPr="00596925">
              <w:rPr>
                <w:rFonts w:asciiTheme="minorHAnsi" w:hAnsiTheme="minorHAnsi" w:cstheme="minorHAnsi"/>
                <w:b/>
                <w:sz w:val="20"/>
                <w:szCs w:val="20"/>
                <w:lang w:val="fr-FR"/>
              </w:rPr>
              <w:t>EURACHEM</w:t>
            </w:r>
          </w:p>
        </w:tc>
        <w:tc>
          <w:tcPr>
            <w:tcW w:w="5670" w:type="dxa"/>
            <w:tcBorders>
              <w:top w:val="single" w:sz="4" w:space="0" w:color="auto"/>
              <w:left w:val="single" w:sz="4" w:space="0" w:color="auto"/>
              <w:bottom w:val="single" w:sz="4" w:space="0" w:color="auto"/>
              <w:right w:val="single" w:sz="4" w:space="0" w:color="auto"/>
            </w:tcBorders>
            <w:vAlign w:val="center"/>
          </w:tcPr>
          <w:p w14:paraId="35FFBBCC" w14:textId="2B3061CB" w:rsidR="00C56E65" w:rsidRPr="00596925" w:rsidRDefault="00280B53" w:rsidP="00945750">
            <w:pPr>
              <w:jc w:val="both"/>
              <w:rPr>
                <w:rFonts w:asciiTheme="minorHAnsi" w:hAnsiTheme="minorHAnsi" w:cstheme="minorHAnsi"/>
                <w:i/>
                <w:sz w:val="20"/>
                <w:szCs w:val="20"/>
                <w:lang w:val="en-US"/>
              </w:rPr>
            </w:pPr>
            <w:r w:rsidRPr="00596925">
              <w:rPr>
                <w:rFonts w:asciiTheme="minorHAnsi" w:hAnsiTheme="minorHAnsi" w:cstheme="minorHAnsi"/>
                <w:i/>
                <w:sz w:val="20"/>
                <w:szCs w:val="20"/>
                <w:lang w:val="en-US"/>
              </w:rPr>
              <w:t>Accreditation for Microbiological Laboratories (2023)</w:t>
            </w:r>
          </w:p>
        </w:tc>
      </w:tr>
    </w:tbl>
    <w:p w14:paraId="0EAC5E2A" w14:textId="77777777" w:rsidR="00C53173" w:rsidRPr="00596925" w:rsidRDefault="00C53173" w:rsidP="00C53173">
      <w:pPr>
        <w:rPr>
          <w:rFonts w:asciiTheme="minorHAnsi" w:hAnsiTheme="minorHAnsi" w:cstheme="minorHAnsi"/>
        </w:rPr>
      </w:pPr>
    </w:p>
    <w:p w14:paraId="1DA28080" w14:textId="70E079E4" w:rsidR="00CC0945" w:rsidRPr="00596925" w:rsidRDefault="001C7915" w:rsidP="00CC0945">
      <w:pPr>
        <w:pStyle w:val="Titolo1"/>
        <w:rPr>
          <w:rFonts w:asciiTheme="minorHAnsi" w:hAnsiTheme="minorHAnsi" w:cstheme="minorHAnsi"/>
          <w:color w:val="00B050"/>
        </w:rPr>
      </w:pPr>
      <w:bookmarkStart w:id="47" w:name="_Toc169248511"/>
      <w:r w:rsidRPr="00596925">
        <w:rPr>
          <w:rFonts w:asciiTheme="minorHAnsi" w:hAnsiTheme="minorHAnsi" w:cstheme="minorHAnsi"/>
          <w:color w:val="002060"/>
        </w:rPr>
        <w:t>3</w:t>
      </w:r>
      <w:r w:rsidRPr="00596925">
        <w:rPr>
          <w:rFonts w:asciiTheme="minorHAnsi" w:hAnsiTheme="minorHAnsi" w:cstheme="minorHAnsi"/>
          <w:color w:val="002060"/>
        </w:rPr>
        <w:tab/>
        <w:t>TERMINI E DEFINIZIONI</w:t>
      </w:r>
      <w:bookmarkEnd w:id="47"/>
      <w:r w:rsidRPr="00596925">
        <w:rPr>
          <w:rFonts w:asciiTheme="minorHAnsi" w:hAnsiTheme="minorHAnsi" w:cstheme="minorHAnsi"/>
          <w:color w:val="00B050"/>
        </w:rPr>
        <w:tab/>
      </w:r>
    </w:p>
    <w:p w14:paraId="5B052FDD" w14:textId="0AF0C22D" w:rsidR="000D6FF9" w:rsidRPr="00596925" w:rsidRDefault="00C53173" w:rsidP="00CC794D">
      <w:pPr>
        <w:pStyle w:val="testo"/>
        <w:ind w:left="0"/>
        <w:rPr>
          <w:rFonts w:asciiTheme="minorHAnsi" w:hAnsiTheme="minorHAnsi" w:cstheme="minorHAnsi"/>
        </w:rPr>
      </w:pPr>
      <w:r w:rsidRPr="00596925">
        <w:rPr>
          <w:rFonts w:asciiTheme="minorHAnsi" w:hAnsiTheme="minorHAnsi" w:cstheme="minorHAnsi"/>
        </w:rPr>
        <w:t>Per la terminologia utilizzata nel presen</w:t>
      </w:r>
      <w:r w:rsidR="00470D09" w:rsidRPr="00596925">
        <w:rPr>
          <w:rFonts w:asciiTheme="minorHAnsi" w:hAnsiTheme="minorHAnsi" w:cstheme="minorHAnsi"/>
        </w:rPr>
        <w:t>te m</w:t>
      </w:r>
      <w:r w:rsidRPr="00596925">
        <w:rPr>
          <w:rFonts w:asciiTheme="minorHAnsi" w:hAnsiTheme="minorHAnsi" w:cstheme="minorHAnsi"/>
        </w:rPr>
        <w:t>anuale e nei documenti collegati si fa riferimento principalmente</w:t>
      </w:r>
      <w:r w:rsidR="000D6FF9" w:rsidRPr="00596925">
        <w:rPr>
          <w:rFonts w:asciiTheme="minorHAnsi" w:hAnsiTheme="minorHAnsi" w:cstheme="minorHAnsi"/>
        </w:rPr>
        <w:t xml:space="preserve"> a</w:t>
      </w:r>
      <w:r w:rsidR="001054ED" w:rsidRPr="00596925">
        <w:rPr>
          <w:rFonts w:asciiTheme="minorHAnsi" w:hAnsiTheme="minorHAnsi" w:cstheme="minorHAnsi"/>
        </w:rPr>
        <w:t>i pertinenti paragrafi dei seguenti documenti</w:t>
      </w:r>
      <w:r w:rsidR="000D6FF9" w:rsidRPr="00596925">
        <w:rPr>
          <w:rFonts w:asciiTheme="minorHAnsi" w:hAnsiTheme="minorHAnsi" w:cstheme="minorHAnsi"/>
        </w:rPr>
        <w:t>:</w:t>
      </w:r>
    </w:p>
    <w:p w14:paraId="3109EBCF" w14:textId="77777777" w:rsidR="001F460A" w:rsidRPr="00596925" w:rsidRDefault="001F460A" w:rsidP="00C53173">
      <w:pPr>
        <w:pStyle w:val="testo"/>
        <w:rPr>
          <w:rFonts w:asciiTheme="minorHAnsi" w:hAnsiTheme="minorHAnsi" w:cstheme="minorHAnsi"/>
        </w:rPr>
      </w:pPr>
    </w:p>
    <w:p w14:paraId="4C4DFF63" w14:textId="1BAE1052" w:rsidR="007922A2" w:rsidRPr="00596925" w:rsidRDefault="000D6FF9" w:rsidP="00EE5563">
      <w:pPr>
        <w:pStyle w:val="testo"/>
        <w:numPr>
          <w:ilvl w:val="0"/>
          <w:numId w:val="54"/>
        </w:numPr>
        <w:rPr>
          <w:rFonts w:asciiTheme="minorHAnsi" w:hAnsiTheme="minorHAnsi" w:cstheme="minorHAnsi"/>
        </w:rPr>
      </w:pPr>
      <w:r w:rsidRPr="00596925">
        <w:rPr>
          <w:rFonts w:asciiTheme="minorHAnsi" w:hAnsiTheme="minorHAnsi" w:cstheme="minorHAnsi"/>
        </w:rPr>
        <w:t xml:space="preserve">UNI CEI EN ISO/IEC 17025:2018 </w:t>
      </w:r>
      <w:r w:rsidR="00A30CDB" w:rsidRPr="00596925">
        <w:rPr>
          <w:rFonts w:asciiTheme="minorHAnsi" w:hAnsiTheme="minorHAnsi" w:cstheme="minorHAnsi"/>
        </w:rPr>
        <w:t xml:space="preserve">- </w:t>
      </w:r>
      <w:r w:rsidRPr="00596925">
        <w:rPr>
          <w:rFonts w:asciiTheme="minorHAnsi" w:hAnsiTheme="minorHAnsi" w:cstheme="minorHAnsi"/>
        </w:rPr>
        <w:t>Requisiti generali per la competenza dei laboratori di prova e taratura;</w:t>
      </w:r>
    </w:p>
    <w:p w14:paraId="1A081D03" w14:textId="4E0CA30E" w:rsidR="000D6FF9" w:rsidRPr="00596925" w:rsidRDefault="00CC794D" w:rsidP="00EE5563">
      <w:pPr>
        <w:pStyle w:val="testo"/>
        <w:numPr>
          <w:ilvl w:val="0"/>
          <w:numId w:val="54"/>
        </w:numPr>
        <w:rPr>
          <w:rFonts w:asciiTheme="minorHAnsi" w:hAnsiTheme="minorHAnsi" w:cstheme="minorHAnsi"/>
        </w:rPr>
      </w:pPr>
      <w:r w:rsidRPr="00596925">
        <w:rPr>
          <w:rFonts w:asciiTheme="minorHAnsi" w:hAnsiTheme="minorHAnsi" w:cstheme="minorHAnsi"/>
        </w:rPr>
        <w:t>UNI EN ISO 9000 S</w:t>
      </w:r>
      <w:r w:rsidR="00C53173" w:rsidRPr="00596925">
        <w:rPr>
          <w:rFonts w:asciiTheme="minorHAnsi" w:hAnsiTheme="minorHAnsi" w:cstheme="minorHAnsi"/>
        </w:rPr>
        <w:t xml:space="preserve">istemi di </w:t>
      </w:r>
      <w:r w:rsidRPr="00596925">
        <w:rPr>
          <w:rFonts w:asciiTheme="minorHAnsi" w:hAnsiTheme="minorHAnsi" w:cstheme="minorHAnsi"/>
        </w:rPr>
        <w:t>g</w:t>
      </w:r>
      <w:r w:rsidR="00C53173" w:rsidRPr="00596925">
        <w:rPr>
          <w:rFonts w:asciiTheme="minorHAnsi" w:hAnsiTheme="minorHAnsi" w:cstheme="minorHAnsi"/>
        </w:rPr>
        <w:t xml:space="preserve">estione per la </w:t>
      </w:r>
      <w:r w:rsidRPr="00596925">
        <w:rPr>
          <w:rFonts w:asciiTheme="minorHAnsi" w:hAnsiTheme="minorHAnsi" w:cstheme="minorHAnsi"/>
        </w:rPr>
        <w:t>q</w:t>
      </w:r>
      <w:r w:rsidR="00C53173" w:rsidRPr="00596925">
        <w:rPr>
          <w:rFonts w:asciiTheme="minorHAnsi" w:hAnsiTheme="minorHAnsi" w:cstheme="minorHAnsi"/>
        </w:rPr>
        <w:t xml:space="preserve">ualità – </w:t>
      </w:r>
      <w:r w:rsidR="000D6FF9" w:rsidRPr="00596925">
        <w:rPr>
          <w:rFonts w:asciiTheme="minorHAnsi" w:hAnsiTheme="minorHAnsi" w:cstheme="minorHAnsi"/>
        </w:rPr>
        <w:t>Fondamenti e terminologia;</w:t>
      </w:r>
    </w:p>
    <w:p w14:paraId="7F91B4F7" w14:textId="7D8A1602" w:rsidR="000D6FF9" w:rsidRPr="00596925" w:rsidRDefault="00C53173" w:rsidP="00EE5563">
      <w:pPr>
        <w:pStyle w:val="testo"/>
        <w:numPr>
          <w:ilvl w:val="0"/>
          <w:numId w:val="54"/>
        </w:numPr>
        <w:rPr>
          <w:rFonts w:asciiTheme="minorHAnsi" w:hAnsiTheme="minorHAnsi" w:cstheme="minorHAnsi"/>
        </w:rPr>
      </w:pPr>
      <w:r w:rsidRPr="00596925">
        <w:rPr>
          <w:rFonts w:asciiTheme="minorHAnsi" w:hAnsiTheme="minorHAnsi" w:cstheme="minorHAnsi"/>
        </w:rPr>
        <w:t>UNI CEI EN ISO/IE</w:t>
      </w:r>
      <w:r w:rsidR="000D6FF9" w:rsidRPr="00596925">
        <w:rPr>
          <w:rFonts w:asciiTheme="minorHAnsi" w:hAnsiTheme="minorHAnsi" w:cstheme="minorHAnsi"/>
        </w:rPr>
        <w:t>C 17000</w:t>
      </w:r>
      <w:r w:rsidRPr="00596925">
        <w:rPr>
          <w:rFonts w:asciiTheme="minorHAnsi" w:hAnsiTheme="minorHAnsi" w:cstheme="minorHAnsi"/>
        </w:rPr>
        <w:t xml:space="preserve"> Valutazione della conformità – </w:t>
      </w:r>
      <w:r w:rsidR="000D6FF9" w:rsidRPr="00596925">
        <w:rPr>
          <w:rFonts w:asciiTheme="minorHAnsi" w:hAnsiTheme="minorHAnsi" w:cstheme="minorHAnsi"/>
        </w:rPr>
        <w:t>Vocabolario e principi generali;</w:t>
      </w:r>
    </w:p>
    <w:p w14:paraId="14FE89AF" w14:textId="6C4609E7" w:rsidR="007922A2" w:rsidRPr="007922A2" w:rsidRDefault="00C53173" w:rsidP="007922A2">
      <w:pPr>
        <w:pStyle w:val="testo"/>
        <w:numPr>
          <w:ilvl w:val="0"/>
          <w:numId w:val="54"/>
        </w:numPr>
        <w:rPr>
          <w:rFonts w:asciiTheme="minorHAnsi" w:hAnsiTheme="minorHAnsi" w:cstheme="minorHAnsi"/>
        </w:rPr>
      </w:pPr>
      <w:r w:rsidRPr="00596925">
        <w:rPr>
          <w:rFonts w:asciiTheme="minorHAnsi" w:hAnsiTheme="minorHAnsi" w:cstheme="minorHAnsi"/>
        </w:rPr>
        <w:t>Documento ACCREDIA RT-08 Rev.</w:t>
      </w:r>
      <w:r w:rsidR="001054ED" w:rsidRPr="00596925">
        <w:rPr>
          <w:rFonts w:asciiTheme="minorHAnsi" w:hAnsiTheme="minorHAnsi" w:cstheme="minorHAnsi"/>
        </w:rPr>
        <w:t>0</w:t>
      </w:r>
      <w:r w:rsidR="00D273A6" w:rsidRPr="00596925">
        <w:rPr>
          <w:rFonts w:asciiTheme="minorHAnsi" w:hAnsiTheme="minorHAnsi" w:cstheme="minorHAnsi"/>
        </w:rPr>
        <w:t>5</w:t>
      </w:r>
      <w:r w:rsidRPr="00596925">
        <w:rPr>
          <w:rFonts w:asciiTheme="minorHAnsi" w:hAnsiTheme="minorHAnsi" w:cstheme="minorHAnsi"/>
        </w:rPr>
        <w:t xml:space="preserve"> </w:t>
      </w:r>
      <w:r w:rsidR="00A30CDB" w:rsidRPr="00596925">
        <w:rPr>
          <w:rFonts w:asciiTheme="minorHAnsi" w:hAnsiTheme="minorHAnsi" w:cstheme="minorHAnsi"/>
        </w:rPr>
        <w:t xml:space="preserve">- </w:t>
      </w:r>
      <w:r w:rsidRPr="00596925">
        <w:rPr>
          <w:rFonts w:asciiTheme="minorHAnsi" w:hAnsiTheme="minorHAnsi" w:cstheme="minorHAnsi"/>
        </w:rPr>
        <w:t>Prescrizioni per l'accredi</w:t>
      </w:r>
      <w:r w:rsidR="000D6FF9" w:rsidRPr="00596925">
        <w:rPr>
          <w:rFonts w:asciiTheme="minorHAnsi" w:hAnsiTheme="minorHAnsi" w:cstheme="minorHAnsi"/>
        </w:rPr>
        <w:t>tamento dei laboratori di prova</w:t>
      </w:r>
      <w:r w:rsidR="00306E5D" w:rsidRPr="00596925">
        <w:rPr>
          <w:rFonts w:asciiTheme="minorHAnsi" w:hAnsiTheme="minorHAnsi" w:cstheme="minorHAnsi"/>
        </w:rPr>
        <w:t>;</w:t>
      </w:r>
    </w:p>
    <w:p w14:paraId="7E287168" w14:textId="76DB0991" w:rsidR="00C53173" w:rsidRPr="00596925" w:rsidRDefault="00CC794D" w:rsidP="00EE5563">
      <w:pPr>
        <w:pStyle w:val="testo"/>
        <w:numPr>
          <w:ilvl w:val="0"/>
          <w:numId w:val="54"/>
        </w:numPr>
        <w:rPr>
          <w:rFonts w:asciiTheme="minorHAnsi" w:hAnsiTheme="minorHAnsi" w:cstheme="minorHAnsi"/>
        </w:rPr>
      </w:pPr>
      <w:r w:rsidRPr="00596925">
        <w:rPr>
          <w:rFonts w:asciiTheme="minorHAnsi" w:hAnsiTheme="minorHAnsi" w:cstheme="minorHAnsi"/>
        </w:rPr>
        <w:t>UNI CEI 70099 Vocabolario i</w:t>
      </w:r>
      <w:r w:rsidR="00C53173" w:rsidRPr="00596925">
        <w:rPr>
          <w:rFonts w:asciiTheme="minorHAnsi" w:hAnsiTheme="minorHAnsi" w:cstheme="minorHAnsi"/>
        </w:rPr>
        <w:t xml:space="preserve">nternazionale di </w:t>
      </w:r>
      <w:r w:rsidRPr="00596925">
        <w:rPr>
          <w:rFonts w:asciiTheme="minorHAnsi" w:hAnsiTheme="minorHAnsi" w:cstheme="minorHAnsi"/>
        </w:rPr>
        <w:t>m</w:t>
      </w:r>
      <w:r w:rsidR="00C53173" w:rsidRPr="00596925">
        <w:rPr>
          <w:rFonts w:asciiTheme="minorHAnsi" w:hAnsiTheme="minorHAnsi" w:cstheme="minorHAnsi"/>
        </w:rPr>
        <w:t>etrologia - Concetti fondamentali e gen</w:t>
      </w:r>
      <w:r w:rsidR="000D6FF9" w:rsidRPr="00596925">
        <w:rPr>
          <w:rFonts w:asciiTheme="minorHAnsi" w:hAnsiTheme="minorHAnsi" w:cstheme="minorHAnsi"/>
        </w:rPr>
        <w:t>erali e termini correlati (VIM);</w:t>
      </w:r>
    </w:p>
    <w:p w14:paraId="3B1BF8A0" w14:textId="19C27363" w:rsidR="000D6FF9" w:rsidRPr="00596925" w:rsidRDefault="000D6FF9" w:rsidP="00EE5563">
      <w:pPr>
        <w:pStyle w:val="testo"/>
        <w:numPr>
          <w:ilvl w:val="0"/>
          <w:numId w:val="54"/>
        </w:numPr>
        <w:rPr>
          <w:rFonts w:asciiTheme="minorHAnsi" w:hAnsiTheme="minorHAnsi" w:cstheme="minorHAnsi"/>
        </w:rPr>
      </w:pPr>
      <w:r w:rsidRPr="00596925">
        <w:rPr>
          <w:rFonts w:asciiTheme="minorHAnsi" w:hAnsiTheme="minorHAnsi" w:cstheme="minorHAnsi"/>
        </w:rPr>
        <w:t>UNI CEI EN 45020 Normazione ed attività connesse – Vocabolario generale.</w:t>
      </w:r>
    </w:p>
    <w:p w14:paraId="5155F2CA" w14:textId="77777777" w:rsidR="00CC794D" w:rsidRPr="00596925" w:rsidRDefault="00CC794D" w:rsidP="00CC794D">
      <w:pPr>
        <w:pStyle w:val="testo"/>
        <w:ind w:left="0"/>
        <w:rPr>
          <w:rFonts w:asciiTheme="minorHAnsi" w:hAnsiTheme="minorHAnsi" w:cstheme="minorHAnsi"/>
        </w:rPr>
      </w:pPr>
    </w:p>
    <w:p w14:paraId="7093AAD9" w14:textId="53D16E43" w:rsidR="00C53173" w:rsidRPr="00596925" w:rsidRDefault="00C53173" w:rsidP="00CC794D">
      <w:pPr>
        <w:pStyle w:val="testo"/>
        <w:ind w:left="0"/>
        <w:rPr>
          <w:rFonts w:asciiTheme="minorHAnsi" w:hAnsiTheme="minorHAnsi" w:cstheme="minorHAnsi"/>
        </w:rPr>
      </w:pPr>
      <w:r w:rsidRPr="00596925">
        <w:rPr>
          <w:rFonts w:asciiTheme="minorHAnsi" w:hAnsiTheme="minorHAnsi" w:cstheme="minorHAnsi"/>
        </w:rPr>
        <w:t>Nelle procedure specifiche possono essere richiamati ulteriori documenti che contengono termini e definizioni utilizzati nelle stesse.</w:t>
      </w:r>
    </w:p>
    <w:p w14:paraId="6C0E41A3" w14:textId="77777777" w:rsidR="00C53173" w:rsidRPr="00596925" w:rsidRDefault="00C53173" w:rsidP="00CC794D">
      <w:pPr>
        <w:pStyle w:val="testo"/>
        <w:ind w:left="0"/>
        <w:rPr>
          <w:rFonts w:asciiTheme="minorHAnsi" w:hAnsiTheme="minorHAnsi" w:cstheme="minorHAnsi"/>
        </w:rPr>
      </w:pPr>
      <w:r w:rsidRPr="00596925">
        <w:rPr>
          <w:rFonts w:asciiTheme="minorHAnsi" w:hAnsiTheme="minorHAnsi" w:cstheme="minorHAnsi"/>
        </w:rPr>
        <w:t>Nel manuale e nei documenti della qualità sono inoltre state utilizzate le seguenti abbreviazioni:</w:t>
      </w:r>
    </w:p>
    <w:p w14:paraId="1CB12E62" w14:textId="77777777" w:rsidR="006B636D" w:rsidRPr="00596925" w:rsidRDefault="006B636D" w:rsidP="00CC794D">
      <w:pPr>
        <w:pStyle w:val="testo"/>
        <w:ind w:left="0"/>
        <w:rPr>
          <w:rFonts w:asciiTheme="minorHAnsi" w:hAnsiTheme="minorHAnsi" w:cstheme="minorHAnsi"/>
        </w:rPr>
      </w:pPr>
    </w:p>
    <w:p w14:paraId="544D27D7" w14:textId="71E7942D" w:rsidR="006B636D" w:rsidRPr="00596925" w:rsidRDefault="006B636D" w:rsidP="00CC794D">
      <w:pPr>
        <w:pStyle w:val="testo"/>
        <w:ind w:left="0"/>
        <w:rPr>
          <w:rFonts w:asciiTheme="minorHAnsi" w:hAnsiTheme="minorHAnsi" w:cstheme="minorHAnsi"/>
        </w:rPr>
      </w:pPr>
    </w:p>
    <w:p w14:paraId="5C2C65C7" w14:textId="77777777" w:rsidR="0065791D" w:rsidRPr="00596925" w:rsidRDefault="0065791D" w:rsidP="00CC794D">
      <w:pPr>
        <w:pStyle w:val="testo"/>
        <w:ind w:left="0"/>
        <w:rPr>
          <w:rFonts w:asciiTheme="minorHAnsi" w:hAnsiTheme="minorHAnsi" w:cstheme="minorHAnsi"/>
        </w:rPr>
      </w:pPr>
    </w:p>
    <w:p w14:paraId="79F8FF53" w14:textId="77777777" w:rsidR="00C53173" w:rsidRPr="00596925" w:rsidRDefault="00C53173" w:rsidP="00C53173">
      <w:pPr>
        <w:pStyle w:val="testo"/>
        <w:rPr>
          <w:rFonts w:asciiTheme="minorHAnsi" w:hAnsiTheme="minorHAnsi" w:cstheme="minorHAnsi"/>
        </w:rPr>
      </w:pPr>
    </w:p>
    <w:tbl>
      <w:tblPr>
        <w:tblW w:w="7849" w:type="dxa"/>
        <w:jc w:val="center"/>
        <w:tblBorders>
          <w:top w:val="single" w:sz="4" w:space="0" w:color="7F7F7F"/>
          <w:bottom w:val="single" w:sz="4" w:space="0" w:color="7F7F7F"/>
        </w:tblBorders>
        <w:tblLayout w:type="fixed"/>
        <w:tblLook w:val="0000" w:firstRow="0" w:lastRow="0" w:firstColumn="0" w:lastColumn="0" w:noHBand="0" w:noVBand="0"/>
      </w:tblPr>
      <w:tblGrid>
        <w:gridCol w:w="2126"/>
        <w:gridCol w:w="5723"/>
      </w:tblGrid>
      <w:tr w:rsidR="00C53173" w:rsidRPr="00596925" w14:paraId="6889F371" w14:textId="77777777" w:rsidTr="00CC794D">
        <w:trPr>
          <w:jc w:val="center"/>
        </w:trPr>
        <w:tc>
          <w:tcPr>
            <w:tcW w:w="2126" w:type="dxa"/>
            <w:tcBorders>
              <w:top w:val="single" w:sz="4" w:space="0" w:color="7F7F7F"/>
              <w:left w:val="single" w:sz="4" w:space="0" w:color="7F7F7F"/>
              <w:bottom w:val="single" w:sz="4" w:space="0" w:color="7F7F7F"/>
              <w:right w:val="single" w:sz="4" w:space="0" w:color="7F7F7F"/>
            </w:tcBorders>
          </w:tcPr>
          <w:p w14:paraId="60680FC2" w14:textId="77777777" w:rsidR="00C53173" w:rsidRPr="00596925" w:rsidRDefault="00C53173" w:rsidP="006234D8">
            <w:pPr>
              <w:spacing w:before="120" w:after="100"/>
              <w:jc w:val="center"/>
              <w:rPr>
                <w:rFonts w:asciiTheme="minorHAnsi" w:hAnsiTheme="minorHAnsi" w:cstheme="minorHAnsi"/>
                <w:b/>
                <w:spacing w:val="20"/>
              </w:rPr>
            </w:pPr>
            <w:r w:rsidRPr="00596925">
              <w:rPr>
                <w:rFonts w:asciiTheme="minorHAnsi" w:hAnsiTheme="minorHAnsi" w:cstheme="minorHAnsi"/>
                <w:b/>
                <w:spacing w:val="20"/>
              </w:rPr>
              <w:lastRenderedPageBreak/>
              <w:t>ACRONIMO</w:t>
            </w:r>
          </w:p>
        </w:tc>
        <w:tc>
          <w:tcPr>
            <w:tcW w:w="5723" w:type="dxa"/>
            <w:tcBorders>
              <w:top w:val="single" w:sz="4" w:space="0" w:color="7F7F7F"/>
              <w:left w:val="single" w:sz="4" w:space="0" w:color="7F7F7F"/>
              <w:bottom w:val="single" w:sz="4" w:space="0" w:color="7F7F7F"/>
              <w:right w:val="single" w:sz="4" w:space="0" w:color="7F7F7F"/>
            </w:tcBorders>
          </w:tcPr>
          <w:p w14:paraId="13316204" w14:textId="77777777" w:rsidR="00C53173" w:rsidRPr="00596925" w:rsidRDefault="00C53173" w:rsidP="006234D8">
            <w:pPr>
              <w:spacing w:before="120" w:after="100"/>
              <w:rPr>
                <w:rFonts w:asciiTheme="minorHAnsi" w:hAnsiTheme="minorHAnsi" w:cstheme="minorHAnsi"/>
                <w:b/>
                <w:spacing w:val="20"/>
              </w:rPr>
            </w:pPr>
            <w:r w:rsidRPr="00596925">
              <w:rPr>
                <w:rFonts w:asciiTheme="minorHAnsi" w:hAnsiTheme="minorHAnsi" w:cstheme="minorHAnsi"/>
                <w:b/>
                <w:spacing w:val="20"/>
              </w:rPr>
              <w:t>SIGNIFICATO</w:t>
            </w:r>
          </w:p>
        </w:tc>
      </w:tr>
      <w:tr w:rsidR="00C53173" w:rsidRPr="00596925" w14:paraId="591B4F5B" w14:textId="77777777" w:rsidTr="00CC794D">
        <w:trPr>
          <w:jc w:val="center"/>
        </w:trPr>
        <w:tc>
          <w:tcPr>
            <w:tcW w:w="2126" w:type="dxa"/>
            <w:tcBorders>
              <w:top w:val="single" w:sz="4" w:space="0" w:color="7F7F7F"/>
              <w:left w:val="single" w:sz="4" w:space="0" w:color="7F7F7F"/>
              <w:bottom w:val="single" w:sz="4" w:space="0" w:color="7F7F7F"/>
              <w:right w:val="single" w:sz="4" w:space="0" w:color="7F7F7F"/>
            </w:tcBorders>
          </w:tcPr>
          <w:p w14:paraId="6C80179F" w14:textId="1A3DC25F" w:rsidR="00C53173" w:rsidRPr="00596925" w:rsidRDefault="00C56E65" w:rsidP="006234D8">
            <w:pPr>
              <w:spacing w:before="100" w:after="100"/>
              <w:jc w:val="center"/>
              <w:rPr>
                <w:rFonts w:asciiTheme="minorHAnsi" w:hAnsiTheme="minorHAnsi" w:cstheme="minorHAnsi"/>
                <w:sz w:val="22"/>
              </w:rPr>
            </w:pPr>
            <w:r w:rsidRPr="00596925">
              <w:rPr>
                <w:rFonts w:asciiTheme="minorHAnsi" w:hAnsiTheme="minorHAnsi" w:cstheme="minorHAnsi"/>
                <w:sz w:val="22"/>
              </w:rPr>
              <w:t>DG</w:t>
            </w:r>
            <w:r w:rsidR="00DA59EE" w:rsidRPr="00596925">
              <w:rPr>
                <w:rFonts w:asciiTheme="minorHAnsi" w:hAnsiTheme="minorHAnsi" w:cstheme="minorHAnsi"/>
                <w:sz w:val="22"/>
              </w:rPr>
              <w:t xml:space="preserve"> </w:t>
            </w:r>
          </w:p>
        </w:tc>
        <w:tc>
          <w:tcPr>
            <w:tcW w:w="5723" w:type="dxa"/>
            <w:tcBorders>
              <w:top w:val="single" w:sz="4" w:space="0" w:color="7F7F7F"/>
              <w:left w:val="single" w:sz="4" w:space="0" w:color="7F7F7F"/>
              <w:bottom w:val="single" w:sz="4" w:space="0" w:color="7F7F7F"/>
              <w:right w:val="single" w:sz="4" w:space="0" w:color="7F7F7F"/>
            </w:tcBorders>
          </w:tcPr>
          <w:p w14:paraId="09172CB8" w14:textId="12D1368F" w:rsidR="00C53173" w:rsidRPr="00596925" w:rsidRDefault="00C56E65" w:rsidP="006234D8">
            <w:pPr>
              <w:spacing w:before="100" w:after="100"/>
              <w:rPr>
                <w:rFonts w:asciiTheme="minorHAnsi" w:hAnsiTheme="minorHAnsi" w:cstheme="minorHAnsi"/>
                <w:sz w:val="22"/>
              </w:rPr>
            </w:pPr>
            <w:r w:rsidRPr="00596925">
              <w:rPr>
                <w:rFonts w:asciiTheme="minorHAnsi" w:hAnsiTheme="minorHAnsi" w:cstheme="minorHAnsi"/>
                <w:sz w:val="22"/>
              </w:rPr>
              <w:t>Direzione Generale</w:t>
            </w:r>
            <w:r w:rsidR="00DA59EE" w:rsidRPr="00596925">
              <w:rPr>
                <w:rFonts w:asciiTheme="minorHAnsi" w:hAnsiTheme="minorHAnsi" w:cstheme="minorHAnsi"/>
                <w:sz w:val="22"/>
              </w:rPr>
              <w:t xml:space="preserve"> </w:t>
            </w:r>
          </w:p>
        </w:tc>
      </w:tr>
      <w:tr w:rsidR="00C53173" w:rsidRPr="00596925" w14:paraId="1EFA1A7C" w14:textId="77777777" w:rsidTr="00CC794D">
        <w:trPr>
          <w:jc w:val="center"/>
        </w:trPr>
        <w:tc>
          <w:tcPr>
            <w:tcW w:w="2126" w:type="dxa"/>
            <w:tcBorders>
              <w:left w:val="single" w:sz="4" w:space="0" w:color="7F7F7F"/>
              <w:right w:val="single" w:sz="4" w:space="0" w:color="7F7F7F"/>
            </w:tcBorders>
          </w:tcPr>
          <w:p w14:paraId="07C03EF6" w14:textId="77777777" w:rsidR="00C53173" w:rsidRPr="00596925" w:rsidRDefault="00C53173" w:rsidP="006234D8">
            <w:pPr>
              <w:spacing w:before="100" w:after="100"/>
              <w:jc w:val="center"/>
              <w:rPr>
                <w:rFonts w:asciiTheme="minorHAnsi" w:hAnsiTheme="minorHAnsi" w:cstheme="minorHAnsi"/>
                <w:sz w:val="22"/>
              </w:rPr>
            </w:pPr>
            <w:r w:rsidRPr="00596925">
              <w:rPr>
                <w:rFonts w:asciiTheme="minorHAnsi" w:hAnsiTheme="minorHAnsi" w:cstheme="minorHAnsi"/>
                <w:sz w:val="22"/>
              </w:rPr>
              <w:t>RL</w:t>
            </w:r>
          </w:p>
        </w:tc>
        <w:tc>
          <w:tcPr>
            <w:tcW w:w="5723" w:type="dxa"/>
            <w:tcBorders>
              <w:left w:val="single" w:sz="4" w:space="0" w:color="7F7F7F"/>
              <w:right w:val="single" w:sz="4" w:space="0" w:color="7F7F7F"/>
            </w:tcBorders>
          </w:tcPr>
          <w:p w14:paraId="753C223B" w14:textId="77777777" w:rsidR="00C53173" w:rsidRPr="00596925" w:rsidRDefault="00C53173" w:rsidP="006234D8">
            <w:pPr>
              <w:spacing w:before="100" w:after="100"/>
              <w:rPr>
                <w:rFonts w:asciiTheme="minorHAnsi" w:hAnsiTheme="minorHAnsi" w:cstheme="minorHAnsi"/>
                <w:sz w:val="22"/>
              </w:rPr>
            </w:pPr>
            <w:r w:rsidRPr="00596925">
              <w:rPr>
                <w:rFonts w:asciiTheme="minorHAnsi" w:hAnsiTheme="minorHAnsi" w:cstheme="minorHAnsi"/>
                <w:sz w:val="22"/>
              </w:rPr>
              <w:t>Responsabile Laboratorio</w:t>
            </w:r>
          </w:p>
        </w:tc>
      </w:tr>
      <w:tr w:rsidR="00C53173" w:rsidRPr="00596925" w14:paraId="1DE4F18C" w14:textId="77777777" w:rsidTr="00CC794D">
        <w:trPr>
          <w:jc w:val="center"/>
        </w:trPr>
        <w:tc>
          <w:tcPr>
            <w:tcW w:w="2126" w:type="dxa"/>
            <w:tcBorders>
              <w:top w:val="single" w:sz="4" w:space="0" w:color="7F7F7F"/>
              <w:left w:val="single" w:sz="4" w:space="0" w:color="7F7F7F"/>
              <w:bottom w:val="single" w:sz="4" w:space="0" w:color="auto"/>
              <w:right w:val="single" w:sz="4" w:space="0" w:color="7F7F7F"/>
            </w:tcBorders>
          </w:tcPr>
          <w:p w14:paraId="68E9D4F9" w14:textId="77777777" w:rsidR="00C53173" w:rsidRPr="00596925" w:rsidRDefault="00C53173" w:rsidP="006234D8">
            <w:pPr>
              <w:spacing w:before="100" w:after="100"/>
              <w:jc w:val="center"/>
              <w:rPr>
                <w:rFonts w:asciiTheme="minorHAnsi" w:hAnsiTheme="minorHAnsi" w:cstheme="minorHAnsi"/>
                <w:sz w:val="22"/>
              </w:rPr>
            </w:pPr>
            <w:r w:rsidRPr="00596925">
              <w:rPr>
                <w:rFonts w:asciiTheme="minorHAnsi" w:hAnsiTheme="minorHAnsi" w:cstheme="minorHAnsi"/>
                <w:sz w:val="22"/>
              </w:rPr>
              <w:t>TEC</w:t>
            </w:r>
          </w:p>
        </w:tc>
        <w:tc>
          <w:tcPr>
            <w:tcW w:w="5723" w:type="dxa"/>
            <w:tcBorders>
              <w:top w:val="single" w:sz="4" w:space="0" w:color="7F7F7F"/>
              <w:left w:val="single" w:sz="4" w:space="0" w:color="7F7F7F"/>
              <w:bottom w:val="single" w:sz="4" w:space="0" w:color="auto"/>
              <w:right w:val="single" w:sz="4" w:space="0" w:color="7F7F7F"/>
            </w:tcBorders>
          </w:tcPr>
          <w:p w14:paraId="6D9C3D34" w14:textId="77777777" w:rsidR="00C53173" w:rsidRPr="00596925" w:rsidRDefault="00C53173" w:rsidP="006234D8">
            <w:pPr>
              <w:spacing w:before="100" w:after="100"/>
              <w:rPr>
                <w:rFonts w:asciiTheme="minorHAnsi" w:hAnsiTheme="minorHAnsi" w:cstheme="minorHAnsi"/>
                <w:sz w:val="22"/>
              </w:rPr>
            </w:pPr>
            <w:r w:rsidRPr="00596925">
              <w:rPr>
                <w:rFonts w:asciiTheme="minorHAnsi" w:hAnsiTheme="minorHAnsi" w:cstheme="minorHAnsi"/>
                <w:sz w:val="22"/>
              </w:rPr>
              <w:t>Tecnico</w:t>
            </w:r>
          </w:p>
        </w:tc>
      </w:tr>
      <w:tr w:rsidR="004E5D81" w:rsidRPr="00596925" w14:paraId="4E402B69" w14:textId="77777777" w:rsidTr="00CC794D">
        <w:trPr>
          <w:jc w:val="center"/>
        </w:trPr>
        <w:tc>
          <w:tcPr>
            <w:tcW w:w="2126" w:type="dxa"/>
            <w:tcBorders>
              <w:top w:val="single" w:sz="4" w:space="0" w:color="7F7F7F"/>
              <w:left w:val="single" w:sz="4" w:space="0" w:color="7F7F7F"/>
              <w:bottom w:val="single" w:sz="4" w:space="0" w:color="auto"/>
              <w:right w:val="single" w:sz="4" w:space="0" w:color="7F7F7F"/>
            </w:tcBorders>
          </w:tcPr>
          <w:p w14:paraId="4EED36B5" w14:textId="0ECE4313" w:rsidR="004E5D81" w:rsidRPr="00596925" w:rsidRDefault="004E5D81" w:rsidP="006234D8">
            <w:pPr>
              <w:spacing w:before="100" w:after="100"/>
              <w:jc w:val="center"/>
              <w:rPr>
                <w:rFonts w:asciiTheme="minorHAnsi" w:hAnsiTheme="minorHAnsi" w:cstheme="minorHAnsi"/>
                <w:sz w:val="22"/>
              </w:rPr>
            </w:pPr>
            <w:r w:rsidRPr="00596925">
              <w:rPr>
                <w:rFonts w:asciiTheme="minorHAnsi" w:hAnsiTheme="minorHAnsi" w:cstheme="minorHAnsi"/>
                <w:sz w:val="22"/>
              </w:rPr>
              <w:t>RSI</w:t>
            </w:r>
          </w:p>
        </w:tc>
        <w:tc>
          <w:tcPr>
            <w:tcW w:w="5723" w:type="dxa"/>
            <w:tcBorders>
              <w:top w:val="single" w:sz="4" w:space="0" w:color="7F7F7F"/>
              <w:left w:val="single" w:sz="4" w:space="0" w:color="7F7F7F"/>
              <w:bottom w:val="single" w:sz="4" w:space="0" w:color="auto"/>
              <w:right w:val="single" w:sz="4" w:space="0" w:color="7F7F7F"/>
            </w:tcBorders>
          </w:tcPr>
          <w:p w14:paraId="7D58AF0B" w14:textId="172F4855" w:rsidR="004E5D81" w:rsidRPr="00596925" w:rsidRDefault="004E5D81" w:rsidP="006234D8">
            <w:pPr>
              <w:spacing w:before="100" w:after="100"/>
              <w:rPr>
                <w:rFonts w:asciiTheme="minorHAnsi" w:hAnsiTheme="minorHAnsi" w:cstheme="minorHAnsi"/>
                <w:sz w:val="22"/>
              </w:rPr>
            </w:pPr>
            <w:r w:rsidRPr="00596925">
              <w:rPr>
                <w:rFonts w:asciiTheme="minorHAnsi" w:hAnsiTheme="minorHAnsi" w:cstheme="minorHAnsi"/>
                <w:sz w:val="22"/>
              </w:rPr>
              <w:t>Responsabile Sistemi Informativi</w:t>
            </w:r>
          </w:p>
        </w:tc>
      </w:tr>
      <w:tr w:rsidR="008904D0" w:rsidRPr="00596925" w14:paraId="7CED6E07" w14:textId="77777777" w:rsidTr="005E0CDB">
        <w:trPr>
          <w:jc w:val="center"/>
        </w:trPr>
        <w:tc>
          <w:tcPr>
            <w:tcW w:w="2126" w:type="dxa"/>
            <w:tcBorders>
              <w:top w:val="single" w:sz="4" w:space="0" w:color="7F7F7F"/>
              <w:left w:val="single" w:sz="4" w:space="0" w:color="7F7F7F"/>
              <w:bottom w:val="single" w:sz="4" w:space="0" w:color="7F7F7F"/>
              <w:right w:val="single" w:sz="4" w:space="0" w:color="7F7F7F"/>
            </w:tcBorders>
          </w:tcPr>
          <w:p w14:paraId="677128CA" w14:textId="4FC03070" w:rsidR="008904D0" w:rsidRPr="00596925" w:rsidRDefault="008904D0" w:rsidP="006234D8">
            <w:pPr>
              <w:spacing w:before="100" w:after="100"/>
              <w:jc w:val="center"/>
              <w:rPr>
                <w:rFonts w:asciiTheme="minorHAnsi" w:hAnsiTheme="minorHAnsi" w:cstheme="minorHAnsi"/>
                <w:sz w:val="22"/>
              </w:rPr>
            </w:pPr>
            <w:r w:rsidRPr="00596925">
              <w:rPr>
                <w:rFonts w:asciiTheme="minorHAnsi" w:hAnsiTheme="minorHAnsi" w:cstheme="minorHAnsi"/>
                <w:sz w:val="22"/>
              </w:rPr>
              <w:t>RQL</w:t>
            </w:r>
          </w:p>
        </w:tc>
        <w:tc>
          <w:tcPr>
            <w:tcW w:w="5723" w:type="dxa"/>
            <w:tcBorders>
              <w:top w:val="single" w:sz="4" w:space="0" w:color="7F7F7F"/>
              <w:left w:val="single" w:sz="4" w:space="0" w:color="7F7F7F"/>
              <w:bottom w:val="single" w:sz="4" w:space="0" w:color="7F7F7F"/>
              <w:right w:val="single" w:sz="4" w:space="0" w:color="7F7F7F"/>
            </w:tcBorders>
          </w:tcPr>
          <w:p w14:paraId="7B36B5E8" w14:textId="55F6DC3A" w:rsidR="008904D0" w:rsidRPr="00596925" w:rsidRDefault="008904D0" w:rsidP="006234D8">
            <w:pPr>
              <w:spacing w:before="100" w:after="100"/>
              <w:rPr>
                <w:rFonts w:asciiTheme="minorHAnsi" w:hAnsiTheme="minorHAnsi" w:cstheme="minorHAnsi"/>
                <w:sz w:val="22"/>
              </w:rPr>
            </w:pPr>
            <w:r w:rsidRPr="00596925">
              <w:rPr>
                <w:rFonts w:asciiTheme="minorHAnsi" w:hAnsiTheme="minorHAnsi" w:cstheme="minorHAnsi"/>
                <w:sz w:val="22"/>
              </w:rPr>
              <w:t>Responsabile Qualità Laboratorio</w:t>
            </w:r>
          </w:p>
        </w:tc>
      </w:tr>
      <w:tr w:rsidR="005E0CDB" w:rsidRPr="00596925" w14:paraId="622E664A" w14:textId="77777777" w:rsidTr="00D8463C">
        <w:trPr>
          <w:jc w:val="center"/>
        </w:trPr>
        <w:tc>
          <w:tcPr>
            <w:tcW w:w="2126" w:type="dxa"/>
            <w:tcBorders>
              <w:top w:val="single" w:sz="4" w:space="0" w:color="7F7F7F"/>
              <w:left w:val="single" w:sz="4" w:space="0" w:color="7F7F7F"/>
              <w:bottom w:val="single" w:sz="4" w:space="0" w:color="auto"/>
              <w:right w:val="single" w:sz="4" w:space="0" w:color="7F7F7F"/>
            </w:tcBorders>
          </w:tcPr>
          <w:p w14:paraId="530C0485" w14:textId="2526A369" w:rsidR="005E0CDB" w:rsidRPr="00596925" w:rsidRDefault="005E0CDB" w:rsidP="006234D8">
            <w:pPr>
              <w:spacing w:before="100" w:after="100"/>
              <w:jc w:val="center"/>
              <w:rPr>
                <w:rFonts w:asciiTheme="minorHAnsi" w:hAnsiTheme="minorHAnsi" w:cstheme="minorHAnsi"/>
                <w:sz w:val="22"/>
              </w:rPr>
            </w:pPr>
            <w:r w:rsidRPr="00596925">
              <w:rPr>
                <w:rFonts w:asciiTheme="minorHAnsi" w:hAnsiTheme="minorHAnsi" w:cstheme="minorHAnsi"/>
                <w:sz w:val="22"/>
              </w:rPr>
              <w:t>RSPP</w:t>
            </w:r>
          </w:p>
        </w:tc>
        <w:tc>
          <w:tcPr>
            <w:tcW w:w="5723" w:type="dxa"/>
            <w:tcBorders>
              <w:top w:val="single" w:sz="4" w:space="0" w:color="7F7F7F"/>
              <w:left w:val="single" w:sz="4" w:space="0" w:color="7F7F7F"/>
              <w:bottom w:val="single" w:sz="4" w:space="0" w:color="auto"/>
              <w:right w:val="single" w:sz="4" w:space="0" w:color="7F7F7F"/>
            </w:tcBorders>
          </w:tcPr>
          <w:p w14:paraId="0F163650" w14:textId="3C5BEA6F" w:rsidR="005E0CDB" w:rsidRPr="00596925" w:rsidRDefault="005E0CDB" w:rsidP="006234D8">
            <w:pPr>
              <w:spacing w:before="100" w:after="100"/>
              <w:rPr>
                <w:rFonts w:asciiTheme="minorHAnsi" w:hAnsiTheme="minorHAnsi" w:cstheme="minorHAnsi"/>
                <w:sz w:val="22"/>
              </w:rPr>
            </w:pPr>
            <w:r w:rsidRPr="00596925">
              <w:rPr>
                <w:rFonts w:asciiTheme="minorHAnsi" w:hAnsiTheme="minorHAnsi" w:cstheme="minorHAnsi"/>
                <w:sz w:val="22"/>
              </w:rPr>
              <w:t>Responsabile Sicurezza Prevenzione e Protezione</w:t>
            </w:r>
          </w:p>
        </w:tc>
      </w:tr>
    </w:tbl>
    <w:p w14:paraId="3B04848D" w14:textId="77777777" w:rsidR="00F17A66" w:rsidRPr="00596925" w:rsidRDefault="00F17A66" w:rsidP="00CC0945">
      <w:pPr>
        <w:pStyle w:val="Titolo1"/>
        <w:rPr>
          <w:rFonts w:asciiTheme="minorHAnsi" w:eastAsia="Times New Roman" w:hAnsiTheme="minorHAnsi" w:cstheme="minorHAnsi"/>
          <w:b/>
          <w:i/>
          <w:color w:val="auto"/>
          <w:sz w:val="20"/>
          <w:szCs w:val="20"/>
          <w:highlight w:val="yellow"/>
        </w:rPr>
      </w:pPr>
    </w:p>
    <w:p w14:paraId="7D9F1C3E" w14:textId="1364F6F7" w:rsidR="00CC0945" w:rsidRPr="00596925" w:rsidRDefault="001C7915" w:rsidP="00CC0945">
      <w:pPr>
        <w:pStyle w:val="Titolo1"/>
        <w:rPr>
          <w:rFonts w:asciiTheme="minorHAnsi" w:hAnsiTheme="minorHAnsi" w:cstheme="minorHAnsi"/>
          <w:color w:val="002060"/>
        </w:rPr>
      </w:pPr>
      <w:bookmarkStart w:id="48" w:name="_Toc169248512"/>
      <w:r w:rsidRPr="00596925">
        <w:rPr>
          <w:rFonts w:asciiTheme="minorHAnsi" w:hAnsiTheme="minorHAnsi" w:cstheme="minorHAnsi"/>
          <w:color w:val="002060"/>
        </w:rPr>
        <w:t>4</w:t>
      </w:r>
      <w:r w:rsidRPr="00596925">
        <w:rPr>
          <w:rFonts w:asciiTheme="minorHAnsi" w:hAnsiTheme="minorHAnsi" w:cstheme="minorHAnsi"/>
          <w:color w:val="002060"/>
        </w:rPr>
        <w:tab/>
        <w:t>REQUISITI G</w:t>
      </w:r>
      <w:r w:rsidR="00C0739F" w:rsidRPr="00596925">
        <w:rPr>
          <w:rFonts w:asciiTheme="minorHAnsi" w:hAnsiTheme="minorHAnsi" w:cstheme="minorHAnsi"/>
          <w:color w:val="002060"/>
        </w:rPr>
        <w:t>ENERALI</w:t>
      </w:r>
      <w:bookmarkEnd w:id="48"/>
    </w:p>
    <w:p w14:paraId="5EEED9AA" w14:textId="77777777" w:rsidR="002D6673" w:rsidRPr="00596925" w:rsidRDefault="002D6673" w:rsidP="002D6673">
      <w:pPr>
        <w:rPr>
          <w:rFonts w:asciiTheme="minorHAnsi" w:hAnsiTheme="minorHAnsi" w:cstheme="minorHAnsi"/>
          <w:color w:val="002060"/>
        </w:rPr>
      </w:pPr>
    </w:p>
    <w:p w14:paraId="1DC07D65" w14:textId="13A8A2BE" w:rsidR="00C104B9" w:rsidRPr="00596925" w:rsidRDefault="00CC0945" w:rsidP="008C045F">
      <w:pPr>
        <w:pStyle w:val="Titolo2"/>
        <w:rPr>
          <w:rFonts w:asciiTheme="minorHAnsi" w:hAnsiTheme="minorHAnsi" w:cstheme="minorHAnsi"/>
          <w:color w:val="002060"/>
        </w:rPr>
      </w:pPr>
      <w:bookmarkStart w:id="49" w:name="_Toc169248513"/>
      <w:r w:rsidRPr="00596925">
        <w:rPr>
          <w:rFonts w:asciiTheme="minorHAnsi" w:hAnsiTheme="minorHAnsi" w:cstheme="minorHAnsi"/>
          <w:color w:val="002060"/>
        </w:rPr>
        <w:t>4.1</w:t>
      </w:r>
      <w:r w:rsidRPr="00596925">
        <w:rPr>
          <w:rFonts w:asciiTheme="minorHAnsi" w:hAnsiTheme="minorHAnsi" w:cstheme="minorHAnsi"/>
          <w:color w:val="002060"/>
        </w:rPr>
        <w:tab/>
        <w:t>Imparzialità</w:t>
      </w:r>
      <w:bookmarkEnd w:id="49"/>
      <w:r w:rsidR="00D426AE" w:rsidRPr="00596925">
        <w:rPr>
          <w:rFonts w:asciiTheme="minorHAnsi" w:hAnsiTheme="minorHAnsi" w:cstheme="minorHAnsi"/>
          <w:color w:val="002060"/>
        </w:rPr>
        <w:t xml:space="preserve"> </w:t>
      </w:r>
    </w:p>
    <w:p w14:paraId="6A2C4ED6" w14:textId="41786AF2" w:rsidR="00A42503" w:rsidRPr="00596925" w:rsidRDefault="00A70B6E" w:rsidP="00CC794D">
      <w:pPr>
        <w:pStyle w:val="testo"/>
        <w:ind w:left="0"/>
        <w:rPr>
          <w:rFonts w:asciiTheme="minorHAnsi" w:hAnsiTheme="minorHAnsi" w:cstheme="minorHAnsi"/>
        </w:rPr>
      </w:pPr>
      <w:r w:rsidRPr="00596925">
        <w:rPr>
          <w:rFonts w:asciiTheme="minorHAnsi" w:hAnsiTheme="minorHAnsi" w:cstheme="minorHAnsi"/>
        </w:rPr>
        <w:t xml:space="preserve">Le attività del laboratorio devono essere effettuate </w:t>
      </w:r>
      <w:r w:rsidR="006F66B0" w:rsidRPr="00596925">
        <w:rPr>
          <w:rFonts w:asciiTheme="minorHAnsi" w:hAnsiTheme="minorHAnsi" w:cstheme="minorHAnsi"/>
        </w:rPr>
        <w:t>garantendone l’imparzialità</w:t>
      </w:r>
      <w:r w:rsidR="000473DF" w:rsidRPr="00596925">
        <w:rPr>
          <w:rFonts w:asciiTheme="minorHAnsi" w:hAnsiTheme="minorHAnsi" w:cstheme="minorHAnsi"/>
        </w:rPr>
        <w:t>,</w:t>
      </w:r>
      <w:r w:rsidRPr="00596925">
        <w:rPr>
          <w:rFonts w:asciiTheme="minorHAnsi" w:hAnsiTheme="minorHAnsi" w:cstheme="minorHAnsi"/>
        </w:rPr>
        <w:t xml:space="preserve"> </w:t>
      </w:r>
      <w:r w:rsidR="006F66B0" w:rsidRPr="00596925">
        <w:rPr>
          <w:rFonts w:asciiTheme="minorHAnsi" w:hAnsiTheme="minorHAnsi" w:cstheme="minorHAnsi"/>
        </w:rPr>
        <w:t>progettate</w:t>
      </w:r>
      <w:r w:rsidRPr="00596925">
        <w:rPr>
          <w:rFonts w:asciiTheme="minorHAnsi" w:hAnsiTheme="minorHAnsi" w:cstheme="minorHAnsi"/>
        </w:rPr>
        <w:t xml:space="preserve"> e gestite </w:t>
      </w:r>
      <w:r w:rsidR="00F80885" w:rsidRPr="00596925">
        <w:rPr>
          <w:rFonts w:asciiTheme="minorHAnsi" w:hAnsiTheme="minorHAnsi" w:cstheme="minorHAnsi"/>
        </w:rPr>
        <w:t>al fine di</w:t>
      </w:r>
      <w:r w:rsidRPr="00596925">
        <w:rPr>
          <w:rFonts w:asciiTheme="minorHAnsi" w:hAnsiTheme="minorHAnsi" w:cstheme="minorHAnsi"/>
        </w:rPr>
        <w:t xml:space="preserve"> </w:t>
      </w:r>
      <w:r w:rsidR="001A5BA4" w:rsidRPr="00596925">
        <w:rPr>
          <w:rFonts w:asciiTheme="minorHAnsi" w:hAnsiTheme="minorHAnsi" w:cstheme="minorHAnsi"/>
        </w:rPr>
        <w:t>evitare il conflitto d’interesse</w:t>
      </w:r>
      <w:r w:rsidRPr="00596925">
        <w:rPr>
          <w:rFonts w:asciiTheme="minorHAnsi" w:hAnsiTheme="minorHAnsi" w:cstheme="minorHAnsi"/>
        </w:rPr>
        <w:t>. A tale scopo</w:t>
      </w:r>
      <w:r w:rsidR="000473DF" w:rsidRPr="00596925">
        <w:rPr>
          <w:rFonts w:asciiTheme="minorHAnsi" w:hAnsiTheme="minorHAnsi" w:cstheme="minorHAnsi"/>
        </w:rPr>
        <w:t>,</w:t>
      </w:r>
      <w:r w:rsidRPr="00596925">
        <w:rPr>
          <w:rFonts w:asciiTheme="minorHAnsi" w:hAnsiTheme="minorHAnsi" w:cstheme="minorHAnsi"/>
        </w:rPr>
        <w:t xml:space="preserve"> l'organizzazione del laboratorio, dalla gestione del campione oggetto di </w:t>
      </w:r>
      <w:r w:rsidR="00F80885" w:rsidRPr="00596925">
        <w:rPr>
          <w:rFonts w:asciiTheme="minorHAnsi" w:hAnsiTheme="minorHAnsi" w:cstheme="minorHAnsi"/>
        </w:rPr>
        <w:t>prova</w:t>
      </w:r>
      <w:r w:rsidR="00E81883" w:rsidRPr="00596925">
        <w:rPr>
          <w:rFonts w:asciiTheme="minorHAnsi" w:hAnsiTheme="minorHAnsi" w:cstheme="minorHAnsi"/>
        </w:rPr>
        <w:t xml:space="preserve"> sino all’</w:t>
      </w:r>
      <w:r w:rsidRPr="00596925">
        <w:rPr>
          <w:rFonts w:asciiTheme="minorHAnsi" w:hAnsiTheme="minorHAnsi" w:cstheme="minorHAnsi"/>
        </w:rPr>
        <w:t xml:space="preserve">emissione del </w:t>
      </w:r>
      <w:r w:rsidR="007A6CE9" w:rsidRPr="00596925">
        <w:rPr>
          <w:rFonts w:asciiTheme="minorHAnsi" w:hAnsiTheme="minorHAnsi" w:cstheme="minorHAnsi"/>
        </w:rPr>
        <w:t xml:space="preserve">relativo </w:t>
      </w:r>
      <w:r w:rsidRPr="00596925">
        <w:rPr>
          <w:rFonts w:asciiTheme="minorHAnsi" w:hAnsiTheme="minorHAnsi" w:cstheme="minorHAnsi"/>
        </w:rPr>
        <w:t xml:space="preserve">rapporto di prova, garantisce che persone ed organismi esterni non influenzino i risultati delle </w:t>
      </w:r>
      <w:r w:rsidR="00F80885" w:rsidRPr="00596925">
        <w:rPr>
          <w:rFonts w:asciiTheme="minorHAnsi" w:hAnsiTheme="minorHAnsi" w:cstheme="minorHAnsi"/>
        </w:rPr>
        <w:t>prove condotte</w:t>
      </w:r>
      <w:r w:rsidRPr="00596925">
        <w:rPr>
          <w:rFonts w:asciiTheme="minorHAnsi" w:hAnsiTheme="minorHAnsi" w:cstheme="minorHAnsi"/>
        </w:rPr>
        <w:t>.</w:t>
      </w:r>
    </w:p>
    <w:p w14:paraId="2700C310" w14:textId="7AC152F5" w:rsidR="00FB2E72" w:rsidRPr="00596925" w:rsidRDefault="00FB2E72" w:rsidP="00CC794D">
      <w:pPr>
        <w:pStyle w:val="testo"/>
        <w:ind w:left="0"/>
        <w:rPr>
          <w:rFonts w:asciiTheme="minorHAnsi" w:hAnsiTheme="minorHAnsi" w:cstheme="minorHAnsi"/>
        </w:rPr>
      </w:pPr>
      <w:r w:rsidRPr="00596925">
        <w:rPr>
          <w:rFonts w:asciiTheme="minorHAnsi" w:hAnsiTheme="minorHAnsi" w:cstheme="minorHAnsi"/>
        </w:rPr>
        <w:t xml:space="preserve">Il laboratorio è dotato di personale libero da indebite pressioni commerciali, finanziarie o di altra natura come specificato successivamente, ed in particolare RL accede direttamente alla direzione </w:t>
      </w:r>
      <w:r w:rsidR="00280B53" w:rsidRPr="00596925">
        <w:rPr>
          <w:rFonts w:asciiTheme="minorHAnsi" w:hAnsiTheme="minorHAnsi" w:cstheme="minorHAnsi"/>
        </w:rPr>
        <w:t>generale</w:t>
      </w:r>
      <w:r w:rsidRPr="00596925">
        <w:rPr>
          <w:rFonts w:asciiTheme="minorHAnsi" w:hAnsiTheme="minorHAnsi" w:cstheme="minorHAnsi"/>
        </w:rPr>
        <w:t xml:space="preserve"> (</w:t>
      </w:r>
      <w:r w:rsidR="00280B53" w:rsidRPr="00596925">
        <w:rPr>
          <w:rFonts w:asciiTheme="minorHAnsi" w:hAnsiTheme="minorHAnsi" w:cstheme="minorHAnsi"/>
        </w:rPr>
        <w:t>DG</w:t>
      </w:r>
      <w:r w:rsidRPr="00596925">
        <w:rPr>
          <w:rFonts w:asciiTheme="minorHAnsi" w:hAnsiTheme="minorHAnsi" w:cstheme="minorHAnsi"/>
        </w:rPr>
        <w:t xml:space="preserve">). RL e tutte le funzioni operanti in laboratorio non hanno alcun interesse a fornire risultati diversi da quelli ottenuti nell’esecuzione delle prove alla società alla quale appartengono ed infine non hanno responsabilità in attività commerciali od altre attività che possano essere in conflitto di interesse con l’attività di prova. </w:t>
      </w:r>
    </w:p>
    <w:p w14:paraId="51EB4F9B" w14:textId="3639556F" w:rsidR="0083129E" w:rsidRPr="00596925" w:rsidRDefault="000473DF" w:rsidP="00CC794D">
      <w:pPr>
        <w:pStyle w:val="testo"/>
        <w:ind w:left="0"/>
        <w:rPr>
          <w:rFonts w:asciiTheme="minorHAnsi" w:hAnsiTheme="minorHAnsi" w:cstheme="minorHAnsi"/>
        </w:rPr>
      </w:pPr>
      <w:r w:rsidRPr="00596925">
        <w:rPr>
          <w:rFonts w:asciiTheme="minorHAnsi" w:hAnsiTheme="minorHAnsi" w:cstheme="minorHAnsi"/>
        </w:rPr>
        <w:t xml:space="preserve">Il laboratorio ed il suo personale non vengono coinvolti in attività che possano danneggiare </w:t>
      </w:r>
      <w:r w:rsidR="006D1E49" w:rsidRPr="00596925">
        <w:rPr>
          <w:rFonts w:asciiTheme="minorHAnsi" w:hAnsiTheme="minorHAnsi" w:cstheme="minorHAnsi"/>
        </w:rPr>
        <w:t>l'</w:t>
      </w:r>
      <w:r w:rsidR="007A6CE9" w:rsidRPr="00596925">
        <w:rPr>
          <w:rFonts w:asciiTheme="minorHAnsi" w:hAnsiTheme="minorHAnsi" w:cstheme="minorHAnsi"/>
        </w:rPr>
        <w:t>indipendenza di giudizio e l’</w:t>
      </w:r>
      <w:r w:rsidRPr="00596925">
        <w:rPr>
          <w:rFonts w:asciiTheme="minorHAnsi" w:hAnsiTheme="minorHAnsi" w:cstheme="minorHAnsi"/>
        </w:rPr>
        <w:t xml:space="preserve">integrità nei riguardi delle loro </w:t>
      </w:r>
      <w:r w:rsidR="00F80885" w:rsidRPr="00596925">
        <w:rPr>
          <w:rFonts w:asciiTheme="minorHAnsi" w:hAnsiTheme="minorHAnsi" w:cstheme="minorHAnsi"/>
        </w:rPr>
        <w:t>azioni</w:t>
      </w:r>
      <w:r w:rsidRPr="00596925">
        <w:rPr>
          <w:rFonts w:asciiTheme="minorHAnsi" w:hAnsiTheme="minorHAnsi" w:cstheme="minorHAnsi"/>
        </w:rPr>
        <w:t>.</w:t>
      </w:r>
      <w:r w:rsidR="003F1C5C" w:rsidRPr="00596925">
        <w:rPr>
          <w:rFonts w:asciiTheme="minorHAnsi" w:hAnsiTheme="minorHAnsi" w:cstheme="minorHAnsi"/>
        </w:rPr>
        <w:t xml:space="preserve"> </w:t>
      </w:r>
    </w:p>
    <w:p w14:paraId="35553959" w14:textId="77777777" w:rsidR="00F80885" w:rsidRPr="00596925" w:rsidRDefault="00F80885" w:rsidP="00FB2E72">
      <w:pPr>
        <w:pStyle w:val="testo"/>
        <w:ind w:left="0"/>
        <w:rPr>
          <w:rFonts w:asciiTheme="minorHAnsi" w:hAnsiTheme="minorHAnsi" w:cstheme="minorHAnsi"/>
        </w:rPr>
      </w:pPr>
    </w:p>
    <w:p w14:paraId="2185DC42" w14:textId="6AAD9D33" w:rsidR="00F80885" w:rsidRPr="00596925" w:rsidRDefault="006D1E49" w:rsidP="00E65A99">
      <w:pPr>
        <w:pStyle w:val="testo"/>
        <w:ind w:left="0"/>
        <w:rPr>
          <w:rFonts w:asciiTheme="minorHAnsi" w:hAnsiTheme="minorHAnsi" w:cstheme="minorHAnsi"/>
        </w:rPr>
      </w:pPr>
      <w:r w:rsidRPr="00596925">
        <w:rPr>
          <w:rFonts w:asciiTheme="minorHAnsi" w:hAnsiTheme="minorHAnsi" w:cstheme="minorHAnsi"/>
        </w:rPr>
        <w:t>Infatti:</w:t>
      </w:r>
    </w:p>
    <w:p w14:paraId="02FC54E0" w14:textId="508F5CDD" w:rsidR="00F80885" w:rsidRPr="00596925" w:rsidRDefault="006D1E49" w:rsidP="00EE5563">
      <w:pPr>
        <w:pStyle w:val="testo"/>
        <w:numPr>
          <w:ilvl w:val="0"/>
          <w:numId w:val="4"/>
        </w:numPr>
        <w:rPr>
          <w:rFonts w:asciiTheme="minorHAnsi" w:hAnsiTheme="minorHAnsi" w:cstheme="minorHAnsi"/>
        </w:rPr>
      </w:pPr>
      <w:r w:rsidRPr="00596925">
        <w:rPr>
          <w:rFonts w:asciiTheme="minorHAnsi" w:hAnsiTheme="minorHAnsi" w:cstheme="minorHAnsi"/>
        </w:rPr>
        <w:t xml:space="preserve">Il personale del laboratorio non </w:t>
      </w:r>
      <w:r w:rsidR="00BD0534" w:rsidRPr="00596925">
        <w:rPr>
          <w:rFonts w:asciiTheme="minorHAnsi" w:hAnsiTheme="minorHAnsi" w:cstheme="minorHAnsi"/>
        </w:rPr>
        <w:t>intrattiene relazioni professionali</w:t>
      </w:r>
      <w:r w:rsidR="00F80885" w:rsidRPr="00596925">
        <w:rPr>
          <w:rFonts w:asciiTheme="minorHAnsi" w:hAnsiTheme="minorHAnsi" w:cstheme="minorHAnsi"/>
        </w:rPr>
        <w:t>,</w:t>
      </w:r>
      <w:r w:rsidRPr="00596925">
        <w:rPr>
          <w:rFonts w:asciiTheme="minorHAnsi" w:hAnsiTheme="minorHAnsi" w:cstheme="minorHAnsi"/>
        </w:rPr>
        <w:t xml:space="preserve"> né all’interno della st</w:t>
      </w:r>
      <w:r w:rsidR="00F80885" w:rsidRPr="00596925">
        <w:rPr>
          <w:rFonts w:asciiTheme="minorHAnsi" w:hAnsiTheme="minorHAnsi" w:cstheme="minorHAnsi"/>
        </w:rPr>
        <w:t xml:space="preserve">ruttura, né </w:t>
      </w:r>
      <w:r w:rsidR="00BD0534" w:rsidRPr="00596925">
        <w:rPr>
          <w:rFonts w:asciiTheme="minorHAnsi" w:hAnsiTheme="minorHAnsi" w:cstheme="minorHAnsi"/>
        </w:rPr>
        <w:t>con</w:t>
      </w:r>
      <w:r w:rsidR="00F80885" w:rsidRPr="00596925">
        <w:rPr>
          <w:rFonts w:asciiTheme="minorHAnsi" w:hAnsiTheme="minorHAnsi" w:cstheme="minorHAnsi"/>
        </w:rPr>
        <w:t xml:space="preserve"> clienti esterni</w:t>
      </w:r>
      <w:r w:rsidR="00BD0534" w:rsidRPr="00596925">
        <w:rPr>
          <w:rFonts w:asciiTheme="minorHAnsi" w:hAnsiTheme="minorHAnsi" w:cstheme="minorHAnsi"/>
        </w:rPr>
        <w:t xml:space="preserve"> alla stessa</w:t>
      </w:r>
      <w:r w:rsidR="00F80885" w:rsidRPr="00596925">
        <w:rPr>
          <w:rFonts w:asciiTheme="minorHAnsi" w:hAnsiTheme="minorHAnsi" w:cstheme="minorHAnsi"/>
        </w:rPr>
        <w:t xml:space="preserve">, in aree di competenza che potrebbero </w:t>
      </w:r>
      <w:r w:rsidR="00BD0534" w:rsidRPr="00596925">
        <w:rPr>
          <w:rFonts w:asciiTheme="minorHAnsi" w:hAnsiTheme="minorHAnsi" w:cstheme="minorHAnsi"/>
        </w:rPr>
        <w:t>condizionare l’espressione dei risultati sperimentali prodotti</w:t>
      </w:r>
      <w:r w:rsidR="00E65A99" w:rsidRPr="00596925">
        <w:rPr>
          <w:rFonts w:asciiTheme="minorHAnsi" w:hAnsiTheme="minorHAnsi" w:cstheme="minorHAnsi"/>
        </w:rPr>
        <w:t>,</w:t>
      </w:r>
      <w:r w:rsidR="00BD0534" w:rsidRPr="00596925">
        <w:rPr>
          <w:rFonts w:asciiTheme="minorHAnsi" w:hAnsiTheme="minorHAnsi" w:cstheme="minorHAnsi"/>
        </w:rPr>
        <w:t xml:space="preserve"> al fine di assecondare aree di business target per </w:t>
      </w:r>
      <w:r w:rsidR="004631FD" w:rsidRPr="00596925">
        <w:rPr>
          <w:rFonts w:asciiTheme="minorHAnsi" w:hAnsiTheme="minorHAnsi" w:cstheme="minorHAnsi"/>
        </w:rPr>
        <w:t>LTA</w:t>
      </w:r>
      <w:r w:rsidR="00591658" w:rsidRPr="00596925">
        <w:rPr>
          <w:rFonts w:asciiTheme="minorHAnsi" w:hAnsiTheme="minorHAnsi" w:cstheme="minorHAnsi"/>
        </w:rPr>
        <w:t xml:space="preserve"> S.r.l.</w:t>
      </w:r>
      <w:r w:rsidR="00BD0534" w:rsidRPr="00596925">
        <w:rPr>
          <w:rFonts w:asciiTheme="minorHAnsi" w:hAnsiTheme="minorHAnsi" w:cstheme="minorHAnsi"/>
        </w:rPr>
        <w:t>;</w:t>
      </w:r>
    </w:p>
    <w:p w14:paraId="031158BF" w14:textId="6ABBC6E2" w:rsidR="006D1E49" w:rsidRPr="00596925" w:rsidRDefault="00F80885" w:rsidP="00EE5563">
      <w:pPr>
        <w:pStyle w:val="testo"/>
        <w:numPr>
          <w:ilvl w:val="0"/>
          <w:numId w:val="4"/>
        </w:numPr>
        <w:rPr>
          <w:rFonts w:asciiTheme="minorHAnsi" w:hAnsiTheme="minorHAnsi" w:cstheme="minorHAnsi"/>
        </w:rPr>
      </w:pPr>
      <w:r w:rsidRPr="00596925">
        <w:rPr>
          <w:rFonts w:asciiTheme="minorHAnsi" w:hAnsiTheme="minorHAnsi" w:cstheme="minorHAnsi"/>
        </w:rPr>
        <w:t>N</w:t>
      </w:r>
      <w:r w:rsidR="006D1E49" w:rsidRPr="00596925">
        <w:rPr>
          <w:rFonts w:asciiTheme="minorHAnsi" w:hAnsiTheme="minorHAnsi" w:cstheme="minorHAnsi"/>
        </w:rPr>
        <w:t>on vengono inseriti od allegati al rapporto di prova pareri ed interpretazioni;</w:t>
      </w:r>
    </w:p>
    <w:p w14:paraId="7ACA6842" w14:textId="353B0FD7" w:rsidR="006D1E49" w:rsidRPr="00596925" w:rsidRDefault="006D1E49" w:rsidP="00EE5563">
      <w:pPr>
        <w:pStyle w:val="testo"/>
        <w:numPr>
          <w:ilvl w:val="0"/>
          <w:numId w:val="4"/>
        </w:numPr>
        <w:rPr>
          <w:rFonts w:asciiTheme="minorHAnsi" w:hAnsiTheme="minorHAnsi" w:cstheme="minorHAnsi"/>
        </w:rPr>
      </w:pPr>
      <w:r w:rsidRPr="00596925">
        <w:rPr>
          <w:rFonts w:asciiTheme="minorHAnsi" w:hAnsiTheme="minorHAnsi" w:cstheme="minorHAnsi"/>
        </w:rPr>
        <w:t xml:space="preserve">La remunerazione del personale è legata a forme contrattuali nazionali e non dipende dal numero di </w:t>
      </w:r>
      <w:r w:rsidR="00E954FF" w:rsidRPr="00596925">
        <w:rPr>
          <w:rFonts w:asciiTheme="minorHAnsi" w:hAnsiTheme="minorHAnsi" w:cstheme="minorHAnsi"/>
        </w:rPr>
        <w:t>prove</w:t>
      </w:r>
      <w:r w:rsidR="006D3DF1" w:rsidRPr="00596925">
        <w:rPr>
          <w:rFonts w:asciiTheme="minorHAnsi" w:hAnsiTheme="minorHAnsi" w:cstheme="minorHAnsi"/>
        </w:rPr>
        <w:t xml:space="preserve"> eseguite o dal loro risultato;</w:t>
      </w:r>
    </w:p>
    <w:p w14:paraId="4041BEA1" w14:textId="3E7F5AF3" w:rsidR="006D3DF1" w:rsidRPr="00596925" w:rsidRDefault="006D3DF1" w:rsidP="00EE5563">
      <w:pPr>
        <w:pStyle w:val="testo"/>
        <w:numPr>
          <w:ilvl w:val="0"/>
          <w:numId w:val="4"/>
        </w:numPr>
        <w:rPr>
          <w:rFonts w:asciiTheme="minorHAnsi" w:hAnsiTheme="minorHAnsi" w:cstheme="minorHAnsi"/>
        </w:rPr>
      </w:pPr>
      <w:r w:rsidRPr="00596925">
        <w:rPr>
          <w:rFonts w:asciiTheme="minorHAnsi" w:hAnsiTheme="minorHAnsi" w:cstheme="minorHAnsi"/>
        </w:rPr>
        <w:lastRenderedPageBreak/>
        <w:t xml:space="preserve">Il personale </w:t>
      </w:r>
      <w:r w:rsidR="00BD0534" w:rsidRPr="00596925">
        <w:rPr>
          <w:rFonts w:asciiTheme="minorHAnsi" w:hAnsiTheme="minorHAnsi" w:cstheme="minorHAnsi"/>
        </w:rPr>
        <w:t>dipendente</w:t>
      </w:r>
      <w:r w:rsidR="0087250E" w:rsidRPr="00596925">
        <w:rPr>
          <w:rFonts w:asciiTheme="minorHAnsi" w:hAnsiTheme="minorHAnsi" w:cstheme="minorHAnsi"/>
        </w:rPr>
        <w:t>,</w:t>
      </w:r>
      <w:r w:rsidR="00BD0534" w:rsidRPr="00596925">
        <w:rPr>
          <w:rFonts w:asciiTheme="minorHAnsi" w:hAnsiTheme="minorHAnsi" w:cstheme="minorHAnsi"/>
        </w:rPr>
        <w:t xml:space="preserve"> </w:t>
      </w:r>
      <w:r w:rsidRPr="00596925">
        <w:rPr>
          <w:rFonts w:asciiTheme="minorHAnsi" w:hAnsiTheme="minorHAnsi" w:cstheme="minorHAnsi"/>
        </w:rPr>
        <w:t>che lavora all’interno del laboratorio</w:t>
      </w:r>
      <w:r w:rsidR="0087250E" w:rsidRPr="00596925">
        <w:rPr>
          <w:rFonts w:asciiTheme="minorHAnsi" w:hAnsiTheme="minorHAnsi" w:cstheme="minorHAnsi"/>
        </w:rPr>
        <w:t>,</w:t>
      </w:r>
      <w:r w:rsidRPr="00596925">
        <w:rPr>
          <w:rFonts w:asciiTheme="minorHAnsi" w:hAnsiTheme="minorHAnsi" w:cstheme="minorHAnsi"/>
        </w:rPr>
        <w:t xml:space="preserve"> </w:t>
      </w:r>
      <w:r w:rsidR="008E42B6" w:rsidRPr="00596925">
        <w:rPr>
          <w:rFonts w:asciiTheme="minorHAnsi" w:hAnsiTheme="minorHAnsi" w:cstheme="minorHAnsi"/>
        </w:rPr>
        <w:t>riferisce direttamente a</w:t>
      </w:r>
      <w:r w:rsidR="00E65A99" w:rsidRPr="00596925">
        <w:rPr>
          <w:rFonts w:asciiTheme="minorHAnsi" w:hAnsiTheme="minorHAnsi" w:cstheme="minorHAnsi"/>
        </w:rPr>
        <w:t xml:space="preserve"> </w:t>
      </w:r>
      <w:r w:rsidR="00280B53" w:rsidRPr="00596925">
        <w:rPr>
          <w:rFonts w:asciiTheme="minorHAnsi" w:hAnsiTheme="minorHAnsi" w:cstheme="minorHAnsi"/>
        </w:rPr>
        <w:t>DG</w:t>
      </w:r>
      <w:r w:rsidR="008E42B6" w:rsidRPr="00596925">
        <w:rPr>
          <w:rFonts w:asciiTheme="minorHAnsi" w:hAnsiTheme="minorHAnsi" w:cstheme="minorHAnsi"/>
        </w:rPr>
        <w:t xml:space="preserve"> escludendo dunque il pres</w:t>
      </w:r>
      <w:r w:rsidR="00E65A99" w:rsidRPr="00596925">
        <w:rPr>
          <w:rFonts w:asciiTheme="minorHAnsi" w:hAnsiTheme="minorHAnsi" w:cstheme="minorHAnsi"/>
        </w:rPr>
        <w:t>idio di qualsiasi altra funzione</w:t>
      </w:r>
      <w:r w:rsidR="008E42B6" w:rsidRPr="00596925">
        <w:rPr>
          <w:rFonts w:asciiTheme="minorHAnsi" w:hAnsiTheme="minorHAnsi" w:cstheme="minorHAnsi"/>
        </w:rPr>
        <w:t xml:space="preserve"> aziendale intermedia che possa eventualmente influenzare i risultati analitici prodotti </w:t>
      </w:r>
      <w:r w:rsidR="00306E5D" w:rsidRPr="00596925">
        <w:rPr>
          <w:rFonts w:asciiTheme="minorHAnsi" w:hAnsiTheme="minorHAnsi" w:cstheme="minorHAnsi"/>
        </w:rPr>
        <w:t>(o</w:t>
      </w:r>
      <w:r w:rsidR="0087250E" w:rsidRPr="00596925">
        <w:rPr>
          <w:rFonts w:asciiTheme="minorHAnsi" w:hAnsiTheme="minorHAnsi" w:cstheme="minorHAnsi"/>
        </w:rPr>
        <w:t>rganigramma</w:t>
      </w:r>
      <w:r w:rsidR="00DD67A0" w:rsidRPr="00596925">
        <w:rPr>
          <w:rFonts w:asciiTheme="minorHAnsi" w:hAnsiTheme="minorHAnsi" w:cstheme="minorHAnsi"/>
        </w:rPr>
        <w:t xml:space="preserve"> aziendale</w:t>
      </w:r>
      <w:r w:rsidR="008E42B6" w:rsidRPr="00596925">
        <w:rPr>
          <w:rFonts w:asciiTheme="minorHAnsi" w:hAnsiTheme="minorHAnsi" w:cstheme="minorHAnsi"/>
        </w:rPr>
        <w:t>);</w:t>
      </w:r>
    </w:p>
    <w:p w14:paraId="29981A76" w14:textId="1E2F9C9D" w:rsidR="00987D89" w:rsidRPr="00596925" w:rsidRDefault="008E42B6" w:rsidP="00EE5563">
      <w:pPr>
        <w:pStyle w:val="testo"/>
        <w:numPr>
          <w:ilvl w:val="0"/>
          <w:numId w:val="4"/>
        </w:numPr>
        <w:rPr>
          <w:rFonts w:asciiTheme="minorHAnsi" w:hAnsiTheme="minorHAnsi" w:cstheme="minorHAnsi"/>
        </w:rPr>
      </w:pPr>
      <w:r w:rsidRPr="00596925">
        <w:rPr>
          <w:rFonts w:asciiTheme="minorHAnsi" w:hAnsiTheme="minorHAnsi" w:cstheme="minorHAnsi"/>
        </w:rPr>
        <w:t xml:space="preserve">Il personale che lavora all’interno del laboratorio accetta di operare con imparzialità, assumendo l’impegno al rispetto di tale </w:t>
      </w:r>
      <w:r w:rsidR="004575E0" w:rsidRPr="00596925">
        <w:rPr>
          <w:rFonts w:asciiTheme="minorHAnsi" w:hAnsiTheme="minorHAnsi" w:cstheme="minorHAnsi"/>
        </w:rPr>
        <w:t>prassi operativa</w:t>
      </w:r>
      <w:r w:rsidRPr="00596925">
        <w:rPr>
          <w:rFonts w:asciiTheme="minorHAnsi" w:hAnsiTheme="minorHAnsi" w:cstheme="minorHAnsi"/>
        </w:rPr>
        <w:t xml:space="preserve"> </w:t>
      </w:r>
      <w:r w:rsidR="00C97025" w:rsidRPr="00596925">
        <w:rPr>
          <w:rFonts w:asciiTheme="minorHAnsi" w:hAnsiTheme="minorHAnsi" w:cstheme="minorHAnsi"/>
        </w:rPr>
        <w:t>sottoscrivendo la</w:t>
      </w:r>
      <w:r w:rsidRPr="00596925">
        <w:rPr>
          <w:rFonts w:asciiTheme="minorHAnsi" w:hAnsiTheme="minorHAnsi" w:cstheme="minorHAnsi"/>
        </w:rPr>
        <w:t xml:space="preserve"> l</w:t>
      </w:r>
      <w:r w:rsidR="00987D89" w:rsidRPr="00596925">
        <w:rPr>
          <w:rFonts w:asciiTheme="minorHAnsi" w:hAnsiTheme="minorHAnsi" w:cstheme="minorHAnsi"/>
        </w:rPr>
        <w:t>ettera d’incarico (M</w:t>
      </w:r>
      <w:r w:rsidR="005A51A9" w:rsidRPr="00596925">
        <w:rPr>
          <w:rFonts w:asciiTheme="minorHAnsi" w:hAnsiTheme="minorHAnsi" w:cstheme="minorHAnsi"/>
        </w:rPr>
        <w:t>109</w:t>
      </w:r>
      <w:r w:rsidR="00987D89" w:rsidRPr="00596925">
        <w:rPr>
          <w:rFonts w:asciiTheme="minorHAnsi" w:hAnsiTheme="minorHAnsi" w:cstheme="minorHAnsi"/>
        </w:rPr>
        <w:t>);</w:t>
      </w:r>
    </w:p>
    <w:p w14:paraId="4830CC84" w14:textId="516606CA" w:rsidR="00987D89" w:rsidRPr="00596925" w:rsidRDefault="00D76A8F" w:rsidP="00EE5563">
      <w:pPr>
        <w:pStyle w:val="testo"/>
        <w:numPr>
          <w:ilvl w:val="0"/>
          <w:numId w:val="4"/>
        </w:numPr>
        <w:rPr>
          <w:rFonts w:asciiTheme="minorHAnsi" w:hAnsiTheme="minorHAnsi" w:cstheme="minorHAnsi"/>
        </w:rPr>
      </w:pPr>
      <w:r w:rsidRPr="00596925">
        <w:rPr>
          <w:rFonts w:asciiTheme="minorHAnsi" w:hAnsiTheme="minorHAnsi" w:cstheme="minorHAnsi"/>
          <w:color w:val="000000" w:themeColor="text1"/>
        </w:rPr>
        <w:t>Tutto i</w:t>
      </w:r>
      <w:r w:rsidR="00987D89" w:rsidRPr="00596925">
        <w:rPr>
          <w:rFonts w:asciiTheme="minorHAnsi" w:hAnsiTheme="minorHAnsi" w:cstheme="minorHAnsi"/>
          <w:color w:val="000000" w:themeColor="text1"/>
        </w:rPr>
        <w:t xml:space="preserve">l personale che lavora all’interno del laboratorio garantisce l’autonomia e l’obiettività del proprio operato non venendo a conoscenza di qualsiasi informazione discriminatoria legata ai campioni sottoposti a prova, </w:t>
      </w:r>
      <w:r w:rsidR="0038238B">
        <w:rPr>
          <w:rFonts w:asciiTheme="minorHAnsi" w:hAnsiTheme="minorHAnsi" w:cstheme="minorHAnsi"/>
          <w:color w:val="000000" w:themeColor="text1"/>
        </w:rPr>
        <w:t>se non le informazioni fornite dal cliente stesso</w:t>
      </w:r>
      <w:r w:rsidR="00987D89" w:rsidRPr="00596925">
        <w:rPr>
          <w:rFonts w:asciiTheme="minorHAnsi" w:hAnsiTheme="minorHAnsi" w:cstheme="minorHAnsi"/>
          <w:color w:val="000000" w:themeColor="text1"/>
        </w:rPr>
        <w:t xml:space="preserve"> </w:t>
      </w:r>
      <w:r w:rsidR="00D2003D" w:rsidRPr="00596925">
        <w:rPr>
          <w:rFonts w:asciiTheme="minorHAnsi" w:hAnsiTheme="minorHAnsi" w:cstheme="minorHAnsi"/>
          <w:color w:val="000000" w:themeColor="text1"/>
        </w:rPr>
        <w:t>(C</w:t>
      </w:r>
      <w:r w:rsidR="00987D89" w:rsidRPr="00596925">
        <w:rPr>
          <w:rFonts w:asciiTheme="minorHAnsi" w:hAnsiTheme="minorHAnsi" w:cstheme="minorHAnsi"/>
          <w:color w:val="000000" w:themeColor="text1"/>
        </w:rPr>
        <w:t>f</w:t>
      </w:r>
      <w:r w:rsidR="00D2003D" w:rsidRPr="00596925">
        <w:rPr>
          <w:rFonts w:asciiTheme="minorHAnsi" w:hAnsiTheme="minorHAnsi" w:cstheme="minorHAnsi"/>
          <w:color w:val="000000" w:themeColor="text1"/>
        </w:rPr>
        <w:t>r</w:t>
      </w:r>
      <w:r w:rsidR="00987D89" w:rsidRPr="00596925">
        <w:rPr>
          <w:rFonts w:asciiTheme="minorHAnsi" w:hAnsiTheme="minorHAnsi" w:cstheme="minorHAnsi"/>
          <w:color w:val="000000" w:themeColor="text1"/>
        </w:rPr>
        <w:t xml:space="preserve">. Procedura </w:t>
      </w:r>
      <w:r w:rsidR="00E91A52" w:rsidRPr="00596925">
        <w:rPr>
          <w:rFonts w:asciiTheme="minorHAnsi" w:hAnsiTheme="minorHAnsi" w:cstheme="minorHAnsi"/>
          <w:color w:val="000000" w:themeColor="text1"/>
        </w:rPr>
        <w:t xml:space="preserve">di gestione </w:t>
      </w:r>
      <w:r w:rsidR="00F246DD" w:rsidRPr="00596925">
        <w:rPr>
          <w:rFonts w:asciiTheme="minorHAnsi" w:hAnsiTheme="minorHAnsi" w:cstheme="minorHAnsi"/>
          <w:color w:val="000000" w:themeColor="text1"/>
        </w:rPr>
        <w:t>prove</w:t>
      </w:r>
      <w:r w:rsidR="00E91A52" w:rsidRPr="00596925">
        <w:rPr>
          <w:rFonts w:asciiTheme="minorHAnsi" w:hAnsiTheme="minorHAnsi" w:cstheme="minorHAnsi"/>
          <w:color w:val="000000" w:themeColor="text1"/>
        </w:rPr>
        <w:t xml:space="preserve"> di laboratorio</w:t>
      </w:r>
      <w:r w:rsidR="00987D89" w:rsidRPr="00596925">
        <w:rPr>
          <w:rFonts w:asciiTheme="minorHAnsi" w:hAnsiTheme="minorHAnsi" w:cstheme="minorHAnsi"/>
          <w:color w:val="000000" w:themeColor="text1"/>
        </w:rPr>
        <w:t xml:space="preserve">: </w:t>
      </w:r>
      <w:r w:rsidR="0087250E" w:rsidRPr="00596925">
        <w:rPr>
          <w:rFonts w:asciiTheme="minorHAnsi" w:hAnsiTheme="minorHAnsi" w:cstheme="minorHAnsi"/>
          <w:color w:val="000000" w:themeColor="text1"/>
        </w:rPr>
        <w:t>P</w:t>
      </w:r>
      <w:r w:rsidR="00BE324D" w:rsidRPr="00596925">
        <w:rPr>
          <w:rFonts w:asciiTheme="minorHAnsi" w:hAnsiTheme="minorHAnsi" w:cstheme="minorHAnsi"/>
          <w:color w:val="000000" w:themeColor="text1"/>
        </w:rPr>
        <w:t>G02</w:t>
      </w:r>
      <w:r w:rsidR="00987D89" w:rsidRPr="00596925">
        <w:rPr>
          <w:rFonts w:asciiTheme="minorHAnsi" w:hAnsiTheme="minorHAnsi" w:cstheme="minorHAnsi"/>
          <w:color w:val="000000" w:themeColor="text1"/>
        </w:rPr>
        <w:t>)</w:t>
      </w:r>
      <w:r w:rsidRPr="00596925">
        <w:rPr>
          <w:rFonts w:asciiTheme="minorHAnsi" w:hAnsiTheme="minorHAnsi" w:cstheme="minorHAnsi"/>
        </w:rPr>
        <w:t>;</w:t>
      </w:r>
    </w:p>
    <w:p w14:paraId="61FEA62D" w14:textId="521F6473" w:rsidR="00591658" w:rsidRPr="00596925" w:rsidRDefault="00D76A8F" w:rsidP="00881D8A">
      <w:pPr>
        <w:pStyle w:val="testo"/>
        <w:numPr>
          <w:ilvl w:val="0"/>
          <w:numId w:val="4"/>
        </w:numPr>
        <w:rPr>
          <w:rFonts w:asciiTheme="minorHAnsi" w:hAnsiTheme="minorHAnsi" w:cstheme="minorHAnsi"/>
        </w:rPr>
      </w:pPr>
      <w:r w:rsidRPr="00596925">
        <w:rPr>
          <w:rFonts w:asciiTheme="minorHAnsi" w:hAnsiTheme="minorHAnsi" w:cstheme="minorHAnsi"/>
          <w:color w:val="000000" w:themeColor="text1"/>
        </w:rPr>
        <w:t>Il laboratorio non intrattiene alcun rapporto comunica</w:t>
      </w:r>
      <w:r w:rsidR="00B90CD2" w:rsidRPr="00596925">
        <w:rPr>
          <w:rFonts w:asciiTheme="minorHAnsi" w:hAnsiTheme="minorHAnsi" w:cstheme="minorHAnsi"/>
          <w:color w:val="000000" w:themeColor="text1"/>
        </w:rPr>
        <w:t>tivo diretto od indiretto con i clienti</w:t>
      </w:r>
      <w:r w:rsidRPr="00596925">
        <w:rPr>
          <w:rFonts w:asciiTheme="minorHAnsi" w:hAnsiTheme="minorHAnsi" w:cstheme="minorHAnsi"/>
          <w:color w:val="000000" w:themeColor="text1"/>
        </w:rPr>
        <w:t xml:space="preserve"> </w:t>
      </w:r>
      <w:r w:rsidR="00BE324D" w:rsidRPr="00596925">
        <w:rPr>
          <w:rFonts w:asciiTheme="minorHAnsi" w:hAnsiTheme="minorHAnsi" w:cstheme="minorHAnsi"/>
          <w:color w:val="000000" w:themeColor="text1"/>
        </w:rPr>
        <w:t xml:space="preserve">finali di LTA s.r.l. I campioni </w:t>
      </w:r>
      <w:r w:rsidR="00F504EC" w:rsidRPr="00596925">
        <w:rPr>
          <w:rFonts w:asciiTheme="minorHAnsi" w:hAnsiTheme="minorHAnsi" w:cstheme="minorHAnsi"/>
          <w:color w:val="000000" w:themeColor="text1"/>
        </w:rPr>
        <w:t>gestiti dal</w:t>
      </w:r>
      <w:r w:rsidR="00BE324D" w:rsidRPr="00596925">
        <w:rPr>
          <w:rFonts w:asciiTheme="minorHAnsi" w:hAnsiTheme="minorHAnsi" w:cstheme="minorHAnsi"/>
          <w:color w:val="000000" w:themeColor="text1"/>
        </w:rPr>
        <w:t xml:space="preserve"> laboratorio non vengono identificati attraverso </w:t>
      </w:r>
      <w:r w:rsidR="00F504EC" w:rsidRPr="00596925">
        <w:rPr>
          <w:rFonts w:asciiTheme="minorHAnsi" w:hAnsiTheme="minorHAnsi" w:cstheme="minorHAnsi"/>
          <w:color w:val="000000" w:themeColor="text1"/>
        </w:rPr>
        <w:t>informazioni</w:t>
      </w:r>
      <w:r w:rsidR="00BE324D" w:rsidRPr="00596925">
        <w:rPr>
          <w:rFonts w:asciiTheme="minorHAnsi" w:hAnsiTheme="minorHAnsi" w:cstheme="minorHAnsi"/>
          <w:color w:val="000000" w:themeColor="text1"/>
        </w:rPr>
        <w:t xml:space="preserve"> relative al cliente finale di </w:t>
      </w:r>
      <w:r w:rsidR="00CE774B" w:rsidRPr="00596925">
        <w:rPr>
          <w:rFonts w:asciiTheme="minorHAnsi" w:hAnsiTheme="minorHAnsi" w:cstheme="minorHAnsi"/>
          <w:color w:val="000000" w:themeColor="text1"/>
        </w:rPr>
        <w:t xml:space="preserve">LTA </w:t>
      </w:r>
      <w:r w:rsidR="00FF186A">
        <w:rPr>
          <w:rFonts w:asciiTheme="minorHAnsi" w:hAnsiTheme="minorHAnsi" w:cstheme="minorHAnsi"/>
          <w:color w:val="000000" w:themeColor="text1"/>
        </w:rPr>
        <w:t>S</w:t>
      </w:r>
      <w:r w:rsidR="00CE774B" w:rsidRPr="00596925">
        <w:rPr>
          <w:rFonts w:asciiTheme="minorHAnsi" w:hAnsiTheme="minorHAnsi" w:cstheme="minorHAnsi"/>
          <w:color w:val="000000" w:themeColor="text1"/>
        </w:rPr>
        <w:t>.r.l.</w:t>
      </w:r>
    </w:p>
    <w:p w14:paraId="35741A16" w14:textId="4A9ED3F4" w:rsidR="007A6CE9" w:rsidRPr="00596925" w:rsidRDefault="007A6CE9" w:rsidP="007A6CE9">
      <w:pPr>
        <w:pStyle w:val="testo"/>
        <w:ind w:left="1211"/>
        <w:rPr>
          <w:rFonts w:asciiTheme="minorHAnsi" w:hAnsiTheme="minorHAnsi" w:cstheme="minorHAnsi"/>
        </w:rPr>
      </w:pPr>
    </w:p>
    <w:p w14:paraId="20E920B6" w14:textId="4AA26CC8" w:rsidR="002D6673" w:rsidRPr="00596925" w:rsidRDefault="00F504EC" w:rsidP="0087250E">
      <w:pPr>
        <w:pStyle w:val="testo"/>
        <w:ind w:left="0"/>
        <w:rPr>
          <w:rFonts w:asciiTheme="minorHAnsi" w:hAnsiTheme="minorHAnsi" w:cstheme="minorHAnsi"/>
          <w:color w:val="000000" w:themeColor="text1"/>
        </w:rPr>
      </w:pPr>
      <w:r w:rsidRPr="00596925">
        <w:rPr>
          <w:rFonts w:asciiTheme="minorHAnsi" w:hAnsiTheme="minorHAnsi" w:cstheme="minorHAnsi"/>
        </w:rPr>
        <w:t>T</w:t>
      </w:r>
      <w:r w:rsidR="002D6673" w:rsidRPr="00596925">
        <w:rPr>
          <w:rFonts w:asciiTheme="minorHAnsi" w:hAnsiTheme="minorHAnsi" w:cstheme="minorHAnsi"/>
          <w:color w:val="000000" w:themeColor="text1"/>
        </w:rPr>
        <w:t xml:space="preserve">utto il personale </w:t>
      </w:r>
      <w:r w:rsidR="00E954FF" w:rsidRPr="00596925">
        <w:rPr>
          <w:rFonts w:asciiTheme="minorHAnsi" w:hAnsiTheme="minorHAnsi" w:cstheme="minorHAnsi"/>
          <w:color w:val="000000" w:themeColor="text1"/>
        </w:rPr>
        <w:t>di</w:t>
      </w:r>
      <w:r w:rsidR="002D6673" w:rsidRPr="00596925">
        <w:rPr>
          <w:rFonts w:asciiTheme="minorHAnsi" w:hAnsiTheme="minorHAnsi" w:cstheme="minorHAnsi"/>
          <w:color w:val="000000" w:themeColor="text1"/>
        </w:rPr>
        <w:t xml:space="preserve"> laboratorio deve di</w:t>
      </w:r>
      <w:r w:rsidR="00E954FF" w:rsidRPr="00596925">
        <w:rPr>
          <w:rFonts w:asciiTheme="minorHAnsi" w:hAnsiTheme="minorHAnsi" w:cstheme="minorHAnsi"/>
          <w:color w:val="000000" w:themeColor="text1"/>
        </w:rPr>
        <w:t xml:space="preserve">mostrare di aver compreso le indicazioni relative al presente </w:t>
      </w:r>
      <w:r w:rsidR="002D6673" w:rsidRPr="00596925">
        <w:rPr>
          <w:rFonts w:asciiTheme="minorHAnsi" w:hAnsiTheme="minorHAnsi" w:cstheme="minorHAnsi"/>
          <w:color w:val="000000" w:themeColor="text1"/>
        </w:rPr>
        <w:t xml:space="preserve">requisito, in particolare </w:t>
      </w:r>
      <w:r w:rsidR="0087250E" w:rsidRPr="00596925">
        <w:rPr>
          <w:rFonts w:asciiTheme="minorHAnsi" w:hAnsiTheme="minorHAnsi" w:cstheme="minorHAnsi"/>
          <w:color w:val="000000" w:themeColor="text1"/>
        </w:rPr>
        <w:t>RL</w:t>
      </w:r>
      <w:r w:rsidR="002D6673" w:rsidRPr="00596925">
        <w:rPr>
          <w:rFonts w:asciiTheme="minorHAnsi" w:hAnsiTheme="minorHAnsi" w:cstheme="minorHAnsi"/>
          <w:color w:val="000000" w:themeColor="text1"/>
        </w:rPr>
        <w:t xml:space="preserve"> </w:t>
      </w:r>
      <w:r w:rsidR="00E954FF" w:rsidRPr="00596925">
        <w:rPr>
          <w:rFonts w:asciiTheme="minorHAnsi" w:hAnsiTheme="minorHAnsi" w:cstheme="minorHAnsi"/>
          <w:color w:val="000000" w:themeColor="text1"/>
        </w:rPr>
        <w:t>si impegna</w:t>
      </w:r>
      <w:r w:rsidR="0046249D" w:rsidRPr="00596925">
        <w:rPr>
          <w:rFonts w:asciiTheme="minorHAnsi" w:hAnsiTheme="minorHAnsi" w:cstheme="minorHAnsi"/>
          <w:color w:val="000000" w:themeColor="text1"/>
        </w:rPr>
        <w:t xml:space="preserve"> ad infondere responsabilità e consapevolezza </w:t>
      </w:r>
      <w:r w:rsidR="00E954FF" w:rsidRPr="00596925">
        <w:rPr>
          <w:rFonts w:asciiTheme="minorHAnsi" w:hAnsiTheme="minorHAnsi" w:cstheme="minorHAnsi"/>
          <w:color w:val="000000" w:themeColor="text1"/>
        </w:rPr>
        <w:t>a tutti i propri collaboratori attraverso una riunione periodica e sistematica condotta ogni anno</w:t>
      </w:r>
      <w:r w:rsidR="00D2003D" w:rsidRPr="00596925">
        <w:rPr>
          <w:rFonts w:asciiTheme="minorHAnsi" w:hAnsiTheme="minorHAnsi" w:cstheme="minorHAnsi"/>
          <w:color w:val="000000" w:themeColor="text1"/>
        </w:rPr>
        <w:t xml:space="preserve"> </w:t>
      </w:r>
      <w:r w:rsidR="00E954FF" w:rsidRPr="00596925">
        <w:rPr>
          <w:rFonts w:asciiTheme="minorHAnsi" w:hAnsiTheme="minorHAnsi" w:cstheme="minorHAnsi"/>
          <w:color w:val="000000" w:themeColor="text1"/>
        </w:rPr>
        <w:t>susseguente il riesame della direzione annuale. Durante tale riunione vengono condivise le decisioni prese, in sede di riesame della direzione, in riferimento al perseguimento dell’imparzialità delle attività condotte dal laboratorio.</w:t>
      </w:r>
      <w:r w:rsidR="00987D89" w:rsidRPr="00596925">
        <w:rPr>
          <w:rFonts w:asciiTheme="minorHAnsi" w:hAnsiTheme="minorHAnsi" w:cstheme="minorHAnsi"/>
          <w:color w:val="000000" w:themeColor="text1"/>
        </w:rPr>
        <w:t xml:space="preserve"> </w:t>
      </w:r>
    </w:p>
    <w:p w14:paraId="6D4E2258" w14:textId="38835A49" w:rsidR="00CF7619" w:rsidRPr="00596925" w:rsidRDefault="00087516" w:rsidP="0087250E">
      <w:pPr>
        <w:pStyle w:val="testo"/>
        <w:ind w:left="0"/>
        <w:rPr>
          <w:rFonts w:asciiTheme="minorHAnsi" w:hAnsiTheme="minorHAnsi" w:cstheme="minorHAnsi"/>
        </w:rPr>
      </w:pPr>
      <w:r w:rsidRPr="00596925">
        <w:rPr>
          <w:rFonts w:asciiTheme="minorHAnsi" w:hAnsiTheme="minorHAnsi" w:cstheme="minorHAnsi"/>
        </w:rPr>
        <w:t xml:space="preserve">Il laboratorio </w:t>
      </w:r>
      <w:r w:rsidR="006D1E49" w:rsidRPr="00596925">
        <w:rPr>
          <w:rFonts w:asciiTheme="minorHAnsi" w:hAnsiTheme="minorHAnsi" w:cstheme="minorHAnsi"/>
        </w:rPr>
        <w:t xml:space="preserve">è in possesso dei requisiti necessari per assumere la responsabilità complessiva delle attività tecniche </w:t>
      </w:r>
      <w:r w:rsidR="008B58CD" w:rsidRPr="00596925">
        <w:rPr>
          <w:rFonts w:asciiTheme="minorHAnsi" w:hAnsiTheme="minorHAnsi" w:cstheme="minorHAnsi"/>
        </w:rPr>
        <w:t xml:space="preserve">condotte </w:t>
      </w:r>
      <w:r w:rsidR="006D1E49" w:rsidRPr="00596925">
        <w:rPr>
          <w:rFonts w:asciiTheme="minorHAnsi" w:hAnsiTheme="minorHAnsi" w:cstheme="minorHAnsi"/>
        </w:rPr>
        <w:t>per garantire l’individuazione e la correzione di eventuali dev</w:t>
      </w:r>
      <w:r w:rsidRPr="00596925">
        <w:rPr>
          <w:rFonts w:asciiTheme="minorHAnsi" w:hAnsiTheme="minorHAnsi" w:cstheme="minorHAnsi"/>
        </w:rPr>
        <w:t>iazioni del</w:t>
      </w:r>
      <w:r w:rsidR="006D1E49" w:rsidRPr="00596925">
        <w:rPr>
          <w:rFonts w:asciiTheme="minorHAnsi" w:hAnsiTheme="minorHAnsi" w:cstheme="minorHAnsi"/>
        </w:rPr>
        <w:t xml:space="preserve"> </w:t>
      </w:r>
      <w:r w:rsidR="008B58CD" w:rsidRPr="00596925">
        <w:rPr>
          <w:rFonts w:asciiTheme="minorHAnsi" w:hAnsiTheme="minorHAnsi" w:cstheme="minorHAnsi"/>
        </w:rPr>
        <w:t>s</w:t>
      </w:r>
      <w:r w:rsidR="006D1E49" w:rsidRPr="00596925">
        <w:rPr>
          <w:rFonts w:asciiTheme="minorHAnsi" w:hAnsiTheme="minorHAnsi" w:cstheme="minorHAnsi"/>
        </w:rPr>
        <w:t xml:space="preserve">istema di </w:t>
      </w:r>
      <w:r w:rsidR="008B58CD" w:rsidRPr="00596925">
        <w:rPr>
          <w:rFonts w:asciiTheme="minorHAnsi" w:hAnsiTheme="minorHAnsi" w:cstheme="minorHAnsi"/>
        </w:rPr>
        <w:t>g</w:t>
      </w:r>
      <w:r w:rsidR="006D1E49" w:rsidRPr="00596925">
        <w:rPr>
          <w:rFonts w:asciiTheme="minorHAnsi" w:hAnsiTheme="minorHAnsi" w:cstheme="minorHAnsi"/>
        </w:rPr>
        <w:t>estione</w:t>
      </w:r>
      <w:r w:rsidR="008B58CD" w:rsidRPr="00596925">
        <w:rPr>
          <w:rFonts w:asciiTheme="minorHAnsi" w:hAnsiTheme="minorHAnsi" w:cstheme="minorHAnsi"/>
        </w:rPr>
        <w:t xml:space="preserve"> per la qualità</w:t>
      </w:r>
      <w:r w:rsidR="006D1E49" w:rsidRPr="00596925">
        <w:rPr>
          <w:rFonts w:asciiTheme="minorHAnsi" w:hAnsiTheme="minorHAnsi" w:cstheme="minorHAnsi"/>
        </w:rPr>
        <w:t xml:space="preserve"> </w:t>
      </w:r>
      <w:r w:rsidRPr="00596925">
        <w:rPr>
          <w:rFonts w:asciiTheme="minorHAnsi" w:hAnsiTheme="minorHAnsi" w:cstheme="minorHAnsi"/>
        </w:rPr>
        <w:t xml:space="preserve">in termini di imparzialità. Tali deviazioni possono derivare </w:t>
      </w:r>
      <w:r w:rsidR="00834358" w:rsidRPr="00596925">
        <w:rPr>
          <w:rFonts w:asciiTheme="minorHAnsi" w:hAnsiTheme="minorHAnsi" w:cstheme="minorHAnsi"/>
        </w:rPr>
        <w:t xml:space="preserve">almeno </w:t>
      </w:r>
      <w:r w:rsidR="008B58CD" w:rsidRPr="00596925">
        <w:rPr>
          <w:rFonts w:asciiTheme="minorHAnsi" w:hAnsiTheme="minorHAnsi" w:cstheme="minorHAnsi"/>
        </w:rPr>
        <w:t xml:space="preserve">dalle seguenti </w:t>
      </w:r>
      <w:r w:rsidR="00D76A8F" w:rsidRPr="00596925">
        <w:rPr>
          <w:rFonts w:asciiTheme="minorHAnsi" w:hAnsiTheme="minorHAnsi" w:cstheme="minorHAnsi"/>
        </w:rPr>
        <w:t>circostanze</w:t>
      </w:r>
      <w:r w:rsidR="00CF7619" w:rsidRPr="00596925">
        <w:rPr>
          <w:rFonts w:asciiTheme="minorHAnsi" w:hAnsiTheme="minorHAnsi" w:cstheme="minorHAnsi"/>
        </w:rPr>
        <w:t xml:space="preserve"> (potenziali fonti di rischio)</w:t>
      </w:r>
      <w:r w:rsidR="008B58CD" w:rsidRPr="00596925">
        <w:rPr>
          <w:rFonts w:asciiTheme="minorHAnsi" w:hAnsiTheme="minorHAnsi" w:cstheme="minorHAnsi"/>
        </w:rPr>
        <w:t>:</w:t>
      </w:r>
    </w:p>
    <w:p w14:paraId="647F96BE" w14:textId="7583877D" w:rsidR="008B58CD" w:rsidRPr="00596925" w:rsidRDefault="008B58CD" w:rsidP="008B58CD">
      <w:pPr>
        <w:pStyle w:val="testo"/>
        <w:numPr>
          <w:ilvl w:val="2"/>
          <w:numId w:val="3"/>
        </w:numPr>
        <w:rPr>
          <w:rFonts w:asciiTheme="minorHAnsi" w:hAnsiTheme="minorHAnsi" w:cstheme="minorHAnsi"/>
        </w:rPr>
      </w:pPr>
      <w:r w:rsidRPr="00596925">
        <w:rPr>
          <w:rFonts w:asciiTheme="minorHAnsi" w:hAnsiTheme="minorHAnsi" w:cstheme="minorHAnsi"/>
        </w:rPr>
        <w:t>Riesame del contratto con il cliente (</w:t>
      </w:r>
      <w:r w:rsidR="0087250E" w:rsidRPr="00596925">
        <w:rPr>
          <w:rFonts w:asciiTheme="minorHAnsi" w:hAnsiTheme="minorHAnsi" w:cstheme="minorHAnsi"/>
        </w:rPr>
        <w:t xml:space="preserve">rischio particolare: </w:t>
      </w:r>
      <w:r w:rsidR="00CF7619" w:rsidRPr="00596925">
        <w:rPr>
          <w:rFonts w:asciiTheme="minorHAnsi" w:hAnsiTheme="minorHAnsi" w:cstheme="minorHAnsi"/>
        </w:rPr>
        <w:t xml:space="preserve">settore di </w:t>
      </w:r>
      <w:r w:rsidR="00CF7619" w:rsidRPr="00596925">
        <w:rPr>
          <w:rFonts w:asciiTheme="minorHAnsi" w:hAnsiTheme="minorHAnsi" w:cstheme="minorHAnsi"/>
          <w:i/>
        </w:rPr>
        <w:t>business</w:t>
      </w:r>
      <w:r w:rsidR="00CF7619" w:rsidRPr="00596925">
        <w:rPr>
          <w:rFonts w:asciiTheme="minorHAnsi" w:hAnsiTheme="minorHAnsi" w:cstheme="minorHAnsi"/>
        </w:rPr>
        <w:t xml:space="preserve"> del </w:t>
      </w:r>
      <w:r w:rsidRPr="00596925">
        <w:rPr>
          <w:rFonts w:asciiTheme="minorHAnsi" w:hAnsiTheme="minorHAnsi" w:cstheme="minorHAnsi"/>
        </w:rPr>
        <w:t>cliente medesimo / attività svolta dallo stesso</w:t>
      </w:r>
      <w:r w:rsidR="0087250E" w:rsidRPr="00596925">
        <w:rPr>
          <w:rFonts w:asciiTheme="minorHAnsi" w:hAnsiTheme="minorHAnsi" w:cstheme="minorHAnsi"/>
        </w:rPr>
        <w:t xml:space="preserve"> e</w:t>
      </w:r>
      <w:r w:rsidR="00591658" w:rsidRPr="00596925">
        <w:rPr>
          <w:rFonts w:asciiTheme="minorHAnsi" w:hAnsiTheme="minorHAnsi" w:cstheme="minorHAnsi"/>
        </w:rPr>
        <w:t>d eventuale</w:t>
      </w:r>
      <w:r w:rsidR="0087250E" w:rsidRPr="00596925">
        <w:rPr>
          <w:rFonts w:asciiTheme="minorHAnsi" w:hAnsiTheme="minorHAnsi" w:cstheme="minorHAnsi"/>
        </w:rPr>
        <w:t xml:space="preserve"> giudizio di conformità espresso dal laboratorio nei rapporti di prova emessi</w:t>
      </w:r>
      <w:r w:rsidRPr="00596925">
        <w:rPr>
          <w:rFonts w:asciiTheme="minorHAnsi" w:hAnsiTheme="minorHAnsi" w:cstheme="minorHAnsi"/>
        </w:rPr>
        <w:t>);</w:t>
      </w:r>
    </w:p>
    <w:p w14:paraId="4B7CC840" w14:textId="4BC6B51F" w:rsidR="008B58CD" w:rsidRPr="00596925" w:rsidRDefault="008B58CD" w:rsidP="008B58CD">
      <w:pPr>
        <w:pStyle w:val="testo"/>
        <w:numPr>
          <w:ilvl w:val="2"/>
          <w:numId w:val="3"/>
        </w:numPr>
        <w:rPr>
          <w:rFonts w:asciiTheme="minorHAnsi" w:hAnsiTheme="minorHAnsi" w:cstheme="minorHAnsi"/>
        </w:rPr>
      </w:pPr>
      <w:r w:rsidRPr="00596925">
        <w:rPr>
          <w:rFonts w:asciiTheme="minorHAnsi" w:hAnsiTheme="minorHAnsi" w:cstheme="minorHAnsi"/>
        </w:rPr>
        <w:t>Azioni OUTPUT dai precedenti riesami della direzione annuali;</w:t>
      </w:r>
    </w:p>
    <w:p w14:paraId="72052E1B" w14:textId="4A0FD2E8" w:rsidR="008B58CD" w:rsidRPr="00596925" w:rsidRDefault="008B58CD" w:rsidP="008B58CD">
      <w:pPr>
        <w:pStyle w:val="testo"/>
        <w:numPr>
          <w:ilvl w:val="2"/>
          <w:numId w:val="3"/>
        </w:numPr>
        <w:rPr>
          <w:rFonts w:asciiTheme="minorHAnsi" w:hAnsiTheme="minorHAnsi" w:cstheme="minorHAnsi"/>
        </w:rPr>
      </w:pPr>
      <w:r w:rsidRPr="00596925">
        <w:rPr>
          <w:rFonts w:asciiTheme="minorHAnsi" w:hAnsiTheme="minorHAnsi" w:cstheme="minorHAnsi"/>
        </w:rPr>
        <w:t>Attuazione correzioni/azioni correttive in risposta ad audit di I e III parte;</w:t>
      </w:r>
    </w:p>
    <w:p w14:paraId="211F5515" w14:textId="28E0401F" w:rsidR="008B58CD" w:rsidRPr="00596925" w:rsidRDefault="008B58CD" w:rsidP="008B58CD">
      <w:pPr>
        <w:pStyle w:val="testo"/>
        <w:numPr>
          <w:ilvl w:val="2"/>
          <w:numId w:val="3"/>
        </w:numPr>
        <w:rPr>
          <w:rFonts w:asciiTheme="minorHAnsi" w:hAnsiTheme="minorHAnsi" w:cstheme="minorHAnsi"/>
        </w:rPr>
      </w:pPr>
      <w:r w:rsidRPr="00596925">
        <w:rPr>
          <w:rFonts w:asciiTheme="minorHAnsi" w:hAnsiTheme="minorHAnsi" w:cstheme="minorHAnsi"/>
        </w:rPr>
        <w:t>Verifica delle performance raggiunte (</w:t>
      </w:r>
      <w:r w:rsidR="00CF7619" w:rsidRPr="00596925">
        <w:rPr>
          <w:rFonts w:asciiTheme="minorHAnsi" w:hAnsiTheme="minorHAnsi" w:cstheme="minorHAnsi"/>
        </w:rPr>
        <w:t>operatività del</w:t>
      </w:r>
      <w:r w:rsidRPr="00596925">
        <w:rPr>
          <w:rFonts w:asciiTheme="minorHAnsi" w:hAnsiTheme="minorHAnsi" w:cstheme="minorHAnsi"/>
        </w:rPr>
        <w:t xml:space="preserve"> personale di laboratorio);</w:t>
      </w:r>
    </w:p>
    <w:p w14:paraId="5C1AE4AC" w14:textId="21BA3502" w:rsidR="008B58CD" w:rsidRPr="00596925" w:rsidRDefault="00834358" w:rsidP="008B58CD">
      <w:pPr>
        <w:pStyle w:val="testo"/>
        <w:numPr>
          <w:ilvl w:val="2"/>
          <w:numId w:val="3"/>
        </w:numPr>
        <w:rPr>
          <w:rFonts w:asciiTheme="minorHAnsi" w:hAnsiTheme="minorHAnsi" w:cstheme="minorHAnsi"/>
        </w:rPr>
      </w:pPr>
      <w:r w:rsidRPr="00596925">
        <w:rPr>
          <w:rFonts w:asciiTheme="minorHAnsi" w:hAnsiTheme="minorHAnsi" w:cstheme="minorHAnsi"/>
        </w:rPr>
        <w:t>Analisi dei cambiamenti avvenuti o potenzialmente manifestabili nel futuro prossimo</w:t>
      </w:r>
      <w:r w:rsidR="00F504EC" w:rsidRPr="00596925">
        <w:rPr>
          <w:rFonts w:asciiTheme="minorHAnsi" w:hAnsiTheme="minorHAnsi" w:cstheme="minorHAnsi"/>
        </w:rPr>
        <w:t>.</w:t>
      </w:r>
    </w:p>
    <w:p w14:paraId="45DCBEF1" w14:textId="77777777" w:rsidR="008B58CD" w:rsidRPr="00596925" w:rsidRDefault="008B58CD" w:rsidP="00D76A8F">
      <w:pPr>
        <w:pStyle w:val="testo"/>
        <w:ind w:left="0"/>
        <w:rPr>
          <w:rFonts w:asciiTheme="minorHAnsi" w:hAnsiTheme="minorHAnsi" w:cstheme="minorHAnsi"/>
        </w:rPr>
      </w:pPr>
    </w:p>
    <w:p w14:paraId="706A5B8F" w14:textId="26F634A6" w:rsidR="00F21E63" w:rsidRPr="00596925" w:rsidRDefault="00D970AB" w:rsidP="0087250E">
      <w:pPr>
        <w:pStyle w:val="testo"/>
        <w:ind w:left="0"/>
        <w:rPr>
          <w:rFonts w:asciiTheme="minorHAnsi" w:hAnsiTheme="minorHAnsi" w:cstheme="minorHAnsi"/>
        </w:rPr>
      </w:pPr>
      <w:r w:rsidRPr="00596925">
        <w:rPr>
          <w:rFonts w:asciiTheme="minorHAnsi" w:hAnsiTheme="minorHAnsi" w:cstheme="minorHAnsi"/>
        </w:rPr>
        <w:t xml:space="preserve">In relazione a </w:t>
      </w:r>
      <w:r w:rsidR="00D76A8F" w:rsidRPr="00596925">
        <w:rPr>
          <w:rFonts w:asciiTheme="minorHAnsi" w:hAnsiTheme="minorHAnsi" w:cstheme="minorHAnsi"/>
        </w:rPr>
        <w:t>quanto esposto</w:t>
      </w:r>
      <w:r w:rsidRPr="00596925">
        <w:rPr>
          <w:rFonts w:asciiTheme="minorHAnsi" w:hAnsiTheme="minorHAnsi" w:cstheme="minorHAnsi"/>
        </w:rPr>
        <w:t>, i</w:t>
      </w:r>
      <w:r w:rsidR="00F876AD" w:rsidRPr="00596925">
        <w:rPr>
          <w:rFonts w:asciiTheme="minorHAnsi" w:hAnsiTheme="minorHAnsi" w:cstheme="minorHAnsi"/>
        </w:rPr>
        <w:t xml:space="preserve">l laboratorio deve analizzare su base continuativa i rischi per la propria imparzialità. </w:t>
      </w:r>
      <w:r w:rsidR="00D76A8F" w:rsidRPr="00596925">
        <w:rPr>
          <w:rFonts w:asciiTheme="minorHAnsi" w:hAnsiTheme="minorHAnsi" w:cstheme="minorHAnsi"/>
        </w:rPr>
        <w:t xml:space="preserve">In occasione della riunione </w:t>
      </w:r>
      <w:r w:rsidR="00CF7619" w:rsidRPr="00596925">
        <w:rPr>
          <w:rFonts w:asciiTheme="minorHAnsi" w:hAnsiTheme="minorHAnsi" w:cstheme="minorHAnsi"/>
        </w:rPr>
        <w:t xml:space="preserve">annuale e </w:t>
      </w:r>
      <w:r w:rsidR="00D76A8F" w:rsidRPr="00596925">
        <w:rPr>
          <w:rFonts w:asciiTheme="minorHAnsi" w:hAnsiTheme="minorHAnsi" w:cstheme="minorHAnsi"/>
        </w:rPr>
        <w:t xml:space="preserve">sistematica sopra definita, RL fornisce </w:t>
      </w:r>
      <w:r w:rsidR="0087250E" w:rsidRPr="00596925">
        <w:rPr>
          <w:rFonts w:asciiTheme="minorHAnsi" w:hAnsiTheme="minorHAnsi" w:cstheme="minorHAnsi"/>
        </w:rPr>
        <w:t xml:space="preserve">al personale operativo </w:t>
      </w:r>
      <w:r w:rsidR="00D76A8F" w:rsidRPr="00596925">
        <w:rPr>
          <w:rFonts w:asciiTheme="minorHAnsi" w:hAnsiTheme="minorHAnsi" w:cstheme="minorHAnsi"/>
        </w:rPr>
        <w:t>indicazioni</w:t>
      </w:r>
      <w:r w:rsidR="00F876AD" w:rsidRPr="00596925">
        <w:rPr>
          <w:rFonts w:asciiTheme="minorHAnsi" w:hAnsiTheme="minorHAnsi" w:cstheme="minorHAnsi"/>
        </w:rPr>
        <w:t xml:space="preserve"> che consenta</w:t>
      </w:r>
      <w:r w:rsidR="00D76A8F" w:rsidRPr="00596925">
        <w:rPr>
          <w:rFonts w:asciiTheme="minorHAnsi" w:hAnsiTheme="minorHAnsi" w:cstheme="minorHAnsi"/>
        </w:rPr>
        <w:t>no di monitorare e minimizzare tali</w:t>
      </w:r>
      <w:r w:rsidR="00F876AD" w:rsidRPr="00596925">
        <w:rPr>
          <w:rFonts w:asciiTheme="minorHAnsi" w:hAnsiTheme="minorHAnsi" w:cstheme="minorHAnsi"/>
        </w:rPr>
        <w:t xml:space="preserve"> rischi. </w:t>
      </w:r>
      <w:r w:rsidR="0087250E" w:rsidRPr="00596925">
        <w:rPr>
          <w:rFonts w:asciiTheme="minorHAnsi" w:hAnsiTheme="minorHAnsi" w:cstheme="minorHAnsi"/>
        </w:rPr>
        <w:t>Questa</w:t>
      </w:r>
      <w:r w:rsidR="00F876AD" w:rsidRPr="00596925">
        <w:rPr>
          <w:rFonts w:asciiTheme="minorHAnsi" w:hAnsiTheme="minorHAnsi" w:cstheme="minorHAnsi"/>
        </w:rPr>
        <w:t xml:space="preserve"> analisi deve includere l’individuazione </w:t>
      </w:r>
      <w:r w:rsidR="008D772F" w:rsidRPr="00596925">
        <w:rPr>
          <w:rFonts w:asciiTheme="minorHAnsi" w:hAnsiTheme="minorHAnsi" w:cstheme="minorHAnsi"/>
        </w:rPr>
        <w:t xml:space="preserve">dei rischi e </w:t>
      </w:r>
      <w:r w:rsidR="0099192F" w:rsidRPr="00596925">
        <w:rPr>
          <w:rFonts w:asciiTheme="minorHAnsi" w:hAnsiTheme="minorHAnsi" w:cstheme="minorHAnsi"/>
        </w:rPr>
        <w:t xml:space="preserve">le misure da </w:t>
      </w:r>
      <w:r w:rsidR="008D772F" w:rsidRPr="00596925">
        <w:rPr>
          <w:rFonts w:asciiTheme="minorHAnsi" w:hAnsiTheme="minorHAnsi" w:cstheme="minorHAnsi"/>
        </w:rPr>
        <w:t>a</w:t>
      </w:r>
      <w:r w:rsidR="000E21E7" w:rsidRPr="00596925">
        <w:rPr>
          <w:rFonts w:asciiTheme="minorHAnsi" w:hAnsiTheme="minorHAnsi" w:cstheme="minorHAnsi"/>
        </w:rPr>
        <w:t xml:space="preserve">dottare </w:t>
      </w:r>
      <w:r w:rsidR="00CF7619" w:rsidRPr="00596925">
        <w:rPr>
          <w:rFonts w:asciiTheme="minorHAnsi" w:hAnsiTheme="minorHAnsi" w:cstheme="minorHAnsi"/>
        </w:rPr>
        <w:t>atte ad eliminar</w:t>
      </w:r>
      <w:r w:rsidR="003C1E74" w:rsidRPr="00596925">
        <w:rPr>
          <w:rFonts w:asciiTheme="minorHAnsi" w:hAnsiTheme="minorHAnsi" w:cstheme="minorHAnsi"/>
        </w:rPr>
        <w:t>n</w:t>
      </w:r>
      <w:r w:rsidR="00CF7619" w:rsidRPr="00596925">
        <w:rPr>
          <w:rFonts w:asciiTheme="minorHAnsi" w:hAnsiTheme="minorHAnsi" w:cstheme="minorHAnsi"/>
        </w:rPr>
        <w:t xml:space="preserve">e o ridurne l’impatto </w:t>
      </w:r>
      <w:r w:rsidR="003C1E74" w:rsidRPr="00596925">
        <w:rPr>
          <w:rFonts w:asciiTheme="minorHAnsi" w:hAnsiTheme="minorHAnsi" w:cstheme="minorHAnsi"/>
        </w:rPr>
        <w:t>in merito alla conduzione delle</w:t>
      </w:r>
      <w:r w:rsidR="00E91A52" w:rsidRPr="00596925">
        <w:rPr>
          <w:rFonts w:asciiTheme="minorHAnsi" w:hAnsiTheme="minorHAnsi" w:cstheme="minorHAnsi"/>
        </w:rPr>
        <w:t xml:space="preserve"> attività di laboratorio. Per ulteriori dettagli si rimanda alla procedura di gestione del rischio: PG</w:t>
      </w:r>
      <w:r w:rsidR="00F504EC" w:rsidRPr="00596925">
        <w:rPr>
          <w:rFonts w:asciiTheme="minorHAnsi" w:hAnsiTheme="minorHAnsi" w:cstheme="minorHAnsi"/>
        </w:rPr>
        <w:t>01</w:t>
      </w:r>
      <w:r w:rsidR="00E91A52" w:rsidRPr="00596925">
        <w:rPr>
          <w:rFonts w:asciiTheme="minorHAnsi" w:hAnsiTheme="minorHAnsi" w:cstheme="minorHAnsi"/>
        </w:rPr>
        <w:t>.</w:t>
      </w:r>
    </w:p>
    <w:p w14:paraId="50B0EBED" w14:textId="4E4E9048" w:rsidR="00F876AD" w:rsidRPr="00596925" w:rsidRDefault="00F876AD" w:rsidP="0087250E">
      <w:pPr>
        <w:pStyle w:val="testo"/>
        <w:ind w:left="0"/>
        <w:rPr>
          <w:rFonts w:asciiTheme="minorHAnsi" w:hAnsiTheme="minorHAnsi" w:cstheme="minorHAnsi"/>
        </w:rPr>
      </w:pPr>
      <w:r w:rsidRPr="00596925">
        <w:rPr>
          <w:rFonts w:asciiTheme="minorHAnsi" w:hAnsiTheme="minorHAnsi" w:cstheme="minorHAnsi"/>
        </w:rPr>
        <w:lastRenderedPageBreak/>
        <w:t>A</w:t>
      </w:r>
      <w:r w:rsidR="00E91A52" w:rsidRPr="00596925">
        <w:rPr>
          <w:rFonts w:asciiTheme="minorHAnsi" w:hAnsiTheme="minorHAnsi" w:cstheme="minorHAnsi"/>
        </w:rPr>
        <w:t>d ulteriore</w:t>
      </w:r>
      <w:r w:rsidRPr="00596925">
        <w:rPr>
          <w:rFonts w:asciiTheme="minorHAnsi" w:hAnsiTheme="minorHAnsi" w:cstheme="minorHAnsi"/>
        </w:rPr>
        <w:t xml:space="preserve"> </w:t>
      </w:r>
      <w:r w:rsidR="004C700D" w:rsidRPr="00596925">
        <w:rPr>
          <w:rFonts w:asciiTheme="minorHAnsi" w:hAnsiTheme="minorHAnsi" w:cstheme="minorHAnsi"/>
        </w:rPr>
        <w:t>dimostrazione dell'osservanza del</w:t>
      </w:r>
      <w:r w:rsidRPr="00596925">
        <w:rPr>
          <w:rFonts w:asciiTheme="minorHAnsi" w:hAnsiTheme="minorHAnsi" w:cstheme="minorHAnsi"/>
        </w:rPr>
        <w:t xml:space="preserve"> </w:t>
      </w:r>
      <w:r w:rsidR="004C700D" w:rsidRPr="00596925">
        <w:rPr>
          <w:rFonts w:asciiTheme="minorHAnsi" w:hAnsiTheme="minorHAnsi" w:cstheme="minorHAnsi"/>
        </w:rPr>
        <w:t>presente</w:t>
      </w:r>
      <w:r w:rsidRPr="00596925">
        <w:rPr>
          <w:rFonts w:asciiTheme="minorHAnsi" w:hAnsiTheme="minorHAnsi" w:cstheme="minorHAnsi"/>
        </w:rPr>
        <w:t xml:space="preserve"> requisito, il laboratorio si impegna ad inserire una </w:t>
      </w:r>
      <w:r w:rsidR="00E91A52" w:rsidRPr="00596925">
        <w:rPr>
          <w:rFonts w:asciiTheme="minorHAnsi" w:hAnsiTheme="minorHAnsi" w:cstheme="minorHAnsi"/>
        </w:rPr>
        <w:t xml:space="preserve">esplicita </w:t>
      </w:r>
      <w:r w:rsidRPr="00596925">
        <w:rPr>
          <w:rFonts w:asciiTheme="minorHAnsi" w:hAnsiTheme="minorHAnsi" w:cstheme="minorHAnsi"/>
        </w:rPr>
        <w:t xml:space="preserve">dichiarazione di imparzialità nella </w:t>
      </w:r>
      <w:r w:rsidR="00E91A52" w:rsidRPr="00596925">
        <w:rPr>
          <w:rFonts w:asciiTheme="minorHAnsi" w:hAnsiTheme="minorHAnsi" w:cstheme="minorHAnsi"/>
        </w:rPr>
        <w:t xml:space="preserve">propria dichiarazione della </w:t>
      </w:r>
      <w:r w:rsidRPr="00596925">
        <w:rPr>
          <w:rFonts w:asciiTheme="minorHAnsi" w:hAnsiTheme="minorHAnsi" w:cstheme="minorHAnsi"/>
        </w:rPr>
        <w:t xml:space="preserve">politica </w:t>
      </w:r>
      <w:r w:rsidR="00E91A52" w:rsidRPr="00596925">
        <w:rPr>
          <w:rFonts w:asciiTheme="minorHAnsi" w:hAnsiTheme="minorHAnsi" w:cstheme="minorHAnsi"/>
        </w:rPr>
        <w:t xml:space="preserve">per la qualità, affrontando (come sopra esposto) </w:t>
      </w:r>
      <w:r w:rsidRPr="00596925">
        <w:rPr>
          <w:rFonts w:asciiTheme="minorHAnsi" w:hAnsiTheme="minorHAnsi" w:cstheme="minorHAnsi"/>
        </w:rPr>
        <w:t xml:space="preserve">tale </w:t>
      </w:r>
      <w:r w:rsidR="0099192F" w:rsidRPr="00596925">
        <w:rPr>
          <w:rFonts w:asciiTheme="minorHAnsi" w:hAnsiTheme="minorHAnsi" w:cstheme="minorHAnsi"/>
        </w:rPr>
        <w:t>aspetto</w:t>
      </w:r>
      <w:r w:rsidRPr="00596925">
        <w:rPr>
          <w:rFonts w:asciiTheme="minorHAnsi" w:hAnsiTheme="minorHAnsi" w:cstheme="minorHAnsi"/>
        </w:rPr>
        <w:t xml:space="preserve"> durante il riesame della direzione</w:t>
      </w:r>
      <w:r w:rsidR="00E91A52" w:rsidRPr="00596925">
        <w:rPr>
          <w:rFonts w:asciiTheme="minorHAnsi" w:hAnsiTheme="minorHAnsi" w:cstheme="minorHAnsi"/>
        </w:rPr>
        <w:t xml:space="preserve"> annuale ed </w:t>
      </w:r>
      <w:r w:rsidRPr="00596925">
        <w:rPr>
          <w:rFonts w:asciiTheme="minorHAnsi" w:hAnsiTheme="minorHAnsi" w:cstheme="minorHAnsi"/>
        </w:rPr>
        <w:t>inserendo</w:t>
      </w:r>
      <w:r w:rsidR="00E91A52" w:rsidRPr="00596925">
        <w:rPr>
          <w:rFonts w:asciiTheme="minorHAnsi" w:hAnsiTheme="minorHAnsi" w:cstheme="minorHAnsi"/>
        </w:rPr>
        <w:t xml:space="preserve"> </w:t>
      </w:r>
      <w:r w:rsidRPr="00596925">
        <w:rPr>
          <w:rFonts w:asciiTheme="minorHAnsi" w:hAnsiTheme="minorHAnsi" w:cstheme="minorHAnsi"/>
        </w:rPr>
        <w:t>nel verbale de</w:t>
      </w:r>
      <w:r w:rsidR="00E91A52" w:rsidRPr="00596925">
        <w:rPr>
          <w:rFonts w:asciiTheme="minorHAnsi" w:hAnsiTheme="minorHAnsi" w:cstheme="minorHAnsi"/>
        </w:rPr>
        <w:t>lla riunione</w:t>
      </w:r>
      <w:r w:rsidR="00D2003D" w:rsidRPr="00596925">
        <w:rPr>
          <w:rFonts w:asciiTheme="minorHAnsi" w:hAnsiTheme="minorHAnsi" w:cstheme="minorHAnsi"/>
        </w:rPr>
        <w:t xml:space="preserve"> </w:t>
      </w:r>
      <w:r w:rsidR="00E91A52" w:rsidRPr="00596925">
        <w:rPr>
          <w:rFonts w:asciiTheme="minorHAnsi" w:hAnsiTheme="minorHAnsi" w:cstheme="minorHAnsi"/>
        </w:rPr>
        <w:t>le decisioni prese</w:t>
      </w:r>
      <w:r w:rsidR="0099192F" w:rsidRPr="00596925">
        <w:rPr>
          <w:rFonts w:asciiTheme="minorHAnsi" w:hAnsiTheme="minorHAnsi" w:cstheme="minorHAnsi"/>
        </w:rPr>
        <w:t xml:space="preserve"> in merito</w:t>
      </w:r>
      <w:r w:rsidR="00E91A52" w:rsidRPr="00596925">
        <w:rPr>
          <w:rFonts w:asciiTheme="minorHAnsi" w:hAnsiTheme="minorHAnsi" w:cstheme="minorHAnsi"/>
        </w:rPr>
        <w:t>.</w:t>
      </w:r>
    </w:p>
    <w:p w14:paraId="1F2ACDCD" w14:textId="77777777" w:rsidR="00881D8A" w:rsidRPr="00596925" w:rsidRDefault="00881D8A" w:rsidP="0087250E">
      <w:pPr>
        <w:pStyle w:val="testo"/>
        <w:ind w:left="0"/>
        <w:rPr>
          <w:rFonts w:asciiTheme="minorHAnsi" w:hAnsiTheme="minorHAnsi" w:cstheme="minorHAnsi"/>
        </w:rPr>
      </w:pPr>
    </w:p>
    <w:p w14:paraId="3F909ED0" w14:textId="77777777" w:rsidR="00F21E63" w:rsidRPr="00596925" w:rsidRDefault="00F21E63" w:rsidP="004E7251">
      <w:pPr>
        <w:rPr>
          <w:rFonts w:asciiTheme="minorHAnsi" w:hAnsiTheme="minorHAnsi" w:cstheme="minorHAnsi"/>
        </w:rPr>
      </w:pPr>
    </w:p>
    <w:p w14:paraId="68128A36" w14:textId="6C59336D" w:rsidR="00F5115A" w:rsidRPr="00596925" w:rsidRDefault="00CC0945" w:rsidP="008C045F">
      <w:pPr>
        <w:pStyle w:val="Titolo2"/>
        <w:rPr>
          <w:rFonts w:asciiTheme="minorHAnsi" w:hAnsiTheme="minorHAnsi" w:cstheme="minorHAnsi"/>
          <w:color w:val="002060"/>
        </w:rPr>
      </w:pPr>
      <w:bookmarkStart w:id="50" w:name="_Toc169248514"/>
      <w:r w:rsidRPr="00596925">
        <w:rPr>
          <w:rFonts w:asciiTheme="minorHAnsi" w:hAnsiTheme="minorHAnsi" w:cstheme="minorHAnsi"/>
          <w:color w:val="002060"/>
        </w:rPr>
        <w:t xml:space="preserve">4.2       </w:t>
      </w:r>
      <w:r w:rsidR="00C0739F" w:rsidRPr="00596925">
        <w:rPr>
          <w:rFonts w:asciiTheme="minorHAnsi" w:hAnsiTheme="minorHAnsi" w:cstheme="minorHAnsi"/>
          <w:color w:val="002060"/>
        </w:rPr>
        <w:t>Riservatezza</w:t>
      </w:r>
      <w:bookmarkEnd w:id="50"/>
      <w:r w:rsidR="00D426AE" w:rsidRPr="00596925">
        <w:rPr>
          <w:rFonts w:asciiTheme="minorHAnsi" w:hAnsiTheme="minorHAnsi" w:cstheme="minorHAnsi"/>
          <w:color w:val="002060"/>
        </w:rPr>
        <w:t xml:space="preserve"> </w:t>
      </w:r>
    </w:p>
    <w:p w14:paraId="0CE18ABA" w14:textId="4489E926" w:rsidR="00F5115A" w:rsidRPr="00596925" w:rsidRDefault="00866E03" w:rsidP="003C1E74">
      <w:pPr>
        <w:spacing w:line="280" w:lineRule="exact"/>
        <w:jc w:val="both"/>
        <w:rPr>
          <w:rFonts w:asciiTheme="minorHAnsi" w:hAnsiTheme="minorHAnsi" w:cstheme="minorHAnsi"/>
          <w:sz w:val="20"/>
          <w:szCs w:val="20"/>
        </w:rPr>
      </w:pPr>
      <w:r w:rsidRPr="00596925">
        <w:rPr>
          <w:rFonts w:asciiTheme="minorHAnsi" w:hAnsiTheme="minorHAnsi" w:cstheme="minorHAnsi"/>
          <w:sz w:val="20"/>
          <w:szCs w:val="20"/>
        </w:rPr>
        <w:t>I</w:t>
      </w:r>
      <w:r w:rsidR="009927BE" w:rsidRPr="00596925">
        <w:rPr>
          <w:rFonts w:asciiTheme="minorHAnsi" w:hAnsiTheme="minorHAnsi" w:cstheme="minorHAnsi"/>
          <w:sz w:val="20"/>
          <w:szCs w:val="20"/>
        </w:rPr>
        <w:t xml:space="preserve">l laboratorio è responsabile giuridicamente di tutte le informazioni ottenute o create durante lo svolgimento delle </w:t>
      </w:r>
      <w:r w:rsidR="00004F38" w:rsidRPr="00596925">
        <w:rPr>
          <w:rFonts w:asciiTheme="minorHAnsi" w:hAnsiTheme="minorHAnsi" w:cstheme="minorHAnsi"/>
          <w:sz w:val="20"/>
          <w:szCs w:val="20"/>
        </w:rPr>
        <w:t>proprie</w:t>
      </w:r>
      <w:r w:rsidR="009927BE" w:rsidRPr="00596925">
        <w:rPr>
          <w:rFonts w:asciiTheme="minorHAnsi" w:hAnsiTheme="minorHAnsi" w:cstheme="minorHAnsi"/>
          <w:sz w:val="20"/>
          <w:szCs w:val="20"/>
        </w:rPr>
        <w:t xml:space="preserve"> attività.</w:t>
      </w:r>
      <w:r w:rsidR="002F2FBB" w:rsidRPr="00596925">
        <w:rPr>
          <w:rFonts w:asciiTheme="minorHAnsi" w:hAnsiTheme="minorHAnsi" w:cstheme="minorHAnsi"/>
          <w:sz w:val="20"/>
          <w:szCs w:val="20"/>
        </w:rPr>
        <w:t xml:space="preserve"> Fatto s</w:t>
      </w:r>
      <w:r w:rsidR="009927BE" w:rsidRPr="00596925">
        <w:rPr>
          <w:rFonts w:asciiTheme="minorHAnsi" w:hAnsiTheme="minorHAnsi" w:cstheme="minorHAnsi"/>
          <w:sz w:val="20"/>
          <w:szCs w:val="20"/>
        </w:rPr>
        <w:t xml:space="preserve">alvo le </w:t>
      </w:r>
      <w:r w:rsidR="00004F38" w:rsidRPr="00596925">
        <w:rPr>
          <w:rFonts w:asciiTheme="minorHAnsi" w:hAnsiTheme="minorHAnsi" w:cstheme="minorHAnsi"/>
          <w:sz w:val="20"/>
          <w:szCs w:val="20"/>
        </w:rPr>
        <w:t xml:space="preserve">informazioni concordate </w:t>
      </w:r>
      <w:r w:rsidR="009927BE" w:rsidRPr="00596925">
        <w:rPr>
          <w:rFonts w:asciiTheme="minorHAnsi" w:hAnsiTheme="minorHAnsi" w:cstheme="minorHAnsi"/>
          <w:sz w:val="20"/>
          <w:szCs w:val="20"/>
        </w:rPr>
        <w:t>con il cliente</w:t>
      </w:r>
      <w:r w:rsidR="002F2FBB" w:rsidRPr="00596925">
        <w:rPr>
          <w:rFonts w:asciiTheme="minorHAnsi" w:hAnsiTheme="minorHAnsi" w:cstheme="minorHAnsi"/>
          <w:sz w:val="20"/>
          <w:szCs w:val="20"/>
        </w:rPr>
        <w:t>,</w:t>
      </w:r>
      <w:r w:rsidR="009927BE" w:rsidRPr="00596925">
        <w:rPr>
          <w:rFonts w:asciiTheme="minorHAnsi" w:hAnsiTheme="minorHAnsi" w:cstheme="minorHAnsi"/>
          <w:sz w:val="20"/>
          <w:szCs w:val="20"/>
        </w:rPr>
        <w:t xml:space="preserve"> </w:t>
      </w:r>
      <w:r w:rsidR="002F2FBB" w:rsidRPr="00596925">
        <w:rPr>
          <w:rFonts w:asciiTheme="minorHAnsi" w:hAnsiTheme="minorHAnsi" w:cstheme="minorHAnsi"/>
          <w:sz w:val="20"/>
          <w:szCs w:val="20"/>
        </w:rPr>
        <w:t>tutti i dati gestiti dal laboratorio</w:t>
      </w:r>
      <w:r w:rsidR="009927BE" w:rsidRPr="00596925">
        <w:rPr>
          <w:rFonts w:asciiTheme="minorHAnsi" w:hAnsiTheme="minorHAnsi" w:cstheme="minorHAnsi"/>
          <w:sz w:val="20"/>
          <w:szCs w:val="20"/>
        </w:rPr>
        <w:t xml:space="preserve"> devono essere considerat</w:t>
      </w:r>
      <w:r w:rsidR="002F2FBB" w:rsidRPr="00596925">
        <w:rPr>
          <w:rFonts w:asciiTheme="minorHAnsi" w:hAnsiTheme="minorHAnsi" w:cstheme="minorHAnsi"/>
          <w:sz w:val="20"/>
          <w:szCs w:val="20"/>
        </w:rPr>
        <w:t>i</w:t>
      </w:r>
      <w:r w:rsidR="009927BE" w:rsidRPr="00596925">
        <w:rPr>
          <w:rFonts w:asciiTheme="minorHAnsi" w:hAnsiTheme="minorHAnsi" w:cstheme="minorHAnsi"/>
          <w:sz w:val="20"/>
          <w:szCs w:val="20"/>
        </w:rPr>
        <w:t xml:space="preserve"> riservat</w:t>
      </w:r>
      <w:r w:rsidR="002F2FBB" w:rsidRPr="00596925">
        <w:rPr>
          <w:rFonts w:asciiTheme="minorHAnsi" w:hAnsiTheme="minorHAnsi" w:cstheme="minorHAnsi"/>
          <w:sz w:val="20"/>
          <w:szCs w:val="20"/>
        </w:rPr>
        <w:t>i</w:t>
      </w:r>
      <w:r w:rsidR="005121EC" w:rsidRPr="00596925">
        <w:rPr>
          <w:rFonts w:asciiTheme="minorHAnsi" w:hAnsiTheme="minorHAnsi" w:cstheme="minorHAnsi"/>
          <w:sz w:val="20"/>
          <w:szCs w:val="20"/>
        </w:rPr>
        <w:t>.</w:t>
      </w:r>
      <w:r w:rsidR="002F2FBB" w:rsidRPr="00596925">
        <w:rPr>
          <w:rFonts w:asciiTheme="minorHAnsi" w:hAnsiTheme="minorHAnsi" w:cstheme="minorHAnsi"/>
          <w:sz w:val="20"/>
          <w:szCs w:val="20"/>
        </w:rPr>
        <w:t xml:space="preserve"> Se qualunque informazione viene resa pubblica dal cliente, tramite accordo tra il laboratorio ed il cliente stesso, oppure se richiesto per legge, il laboratorio dovrà informare preventivamente il cliente medesimo.</w:t>
      </w:r>
      <w:r w:rsidR="00BC40F8" w:rsidRPr="00596925">
        <w:rPr>
          <w:rFonts w:asciiTheme="minorHAnsi" w:hAnsiTheme="minorHAnsi" w:cstheme="minorHAnsi"/>
          <w:sz w:val="20"/>
          <w:szCs w:val="20"/>
        </w:rPr>
        <w:t xml:space="preserve"> Il documento di riferimento impiegato dal laboratorio per assolvere a tale necessità è il </w:t>
      </w:r>
      <w:r w:rsidR="00E91043" w:rsidRPr="00596925">
        <w:rPr>
          <w:rFonts w:asciiTheme="minorHAnsi" w:hAnsiTheme="minorHAnsi" w:cstheme="minorHAnsi"/>
          <w:sz w:val="20"/>
          <w:szCs w:val="20"/>
        </w:rPr>
        <w:t>M110</w:t>
      </w:r>
      <w:r w:rsidR="00444303">
        <w:rPr>
          <w:rFonts w:asciiTheme="minorHAnsi" w:hAnsiTheme="minorHAnsi" w:cstheme="minorHAnsi"/>
          <w:sz w:val="20"/>
          <w:szCs w:val="20"/>
        </w:rPr>
        <w:t>_</w:t>
      </w:r>
      <w:r w:rsidR="00BC40F8" w:rsidRPr="00596925">
        <w:rPr>
          <w:rFonts w:asciiTheme="minorHAnsi" w:hAnsiTheme="minorHAnsi" w:cstheme="minorHAnsi"/>
          <w:sz w:val="20"/>
          <w:szCs w:val="20"/>
        </w:rPr>
        <w:t>Riesame del contratto con il cliente.</w:t>
      </w:r>
    </w:p>
    <w:p w14:paraId="2727BE7F" w14:textId="0ABFC83E" w:rsidR="00D2003D" w:rsidRPr="00596925" w:rsidRDefault="005121EC" w:rsidP="003C1E74">
      <w:pPr>
        <w:spacing w:line="280" w:lineRule="exact"/>
        <w:jc w:val="both"/>
        <w:rPr>
          <w:rFonts w:asciiTheme="minorHAnsi" w:hAnsiTheme="minorHAnsi" w:cstheme="minorHAnsi"/>
          <w:sz w:val="20"/>
          <w:szCs w:val="20"/>
        </w:rPr>
      </w:pPr>
      <w:r w:rsidRPr="00596925">
        <w:rPr>
          <w:rFonts w:asciiTheme="minorHAnsi" w:hAnsiTheme="minorHAnsi" w:cstheme="minorHAnsi"/>
          <w:sz w:val="20"/>
          <w:szCs w:val="20"/>
        </w:rPr>
        <w:t xml:space="preserve">Il laboratorio </w:t>
      </w:r>
      <w:r w:rsidR="00004F38" w:rsidRPr="00596925">
        <w:rPr>
          <w:rFonts w:asciiTheme="minorHAnsi" w:hAnsiTheme="minorHAnsi" w:cstheme="minorHAnsi"/>
          <w:sz w:val="20"/>
          <w:szCs w:val="20"/>
        </w:rPr>
        <w:t xml:space="preserve">ha adottato un sistema di gestione finalizzato alla protezione delle informazioni e dei dati trattati in conformità al </w:t>
      </w:r>
      <w:r w:rsidR="00004F38" w:rsidRPr="00596925">
        <w:rPr>
          <w:rFonts w:asciiTheme="minorHAnsi" w:hAnsiTheme="minorHAnsi" w:cstheme="minorHAnsi"/>
          <w:i/>
          <w:sz w:val="20"/>
          <w:szCs w:val="20"/>
        </w:rPr>
        <w:t>Regolamento U</w:t>
      </w:r>
      <w:r w:rsidR="00D2003D" w:rsidRPr="00596925">
        <w:rPr>
          <w:rFonts w:asciiTheme="minorHAnsi" w:hAnsiTheme="minorHAnsi" w:cstheme="minorHAnsi"/>
          <w:i/>
          <w:sz w:val="20"/>
          <w:szCs w:val="20"/>
        </w:rPr>
        <w:t>E</w:t>
      </w:r>
      <w:r w:rsidR="00004F38" w:rsidRPr="00596925">
        <w:rPr>
          <w:rFonts w:asciiTheme="minorHAnsi" w:hAnsiTheme="minorHAnsi" w:cstheme="minorHAnsi"/>
          <w:i/>
          <w:sz w:val="20"/>
          <w:szCs w:val="20"/>
        </w:rPr>
        <w:t xml:space="preserve"> 2016/679</w:t>
      </w:r>
      <w:r w:rsidR="00004F38" w:rsidRPr="00596925">
        <w:rPr>
          <w:rFonts w:asciiTheme="minorHAnsi" w:hAnsiTheme="minorHAnsi" w:cstheme="minorHAnsi"/>
          <w:sz w:val="20"/>
          <w:szCs w:val="20"/>
        </w:rPr>
        <w:t>, noto come GDPR (</w:t>
      </w:r>
      <w:r w:rsidR="00004F38" w:rsidRPr="00596925">
        <w:rPr>
          <w:rFonts w:asciiTheme="minorHAnsi" w:hAnsiTheme="minorHAnsi" w:cstheme="minorHAnsi"/>
          <w:i/>
          <w:sz w:val="20"/>
          <w:szCs w:val="20"/>
        </w:rPr>
        <w:t xml:space="preserve">General Data </w:t>
      </w:r>
      <w:proofErr w:type="spellStart"/>
      <w:r w:rsidR="00004F38" w:rsidRPr="00596925">
        <w:rPr>
          <w:rFonts w:asciiTheme="minorHAnsi" w:hAnsiTheme="minorHAnsi" w:cstheme="minorHAnsi"/>
          <w:i/>
          <w:sz w:val="20"/>
          <w:szCs w:val="20"/>
        </w:rPr>
        <w:t>Protection</w:t>
      </w:r>
      <w:proofErr w:type="spellEnd"/>
      <w:r w:rsidR="00004F38" w:rsidRPr="00596925">
        <w:rPr>
          <w:rFonts w:asciiTheme="minorHAnsi" w:hAnsiTheme="minorHAnsi" w:cstheme="minorHAnsi"/>
          <w:i/>
          <w:sz w:val="20"/>
          <w:szCs w:val="20"/>
        </w:rPr>
        <w:t xml:space="preserve"> </w:t>
      </w:r>
      <w:proofErr w:type="spellStart"/>
      <w:r w:rsidR="00004F38" w:rsidRPr="00596925">
        <w:rPr>
          <w:rFonts w:asciiTheme="minorHAnsi" w:hAnsiTheme="minorHAnsi" w:cstheme="minorHAnsi"/>
          <w:i/>
          <w:sz w:val="20"/>
          <w:szCs w:val="20"/>
        </w:rPr>
        <w:t>Regulation</w:t>
      </w:r>
      <w:proofErr w:type="spellEnd"/>
      <w:r w:rsidR="00004F38" w:rsidRPr="00596925">
        <w:rPr>
          <w:rFonts w:asciiTheme="minorHAnsi" w:hAnsiTheme="minorHAnsi" w:cstheme="minorHAnsi"/>
          <w:sz w:val="20"/>
          <w:szCs w:val="20"/>
        </w:rPr>
        <w:t>)</w:t>
      </w:r>
      <w:r w:rsidR="00591658" w:rsidRPr="00596925">
        <w:rPr>
          <w:rFonts w:asciiTheme="minorHAnsi" w:hAnsiTheme="minorHAnsi" w:cstheme="minorHAnsi"/>
          <w:sz w:val="20"/>
          <w:szCs w:val="20"/>
        </w:rPr>
        <w:t>.</w:t>
      </w:r>
      <w:r w:rsidR="00004F38" w:rsidRPr="00596925">
        <w:rPr>
          <w:rFonts w:asciiTheme="minorHAnsi" w:hAnsiTheme="minorHAnsi" w:cstheme="minorHAnsi"/>
          <w:sz w:val="20"/>
          <w:szCs w:val="20"/>
        </w:rPr>
        <w:t xml:space="preserve"> </w:t>
      </w:r>
      <w:r w:rsidR="00675F00" w:rsidRPr="00596925">
        <w:rPr>
          <w:rFonts w:asciiTheme="minorHAnsi" w:hAnsiTheme="minorHAnsi" w:cstheme="minorHAnsi"/>
          <w:sz w:val="20"/>
          <w:szCs w:val="20"/>
        </w:rPr>
        <w:t xml:space="preserve">A tal riguardo, </w:t>
      </w:r>
      <w:r w:rsidR="004631FD" w:rsidRPr="00596925">
        <w:rPr>
          <w:rFonts w:asciiTheme="minorHAnsi" w:hAnsiTheme="minorHAnsi" w:cstheme="minorHAnsi"/>
          <w:sz w:val="20"/>
          <w:szCs w:val="20"/>
        </w:rPr>
        <w:t>LTA</w:t>
      </w:r>
      <w:r w:rsidR="00591658" w:rsidRPr="00596925">
        <w:rPr>
          <w:rFonts w:asciiTheme="minorHAnsi" w:hAnsiTheme="minorHAnsi" w:cstheme="minorHAnsi"/>
          <w:sz w:val="20"/>
          <w:szCs w:val="20"/>
        </w:rPr>
        <w:t xml:space="preserve"> S.r.l.</w:t>
      </w:r>
      <w:r w:rsidR="00675F00" w:rsidRPr="00596925">
        <w:rPr>
          <w:rFonts w:asciiTheme="minorHAnsi" w:hAnsiTheme="minorHAnsi" w:cstheme="minorHAnsi"/>
          <w:sz w:val="20"/>
          <w:szCs w:val="20"/>
        </w:rPr>
        <w:t>,</w:t>
      </w:r>
      <w:r w:rsidR="001D3072" w:rsidRPr="00596925">
        <w:rPr>
          <w:rFonts w:asciiTheme="minorHAnsi" w:hAnsiTheme="minorHAnsi" w:cstheme="minorHAnsi"/>
          <w:sz w:val="20"/>
          <w:szCs w:val="20"/>
        </w:rPr>
        <w:t xml:space="preserve"> ha redatto</w:t>
      </w:r>
      <w:r w:rsidR="00675F00" w:rsidRPr="00596925">
        <w:rPr>
          <w:rFonts w:asciiTheme="minorHAnsi" w:hAnsiTheme="minorHAnsi" w:cstheme="minorHAnsi"/>
          <w:sz w:val="20"/>
          <w:szCs w:val="20"/>
        </w:rPr>
        <w:t xml:space="preserve"> </w:t>
      </w:r>
      <w:proofErr w:type="gramStart"/>
      <w:r w:rsidR="00675F00" w:rsidRPr="00596925">
        <w:rPr>
          <w:rFonts w:asciiTheme="minorHAnsi" w:hAnsiTheme="minorHAnsi" w:cstheme="minorHAnsi"/>
          <w:sz w:val="20"/>
          <w:szCs w:val="20"/>
        </w:rPr>
        <w:t>ed</w:t>
      </w:r>
      <w:proofErr w:type="gramEnd"/>
      <w:r w:rsidR="00675F00" w:rsidRPr="00596925">
        <w:rPr>
          <w:rFonts w:asciiTheme="minorHAnsi" w:hAnsiTheme="minorHAnsi" w:cstheme="minorHAnsi"/>
          <w:sz w:val="20"/>
          <w:szCs w:val="20"/>
        </w:rPr>
        <w:t xml:space="preserve"> adottato </w:t>
      </w:r>
      <w:r w:rsidR="00487028" w:rsidRPr="00596925">
        <w:rPr>
          <w:rFonts w:asciiTheme="minorHAnsi" w:hAnsiTheme="minorHAnsi" w:cstheme="minorHAnsi"/>
          <w:sz w:val="20"/>
          <w:szCs w:val="20"/>
        </w:rPr>
        <w:t>tre</w:t>
      </w:r>
      <w:r w:rsidR="00675F00" w:rsidRPr="00596925">
        <w:rPr>
          <w:rFonts w:asciiTheme="minorHAnsi" w:hAnsiTheme="minorHAnsi" w:cstheme="minorHAnsi"/>
          <w:sz w:val="20"/>
          <w:szCs w:val="20"/>
        </w:rPr>
        <w:t xml:space="preserve"> principali documenti ai quali i</w:t>
      </w:r>
      <w:r w:rsidR="006365FE" w:rsidRPr="00596925">
        <w:rPr>
          <w:rFonts w:asciiTheme="minorHAnsi" w:hAnsiTheme="minorHAnsi" w:cstheme="minorHAnsi"/>
          <w:sz w:val="20"/>
          <w:szCs w:val="20"/>
        </w:rPr>
        <w:t xml:space="preserve">l laboratorio deve garantire l’osservanza </w:t>
      </w:r>
      <w:r w:rsidR="00675F00" w:rsidRPr="00596925">
        <w:rPr>
          <w:rFonts w:asciiTheme="minorHAnsi" w:hAnsiTheme="minorHAnsi" w:cstheme="minorHAnsi"/>
          <w:sz w:val="20"/>
          <w:szCs w:val="20"/>
        </w:rPr>
        <w:t xml:space="preserve">operativa, </w:t>
      </w:r>
      <w:r w:rsidR="0051129A" w:rsidRPr="00596925">
        <w:rPr>
          <w:rFonts w:asciiTheme="minorHAnsi" w:hAnsiTheme="minorHAnsi" w:cstheme="minorHAnsi"/>
          <w:sz w:val="20"/>
          <w:szCs w:val="20"/>
        </w:rPr>
        <w:t>ovvero</w:t>
      </w:r>
      <w:r w:rsidR="00675F00" w:rsidRPr="00596925">
        <w:rPr>
          <w:rFonts w:asciiTheme="minorHAnsi" w:hAnsiTheme="minorHAnsi" w:cstheme="minorHAnsi"/>
          <w:sz w:val="20"/>
          <w:szCs w:val="20"/>
        </w:rPr>
        <w:t>:</w:t>
      </w:r>
      <w:r w:rsidR="00487028" w:rsidRPr="00596925">
        <w:rPr>
          <w:rFonts w:asciiTheme="minorHAnsi" w:hAnsiTheme="minorHAnsi" w:cstheme="minorHAnsi"/>
          <w:sz w:val="20"/>
          <w:szCs w:val="20"/>
        </w:rPr>
        <w:t xml:space="preserve"> </w:t>
      </w:r>
    </w:p>
    <w:p w14:paraId="210274C2" w14:textId="77777777" w:rsidR="001F460A" w:rsidRPr="00596925" w:rsidRDefault="001F460A" w:rsidP="00004F38">
      <w:pPr>
        <w:jc w:val="both"/>
        <w:rPr>
          <w:rFonts w:asciiTheme="minorHAnsi" w:hAnsiTheme="minorHAnsi" w:cstheme="minorHAnsi"/>
          <w:sz w:val="20"/>
          <w:szCs w:val="20"/>
        </w:rPr>
      </w:pPr>
    </w:p>
    <w:p w14:paraId="048E02B3" w14:textId="622527D5" w:rsidR="00D2003D" w:rsidRPr="00596925" w:rsidRDefault="00487028" w:rsidP="00EE5563">
      <w:pPr>
        <w:pStyle w:val="Paragrafoelenco"/>
        <w:numPr>
          <w:ilvl w:val="0"/>
          <w:numId w:val="56"/>
        </w:numPr>
        <w:jc w:val="both"/>
        <w:rPr>
          <w:rFonts w:asciiTheme="minorHAnsi" w:hAnsiTheme="minorHAnsi" w:cstheme="minorHAnsi"/>
          <w:sz w:val="20"/>
          <w:szCs w:val="20"/>
        </w:rPr>
      </w:pPr>
      <w:r w:rsidRPr="00596925">
        <w:rPr>
          <w:rFonts w:asciiTheme="minorHAnsi" w:hAnsiTheme="minorHAnsi" w:cstheme="minorHAnsi"/>
          <w:sz w:val="20"/>
          <w:szCs w:val="20"/>
        </w:rPr>
        <w:t>Disciplinare per l’utilizzo degli strumenti informatici, di inte</w:t>
      </w:r>
      <w:r w:rsidR="001F460A" w:rsidRPr="00596925">
        <w:rPr>
          <w:rFonts w:asciiTheme="minorHAnsi" w:hAnsiTheme="minorHAnsi" w:cstheme="minorHAnsi"/>
          <w:sz w:val="20"/>
          <w:szCs w:val="20"/>
        </w:rPr>
        <w:t>rnet e della posta elettronica</w:t>
      </w:r>
      <w:r w:rsidR="0038238B">
        <w:rPr>
          <w:rFonts w:asciiTheme="minorHAnsi" w:hAnsiTheme="minorHAnsi" w:cstheme="minorHAnsi"/>
          <w:sz w:val="20"/>
          <w:szCs w:val="20"/>
        </w:rPr>
        <w:t xml:space="preserve"> (“</w:t>
      </w:r>
      <w:proofErr w:type="spellStart"/>
      <w:r w:rsidR="0038238B" w:rsidRPr="0038238B">
        <w:rPr>
          <w:rFonts w:asciiTheme="minorHAnsi" w:hAnsiTheme="minorHAnsi" w:cstheme="minorHAnsi"/>
          <w:sz w:val="20"/>
          <w:szCs w:val="20"/>
        </w:rPr>
        <w:t>DISCIPLINARE_procedura</w:t>
      </w:r>
      <w:proofErr w:type="spellEnd"/>
      <w:r w:rsidR="0038238B" w:rsidRPr="0038238B">
        <w:rPr>
          <w:rFonts w:asciiTheme="minorHAnsi" w:hAnsiTheme="minorHAnsi" w:cstheme="minorHAnsi"/>
          <w:sz w:val="20"/>
          <w:szCs w:val="20"/>
        </w:rPr>
        <w:t xml:space="preserve"> sistema informativo</w:t>
      </w:r>
      <w:r w:rsidR="0038238B">
        <w:rPr>
          <w:rFonts w:asciiTheme="minorHAnsi" w:hAnsiTheme="minorHAnsi" w:cstheme="minorHAnsi"/>
          <w:sz w:val="20"/>
          <w:szCs w:val="20"/>
        </w:rPr>
        <w:t>”)</w:t>
      </w:r>
      <w:r w:rsidR="001F460A" w:rsidRPr="00596925">
        <w:rPr>
          <w:rFonts w:asciiTheme="minorHAnsi" w:hAnsiTheme="minorHAnsi" w:cstheme="minorHAnsi"/>
          <w:sz w:val="20"/>
          <w:szCs w:val="20"/>
        </w:rPr>
        <w:t>;</w:t>
      </w:r>
    </w:p>
    <w:p w14:paraId="53BD3A37" w14:textId="77777777" w:rsidR="001F460A" w:rsidRPr="00596925" w:rsidRDefault="001F460A" w:rsidP="001F460A">
      <w:pPr>
        <w:pStyle w:val="Paragrafoelenco"/>
        <w:jc w:val="both"/>
        <w:rPr>
          <w:rFonts w:asciiTheme="minorHAnsi" w:hAnsiTheme="minorHAnsi" w:cstheme="minorHAnsi"/>
          <w:sz w:val="20"/>
          <w:szCs w:val="20"/>
        </w:rPr>
      </w:pPr>
    </w:p>
    <w:p w14:paraId="75CF1E29" w14:textId="195D6D4A" w:rsidR="001F460A" w:rsidRPr="00596925" w:rsidRDefault="00487028" w:rsidP="00EE5563">
      <w:pPr>
        <w:pStyle w:val="Paragrafoelenco"/>
        <w:numPr>
          <w:ilvl w:val="0"/>
          <w:numId w:val="56"/>
        </w:numPr>
        <w:jc w:val="both"/>
        <w:rPr>
          <w:rFonts w:asciiTheme="minorHAnsi" w:hAnsiTheme="minorHAnsi" w:cstheme="minorHAnsi"/>
          <w:sz w:val="20"/>
          <w:szCs w:val="20"/>
        </w:rPr>
      </w:pPr>
      <w:r w:rsidRPr="00596925">
        <w:rPr>
          <w:rFonts w:asciiTheme="minorHAnsi" w:hAnsiTheme="minorHAnsi" w:cstheme="minorHAnsi"/>
          <w:sz w:val="20"/>
          <w:szCs w:val="20"/>
        </w:rPr>
        <w:t xml:space="preserve">Specifica procedura </w:t>
      </w:r>
      <w:r w:rsidR="00D8463C">
        <w:rPr>
          <w:rFonts w:asciiTheme="minorHAnsi" w:hAnsiTheme="minorHAnsi" w:cstheme="minorHAnsi"/>
          <w:sz w:val="20"/>
          <w:szCs w:val="20"/>
        </w:rPr>
        <w:t>gestionale</w:t>
      </w:r>
      <w:r w:rsidR="0038238B">
        <w:rPr>
          <w:rFonts w:asciiTheme="minorHAnsi" w:hAnsiTheme="minorHAnsi" w:cstheme="minorHAnsi"/>
          <w:sz w:val="20"/>
          <w:szCs w:val="20"/>
        </w:rPr>
        <w:t xml:space="preserve"> (</w:t>
      </w:r>
      <w:r w:rsidR="00D42CF8">
        <w:rPr>
          <w:rFonts w:asciiTheme="minorHAnsi" w:hAnsiTheme="minorHAnsi" w:cstheme="minorHAnsi"/>
          <w:sz w:val="20"/>
          <w:szCs w:val="20"/>
        </w:rPr>
        <w:t>PRO20</w:t>
      </w:r>
      <w:r w:rsidR="0038238B">
        <w:rPr>
          <w:rFonts w:asciiTheme="minorHAnsi" w:hAnsiTheme="minorHAnsi" w:cstheme="minorHAnsi"/>
          <w:sz w:val="20"/>
          <w:szCs w:val="20"/>
        </w:rPr>
        <w:t>)</w:t>
      </w:r>
      <w:r w:rsidR="001F460A" w:rsidRPr="00596925">
        <w:rPr>
          <w:rFonts w:asciiTheme="minorHAnsi" w:hAnsiTheme="minorHAnsi" w:cstheme="minorHAnsi"/>
          <w:sz w:val="20"/>
          <w:szCs w:val="20"/>
        </w:rPr>
        <w:t>;</w:t>
      </w:r>
    </w:p>
    <w:p w14:paraId="527721D4" w14:textId="77777777" w:rsidR="001F460A" w:rsidRPr="00596925" w:rsidRDefault="001F460A" w:rsidP="001F460A">
      <w:pPr>
        <w:pStyle w:val="Paragrafoelenco"/>
        <w:rPr>
          <w:rFonts w:asciiTheme="minorHAnsi" w:hAnsiTheme="minorHAnsi" w:cstheme="minorHAnsi"/>
          <w:sz w:val="20"/>
          <w:szCs w:val="20"/>
        </w:rPr>
      </w:pPr>
    </w:p>
    <w:p w14:paraId="4FF47A9C" w14:textId="1C8AA18C" w:rsidR="00004F38" w:rsidRPr="00596925" w:rsidRDefault="001F460A" w:rsidP="00EE5563">
      <w:pPr>
        <w:pStyle w:val="Paragrafoelenco"/>
        <w:numPr>
          <w:ilvl w:val="0"/>
          <w:numId w:val="56"/>
        </w:numPr>
        <w:jc w:val="both"/>
        <w:rPr>
          <w:rFonts w:asciiTheme="minorHAnsi" w:hAnsiTheme="minorHAnsi" w:cstheme="minorHAnsi"/>
          <w:sz w:val="20"/>
          <w:szCs w:val="20"/>
        </w:rPr>
      </w:pPr>
      <w:r w:rsidRPr="00596925">
        <w:rPr>
          <w:rFonts w:asciiTheme="minorHAnsi" w:hAnsiTheme="minorHAnsi" w:cstheme="minorHAnsi"/>
          <w:sz w:val="20"/>
          <w:szCs w:val="20"/>
        </w:rPr>
        <w:t>Dichiarazione</w:t>
      </w:r>
      <w:r w:rsidR="00727F3E" w:rsidRPr="00596925">
        <w:rPr>
          <w:rFonts w:asciiTheme="minorHAnsi" w:hAnsiTheme="minorHAnsi" w:cstheme="minorHAnsi"/>
          <w:sz w:val="20"/>
          <w:szCs w:val="20"/>
        </w:rPr>
        <w:t xml:space="preserve"> della politica di riservatezza</w:t>
      </w:r>
      <w:r w:rsidR="0038238B">
        <w:rPr>
          <w:rFonts w:asciiTheme="minorHAnsi" w:hAnsiTheme="minorHAnsi" w:cstheme="minorHAnsi"/>
          <w:sz w:val="20"/>
          <w:szCs w:val="20"/>
        </w:rPr>
        <w:t xml:space="preserve"> (</w:t>
      </w:r>
      <w:r w:rsidR="0038238B" w:rsidRPr="0038238B">
        <w:rPr>
          <w:rFonts w:asciiTheme="minorHAnsi" w:hAnsiTheme="minorHAnsi" w:cstheme="minorHAnsi"/>
          <w:sz w:val="20"/>
          <w:szCs w:val="20"/>
        </w:rPr>
        <w:t>PG05</w:t>
      </w:r>
      <w:r w:rsidR="00900353">
        <w:rPr>
          <w:rFonts w:asciiTheme="minorHAnsi" w:hAnsiTheme="minorHAnsi" w:cstheme="minorHAnsi"/>
          <w:sz w:val="20"/>
          <w:szCs w:val="20"/>
        </w:rPr>
        <w:t>_</w:t>
      </w:r>
      <w:r w:rsidR="0038238B" w:rsidRPr="0038238B">
        <w:rPr>
          <w:rFonts w:asciiTheme="minorHAnsi" w:hAnsiTheme="minorHAnsi" w:cstheme="minorHAnsi"/>
          <w:sz w:val="20"/>
          <w:szCs w:val="20"/>
        </w:rPr>
        <w:t>Politica sulla protezione dei dati personali</w:t>
      </w:r>
      <w:r w:rsidR="0038238B">
        <w:rPr>
          <w:rFonts w:asciiTheme="minorHAnsi" w:hAnsiTheme="minorHAnsi" w:cstheme="minorHAnsi"/>
          <w:sz w:val="20"/>
          <w:szCs w:val="20"/>
        </w:rPr>
        <w:t>)</w:t>
      </w:r>
      <w:r w:rsidRPr="00596925">
        <w:rPr>
          <w:rFonts w:asciiTheme="minorHAnsi" w:hAnsiTheme="minorHAnsi" w:cstheme="minorHAnsi"/>
          <w:sz w:val="20"/>
          <w:szCs w:val="20"/>
        </w:rPr>
        <w:t>.</w:t>
      </w:r>
    </w:p>
    <w:p w14:paraId="4A45DAE4" w14:textId="77777777" w:rsidR="00675F00" w:rsidRPr="00596925" w:rsidRDefault="00675F00" w:rsidP="00004F38">
      <w:pPr>
        <w:jc w:val="both"/>
        <w:rPr>
          <w:rFonts w:asciiTheme="minorHAnsi" w:hAnsiTheme="minorHAnsi" w:cstheme="minorHAnsi"/>
          <w:sz w:val="20"/>
          <w:szCs w:val="20"/>
        </w:rPr>
      </w:pPr>
    </w:p>
    <w:p w14:paraId="6C8D4B48" w14:textId="062068AD" w:rsidR="00675F00" w:rsidRPr="00596925" w:rsidRDefault="0051129A" w:rsidP="0051129A">
      <w:pPr>
        <w:jc w:val="both"/>
        <w:rPr>
          <w:rFonts w:asciiTheme="minorHAnsi" w:hAnsiTheme="minorHAnsi" w:cstheme="minorHAnsi"/>
          <w:sz w:val="20"/>
          <w:szCs w:val="20"/>
        </w:rPr>
      </w:pPr>
      <w:r w:rsidRPr="00596925">
        <w:rPr>
          <w:rFonts w:asciiTheme="minorHAnsi" w:hAnsiTheme="minorHAnsi" w:cstheme="minorHAnsi"/>
          <w:sz w:val="20"/>
          <w:szCs w:val="20"/>
        </w:rPr>
        <w:t>Tale documentazione aziendale descrive</w:t>
      </w:r>
      <w:r w:rsidR="00675F00" w:rsidRPr="00596925">
        <w:rPr>
          <w:rFonts w:asciiTheme="minorHAnsi" w:hAnsiTheme="minorHAnsi" w:cstheme="minorHAnsi"/>
          <w:sz w:val="20"/>
          <w:szCs w:val="20"/>
        </w:rPr>
        <w:t xml:space="preserve"> almeno</w:t>
      </w:r>
      <w:r w:rsidRPr="00596925">
        <w:rPr>
          <w:rFonts w:asciiTheme="minorHAnsi" w:hAnsiTheme="minorHAnsi" w:cstheme="minorHAnsi"/>
          <w:sz w:val="20"/>
          <w:szCs w:val="20"/>
        </w:rPr>
        <w:t xml:space="preserve"> </w:t>
      </w:r>
      <w:r w:rsidR="00675F00" w:rsidRPr="00596925">
        <w:rPr>
          <w:rFonts w:asciiTheme="minorHAnsi" w:hAnsiTheme="minorHAnsi" w:cstheme="minorHAnsi"/>
          <w:sz w:val="20"/>
          <w:szCs w:val="20"/>
        </w:rPr>
        <w:t>i seguenti aspetti:</w:t>
      </w:r>
    </w:p>
    <w:p w14:paraId="43033414" w14:textId="77777777" w:rsidR="0051129A" w:rsidRPr="00596925" w:rsidRDefault="0051129A" w:rsidP="0051129A">
      <w:pPr>
        <w:jc w:val="both"/>
        <w:rPr>
          <w:rFonts w:asciiTheme="minorHAnsi" w:hAnsiTheme="minorHAnsi" w:cstheme="minorHAnsi"/>
          <w:b/>
          <w:bCs/>
          <w:sz w:val="20"/>
          <w:szCs w:val="20"/>
        </w:rPr>
      </w:pPr>
    </w:p>
    <w:p w14:paraId="78BEEF22" w14:textId="43BC17B2" w:rsidR="00675F00" w:rsidRPr="00596925" w:rsidRDefault="00675F00" w:rsidP="00675F00">
      <w:pPr>
        <w:pStyle w:val="Paragrafoelenco"/>
        <w:numPr>
          <w:ilvl w:val="3"/>
          <w:numId w:val="3"/>
        </w:numPr>
        <w:jc w:val="both"/>
        <w:rPr>
          <w:rFonts w:asciiTheme="minorHAnsi" w:hAnsiTheme="minorHAnsi" w:cstheme="minorHAnsi"/>
          <w:sz w:val="20"/>
          <w:szCs w:val="20"/>
        </w:rPr>
      </w:pPr>
      <w:r w:rsidRPr="00596925">
        <w:rPr>
          <w:rFonts w:asciiTheme="minorHAnsi" w:hAnsiTheme="minorHAnsi" w:cstheme="minorHAnsi"/>
          <w:sz w:val="20"/>
          <w:szCs w:val="20"/>
        </w:rPr>
        <w:t>Gestione delle informazioni riservate;</w:t>
      </w:r>
    </w:p>
    <w:p w14:paraId="3598D8A6" w14:textId="09203986" w:rsidR="00675F00" w:rsidRPr="00596925" w:rsidRDefault="00675F00" w:rsidP="00675F00">
      <w:pPr>
        <w:pStyle w:val="Paragrafoelenco"/>
        <w:numPr>
          <w:ilvl w:val="3"/>
          <w:numId w:val="3"/>
        </w:numPr>
        <w:jc w:val="both"/>
        <w:rPr>
          <w:rFonts w:asciiTheme="minorHAnsi" w:hAnsiTheme="minorHAnsi" w:cstheme="minorHAnsi"/>
          <w:sz w:val="20"/>
          <w:szCs w:val="20"/>
        </w:rPr>
      </w:pPr>
      <w:r w:rsidRPr="00596925">
        <w:rPr>
          <w:rFonts w:asciiTheme="minorHAnsi" w:hAnsiTheme="minorHAnsi" w:cstheme="minorHAnsi"/>
          <w:sz w:val="20"/>
          <w:szCs w:val="20"/>
        </w:rPr>
        <w:t>Protezione dei dati prodotti;</w:t>
      </w:r>
    </w:p>
    <w:p w14:paraId="21E5D4C4" w14:textId="342E3C14" w:rsidR="00675F00" w:rsidRPr="00596925" w:rsidRDefault="00675F00" w:rsidP="00675F00">
      <w:pPr>
        <w:pStyle w:val="Paragrafoelenco"/>
        <w:numPr>
          <w:ilvl w:val="3"/>
          <w:numId w:val="3"/>
        </w:numPr>
        <w:jc w:val="both"/>
        <w:rPr>
          <w:rFonts w:asciiTheme="minorHAnsi" w:hAnsiTheme="minorHAnsi" w:cstheme="minorHAnsi"/>
          <w:sz w:val="20"/>
          <w:szCs w:val="20"/>
        </w:rPr>
      </w:pPr>
      <w:r w:rsidRPr="00596925">
        <w:rPr>
          <w:rFonts w:asciiTheme="minorHAnsi" w:hAnsiTheme="minorHAnsi" w:cstheme="minorHAnsi"/>
          <w:sz w:val="20"/>
          <w:szCs w:val="20"/>
        </w:rPr>
        <w:t>Trasmissione</w:t>
      </w:r>
      <w:r w:rsidR="00903F46" w:rsidRPr="00596925">
        <w:rPr>
          <w:rFonts w:asciiTheme="minorHAnsi" w:hAnsiTheme="minorHAnsi" w:cstheme="minorHAnsi"/>
          <w:sz w:val="20"/>
          <w:szCs w:val="20"/>
        </w:rPr>
        <w:t xml:space="preserve"> elettronica delle informazioni;</w:t>
      </w:r>
    </w:p>
    <w:p w14:paraId="6CC39657" w14:textId="00C0715D" w:rsidR="00903F46" w:rsidRPr="00596925" w:rsidRDefault="00903F46" w:rsidP="00675F00">
      <w:pPr>
        <w:pStyle w:val="Paragrafoelenco"/>
        <w:numPr>
          <w:ilvl w:val="3"/>
          <w:numId w:val="3"/>
        </w:numPr>
        <w:jc w:val="both"/>
        <w:rPr>
          <w:rFonts w:asciiTheme="minorHAnsi" w:hAnsiTheme="minorHAnsi" w:cstheme="minorHAnsi"/>
          <w:sz w:val="20"/>
          <w:szCs w:val="20"/>
        </w:rPr>
      </w:pPr>
      <w:r w:rsidRPr="00596925">
        <w:rPr>
          <w:rFonts w:asciiTheme="minorHAnsi" w:hAnsiTheme="minorHAnsi" w:cstheme="minorHAnsi"/>
          <w:sz w:val="20"/>
          <w:szCs w:val="20"/>
        </w:rPr>
        <w:t>Gestione informatica degli accessi ai va</w:t>
      </w:r>
      <w:r w:rsidR="000677E7" w:rsidRPr="00596925">
        <w:rPr>
          <w:rFonts w:asciiTheme="minorHAnsi" w:hAnsiTheme="minorHAnsi" w:cstheme="minorHAnsi"/>
          <w:sz w:val="20"/>
          <w:szCs w:val="20"/>
        </w:rPr>
        <w:t>ri</w:t>
      </w:r>
      <w:r w:rsidRPr="00596925">
        <w:rPr>
          <w:rFonts w:asciiTheme="minorHAnsi" w:hAnsiTheme="minorHAnsi" w:cstheme="minorHAnsi"/>
          <w:sz w:val="20"/>
          <w:szCs w:val="20"/>
        </w:rPr>
        <w:t xml:space="preserve"> PC/dispositivi presenti in azienda.</w:t>
      </w:r>
    </w:p>
    <w:p w14:paraId="620B4AB5" w14:textId="77777777" w:rsidR="006365FE" w:rsidRPr="00596925" w:rsidRDefault="006365FE" w:rsidP="006365FE">
      <w:pPr>
        <w:pStyle w:val="Paragrafoelenco"/>
        <w:ind w:left="3011"/>
        <w:jc w:val="both"/>
        <w:rPr>
          <w:rFonts w:asciiTheme="minorHAnsi" w:hAnsiTheme="minorHAnsi" w:cstheme="minorHAnsi"/>
          <w:sz w:val="20"/>
          <w:szCs w:val="20"/>
        </w:rPr>
      </w:pPr>
    </w:p>
    <w:p w14:paraId="249064A5" w14:textId="061E40B8" w:rsidR="006365FE" w:rsidRPr="00596925" w:rsidRDefault="006365FE" w:rsidP="006365FE">
      <w:pPr>
        <w:jc w:val="both"/>
        <w:rPr>
          <w:rFonts w:asciiTheme="minorHAnsi" w:hAnsiTheme="minorHAnsi" w:cstheme="minorHAnsi"/>
          <w:sz w:val="20"/>
          <w:szCs w:val="20"/>
        </w:rPr>
      </w:pPr>
      <w:r w:rsidRPr="00596925">
        <w:rPr>
          <w:rFonts w:asciiTheme="minorHAnsi" w:hAnsiTheme="minorHAnsi" w:cstheme="minorHAnsi"/>
          <w:sz w:val="20"/>
          <w:szCs w:val="20"/>
        </w:rPr>
        <w:t>In particolare</w:t>
      </w:r>
      <w:r w:rsidR="00BC40F8" w:rsidRPr="00596925">
        <w:rPr>
          <w:rFonts w:asciiTheme="minorHAnsi" w:hAnsiTheme="minorHAnsi" w:cstheme="minorHAnsi"/>
          <w:sz w:val="20"/>
          <w:szCs w:val="20"/>
        </w:rPr>
        <w:t>,</w:t>
      </w:r>
      <w:r w:rsidRPr="00596925">
        <w:rPr>
          <w:rFonts w:asciiTheme="minorHAnsi" w:hAnsiTheme="minorHAnsi" w:cstheme="minorHAnsi"/>
          <w:sz w:val="20"/>
          <w:szCs w:val="20"/>
        </w:rPr>
        <w:t xml:space="preserve"> per </w:t>
      </w:r>
      <w:r w:rsidR="00BC40F8" w:rsidRPr="00596925">
        <w:rPr>
          <w:rFonts w:asciiTheme="minorHAnsi" w:hAnsiTheme="minorHAnsi" w:cstheme="minorHAnsi"/>
          <w:sz w:val="20"/>
          <w:szCs w:val="20"/>
        </w:rPr>
        <w:t xml:space="preserve">i processi condotti dal </w:t>
      </w:r>
      <w:r w:rsidRPr="00596925">
        <w:rPr>
          <w:rFonts w:asciiTheme="minorHAnsi" w:hAnsiTheme="minorHAnsi" w:cstheme="minorHAnsi"/>
          <w:sz w:val="20"/>
          <w:szCs w:val="20"/>
        </w:rPr>
        <w:t>laboratorio</w:t>
      </w:r>
      <w:r w:rsidR="00591658" w:rsidRPr="00596925">
        <w:rPr>
          <w:rFonts w:asciiTheme="minorHAnsi" w:hAnsiTheme="minorHAnsi" w:cstheme="minorHAnsi"/>
          <w:sz w:val="20"/>
          <w:szCs w:val="20"/>
        </w:rPr>
        <w:t>:</w:t>
      </w:r>
    </w:p>
    <w:p w14:paraId="615C1565" w14:textId="77777777" w:rsidR="00866E03" w:rsidRPr="00596925" w:rsidRDefault="00866E03" w:rsidP="002F2FBB">
      <w:pPr>
        <w:jc w:val="both"/>
        <w:rPr>
          <w:rFonts w:asciiTheme="minorHAnsi" w:hAnsiTheme="minorHAnsi" w:cstheme="minorHAnsi"/>
          <w:sz w:val="20"/>
          <w:szCs w:val="20"/>
        </w:rPr>
      </w:pPr>
    </w:p>
    <w:p w14:paraId="070A5AF1" w14:textId="4FF7BF62" w:rsidR="006D1E49" w:rsidRPr="00596925" w:rsidRDefault="00F623F9" w:rsidP="00EE5563">
      <w:pPr>
        <w:pStyle w:val="testo"/>
        <w:numPr>
          <w:ilvl w:val="0"/>
          <w:numId w:val="4"/>
        </w:numPr>
        <w:ind w:hanging="357"/>
        <w:rPr>
          <w:rFonts w:asciiTheme="minorHAnsi" w:hAnsiTheme="minorHAnsi" w:cstheme="minorHAnsi"/>
        </w:rPr>
      </w:pPr>
      <w:r w:rsidRPr="00596925">
        <w:rPr>
          <w:rFonts w:asciiTheme="minorHAnsi" w:hAnsiTheme="minorHAnsi" w:cstheme="minorHAnsi"/>
        </w:rPr>
        <w:t>È fatto obbligo</w:t>
      </w:r>
      <w:r w:rsidR="00903F46" w:rsidRPr="00596925">
        <w:rPr>
          <w:rFonts w:asciiTheme="minorHAnsi" w:hAnsiTheme="minorHAnsi" w:cstheme="minorHAnsi"/>
        </w:rPr>
        <w:t>,</w:t>
      </w:r>
      <w:r w:rsidR="006365FE" w:rsidRPr="00596925">
        <w:rPr>
          <w:rFonts w:asciiTheme="minorHAnsi" w:hAnsiTheme="minorHAnsi" w:cstheme="minorHAnsi"/>
        </w:rPr>
        <w:t xml:space="preserve"> </w:t>
      </w:r>
      <w:r w:rsidR="00BC40F8" w:rsidRPr="00596925">
        <w:rPr>
          <w:rFonts w:asciiTheme="minorHAnsi" w:hAnsiTheme="minorHAnsi" w:cstheme="minorHAnsi"/>
        </w:rPr>
        <w:t>alle funzioni aziendali coinvolte</w:t>
      </w:r>
      <w:r w:rsidR="00903F46" w:rsidRPr="00596925">
        <w:rPr>
          <w:rFonts w:asciiTheme="minorHAnsi" w:hAnsiTheme="minorHAnsi" w:cstheme="minorHAnsi"/>
        </w:rPr>
        <w:t>,</w:t>
      </w:r>
      <w:r w:rsidR="00BC40F8" w:rsidRPr="00596925">
        <w:rPr>
          <w:rFonts w:asciiTheme="minorHAnsi" w:hAnsiTheme="minorHAnsi" w:cstheme="minorHAnsi"/>
        </w:rPr>
        <w:t xml:space="preserve"> </w:t>
      </w:r>
      <w:r w:rsidR="006365FE" w:rsidRPr="00596925">
        <w:rPr>
          <w:rFonts w:asciiTheme="minorHAnsi" w:hAnsiTheme="minorHAnsi" w:cstheme="minorHAnsi"/>
        </w:rPr>
        <w:t>di</w:t>
      </w:r>
      <w:r w:rsidR="006D1E49" w:rsidRPr="00596925">
        <w:rPr>
          <w:rFonts w:asciiTheme="minorHAnsi" w:hAnsiTheme="minorHAnsi" w:cstheme="minorHAnsi"/>
        </w:rPr>
        <w:t xml:space="preserve"> mant</w:t>
      </w:r>
      <w:r w:rsidR="006365FE" w:rsidRPr="00596925">
        <w:rPr>
          <w:rFonts w:asciiTheme="minorHAnsi" w:hAnsiTheme="minorHAnsi" w:cstheme="minorHAnsi"/>
        </w:rPr>
        <w:t>enere</w:t>
      </w:r>
      <w:r w:rsidR="006D1E49" w:rsidRPr="00596925">
        <w:rPr>
          <w:rFonts w:asciiTheme="minorHAnsi" w:hAnsiTheme="minorHAnsi" w:cstheme="minorHAnsi"/>
        </w:rPr>
        <w:t xml:space="preserve"> il rispetto del segreto professionale relativamente a tutte le informazioni derivanti </w:t>
      </w:r>
      <w:r w:rsidR="006365FE" w:rsidRPr="00596925">
        <w:rPr>
          <w:rFonts w:asciiTheme="minorHAnsi" w:hAnsiTheme="minorHAnsi" w:cstheme="minorHAnsi"/>
        </w:rPr>
        <w:t>dalle attività condotte;</w:t>
      </w:r>
    </w:p>
    <w:p w14:paraId="24ADB49C" w14:textId="3435EF0C" w:rsidR="00866E03" w:rsidRPr="00596925" w:rsidRDefault="00F623F9" w:rsidP="00EE5563">
      <w:pPr>
        <w:pStyle w:val="testo"/>
        <w:numPr>
          <w:ilvl w:val="0"/>
          <w:numId w:val="4"/>
        </w:numPr>
        <w:ind w:hanging="357"/>
        <w:rPr>
          <w:rFonts w:asciiTheme="minorHAnsi" w:hAnsiTheme="minorHAnsi" w:cstheme="minorHAnsi"/>
        </w:rPr>
      </w:pPr>
      <w:r w:rsidRPr="00596925">
        <w:rPr>
          <w:rFonts w:asciiTheme="minorHAnsi" w:hAnsiTheme="minorHAnsi" w:cstheme="minorHAnsi"/>
        </w:rPr>
        <w:t>È fatto obbligo</w:t>
      </w:r>
      <w:r w:rsidR="00903F46" w:rsidRPr="00596925">
        <w:rPr>
          <w:rFonts w:asciiTheme="minorHAnsi" w:hAnsiTheme="minorHAnsi" w:cstheme="minorHAnsi"/>
        </w:rPr>
        <w:t>,</w:t>
      </w:r>
      <w:r w:rsidRPr="00596925">
        <w:rPr>
          <w:rFonts w:asciiTheme="minorHAnsi" w:hAnsiTheme="minorHAnsi" w:cstheme="minorHAnsi"/>
        </w:rPr>
        <w:t xml:space="preserve"> </w:t>
      </w:r>
      <w:r w:rsidR="00BC40F8" w:rsidRPr="00596925">
        <w:rPr>
          <w:rFonts w:asciiTheme="minorHAnsi" w:hAnsiTheme="minorHAnsi" w:cstheme="minorHAnsi"/>
        </w:rPr>
        <w:t>alle funzioni aziendali coinvolte</w:t>
      </w:r>
      <w:r w:rsidR="00903F46" w:rsidRPr="00596925">
        <w:rPr>
          <w:rFonts w:asciiTheme="minorHAnsi" w:hAnsiTheme="minorHAnsi" w:cstheme="minorHAnsi"/>
        </w:rPr>
        <w:t>,</w:t>
      </w:r>
      <w:r w:rsidR="00BC40F8" w:rsidRPr="00596925">
        <w:rPr>
          <w:rFonts w:asciiTheme="minorHAnsi" w:hAnsiTheme="minorHAnsi" w:cstheme="minorHAnsi"/>
        </w:rPr>
        <w:t xml:space="preserve"> di sottoscrivere</w:t>
      </w:r>
      <w:r w:rsidR="006365FE" w:rsidRPr="00596925">
        <w:rPr>
          <w:rFonts w:asciiTheme="minorHAnsi" w:hAnsiTheme="minorHAnsi" w:cstheme="minorHAnsi"/>
        </w:rPr>
        <w:t xml:space="preserve"> </w:t>
      </w:r>
      <w:r w:rsidR="00BC40F8" w:rsidRPr="00596925">
        <w:rPr>
          <w:rFonts w:asciiTheme="minorHAnsi" w:hAnsiTheme="minorHAnsi" w:cstheme="minorHAnsi"/>
        </w:rPr>
        <w:t>il</w:t>
      </w:r>
      <w:r w:rsidR="006365FE" w:rsidRPr="00596925">
        <w:rPr>
          <w:rFonts w:asciiTheme="minorHAnsi" w:hAnsiTheme="minorHAnsi" w:cstheme="minorHAnsi"/>
        </w:rPr>
        <w:t xml:space="preserve"> documento:</w:t>
      </w:r>
      <w:r w:rsidR="006D1E49" w:rsidRPr="00596925">
        <w:rPr>
          <w:rFonts w:asciiTheme="minorHAnsi" w:hAnsiTheme="minorHAnsi" w:cstheme="minorHAnsi"/>
        </w:rPr>
        <w:t xml:space="preserve"> “Lettera di incarico” (M</w:t>
      </w:r>
      <w:r w:rsidR="005D362D" w:rsidRPr="00596925">
        <w:rPr>
          <w:rFonts w:asciiTheme="minorHAnsi" w:hAnsiTheme="minorHAnsi" w:cstheme="minorHAnsi"/>
        </w:rPr>
        <w:t>109</w:t>
      </w:r>
      <w:r w:rsidR="006D1E49" w:rsidRPr="00596925">
        <w:rPr>
          <w:rFonts w:asciiTheme="minorHAnsi" w:hAnsiTheme="minorHAnsi" w:cstheme="minorHAnsi"/>
        </w:rPr>
        <w:t xml:space="preserve">) che richiede ad ognuno di: </w:t>
      </w:r>
    </w:p>
    <w:p w14:paraId="0F5F12D1" w14:textId="77777777" w:rsidR="006D1E49" w:rsidRPr="00596925" w:rsidRDefault="006D1E49" w:rsidP="00EE5563">
      <w:pPr>
        <w:pStyle w:val="testo"/>
        <w:numPr>
          <w:ilvl w:val="4"/>
          <w:numId w:val="4"/>
        </w:numPr>
        <w:ind w:hanging="357"/>
        <w:rPr>
          <w:rFonts w:asciiTheme="minorHAnsi" w:hAnsiTheme="minorHAnsi" w:cstheme="minorHAnsi"/>
        </w:rPr>
      </w:pPr>
      <w:r w:rsidRPr="00596925">
        <w:rPr>
          <w:rFonts w:asciiTheme="minorHAnsi" w:hAnsiTheme="minorHAnsi" w:cstheme="minorHAnsi"/>
        </w:rPr>
        <w:t xml:space="preserve">Prendere in carico l’estensione ed i limiti delle proprie responsabilità, compresa eventuale delega alla firma dei rapporti di prova; </w:t>
      </w:r>
    </w:p>
    <w:p w14:paraId="4D619F49" w14:textId="15069344" w:rsidR="006D1E49" w:rsidRPr="00596925" w:rsidRDefault="006D1E49" w:rsidP="00EE5563">
      <w:pPr>
        <w:pStyle w:val="testo"/>
        <w:numPr>
          <w:ilvl w:val="4"/>
          <w:numId w:val="4"/>
        </w:numPr>
        <w:ind w:hanging="357"/>
        <w:rPr>
          <w:rFonts w:asciiTheme="minorHAnsi" w:hAnsiTheme="minorHAnsi" w:cstheme="minorHAnsi"/>
        </w:rPr>
      </w:pPr>
      <w:r w:rsidRPr="00596925">
        <w:rPr>
          <w:rFonts w:asciiTheme="minorHAnsi" w:hAnsiTheme="minorHAnsi" w:cstheme="minorHAnsi"/>
        </w:rPr>
        <w:lastRenderedPageBreak/>
        <w:t xml:space="preserve">Rispettare il segreto d'ufficio e la </w:t>
      </w:r>
      <w:r w:rsidR="00DD1D0C" w:rsidRPr="00596925">
        <w:rPr>
          <w:rFonts w:asciiTheme="minorHAnsi" w:hAnsiTheme="minorHAnsi" w:cstheme="minorHAnsi"/>
        </w:rPr>
        <w:t>non divulgazione</w:t>
      </w:r>
      <w:r w:rsidRPr="00596925">
        <w:rPr>
          <w:rFonts w:asciiTheme="minorHAnsi" w:hAnsiTheme="minorHAnsi" w:cstheme="minorHAnsi"/>
        </w:rPr>
        <w:t xml:space="preserve"> </w:t>
      </w:r>
      <w:r w:rsidR="00DD1D0C" w:rsidRPr="00596925">
        <w:rPr>
          <w:rFonts w:asciiTheme="minorHAnsi" w:hAnsiTheme="minorHAnsi" w:cstheme="minorHAnsi"/>
        </w:rPr>
        <w:t>dei</w:t>
      </w:r>
      <w:r w:rsidRPr="00596925">
        <w:rPr>
          <w:rFonts w:asciiTheme="minorHAnsi" w:hAnsiTheme="minorHAnsi" w:cstheme="minorHAnsi"/>
        </w:rPr>
        <w:t xml:space="preserve"> risultati delle prove e </w:t>
      </w:r>
      <w:r w:rsidR="00DD1D0C" w:rsidRPr="00596925">
        <w:rPr>
          <w:rFonts w:asciiTheme="minorHAnsi" w:hAnsiTheme="minorHAnsi" w:cstheme="minorHAnsi"/>
        </w:rPr>
        <w:t>di</w:t>
      </w:r>
      <w:r w:rsidRPr="00596925">
        <w:rPr>
          <w:rFonts w:asciiTheme="minorHAnsi" w:hAnsiTheme="minorHAnsi" w:cstheme="minorHAnsi"/>
        </w:rPr>
        <w:t xml:space="preserve"> ogni altra informazione acquisita nello svolgimento delle proprie mansioni; </w:t>
      </w:r>
    </w:p>
    <w:p w14:paraId="352898AC" w14:textId="77777777" w:rsidR="006D1E49" w:rsidRPr="00596925" w:rsidRDefault="006D1E49" w:rsidP="00EE5563">
      <w:pPr>
        <w:pStyle w:val="testo"/>
        <w:numPr>
          <w:ilvl w:val="4"/>
          <w:numId w:val="4"/>
        </w:numPr>
        <w:ind w:hanging="357"/>
        <w:rPr>
          <w:rFonts w:asciiTheme="minorHAnsi" w:hAnsiTheme="minorHAnsi" w:cstheme="minorHAnsi"/>
        </w:rPr>
      </w:pPr>
      <w:r w:rsidRPr="00596925">
        <w:rPr>
          <w:rFonts w:asciiTheme="minorHAnsi" w:hAnsiTheme="minorHAnsi" w:cstheme="minorHAnsi"/>
        </w:rPr>
        <w:t>Astenersi da svolgere attività di consulenza, al di fuori del lavoro d'ufficio in aree o argomenti che potrebbero contrastare con l'impegno sopra assunto;</w:t>
      </w:r>
    </w:p>
    <w:p w14:paraId="7175E090" w14:textId="1D8124E3" w:rsidR="006D1E49" w:rsidRPr="00596925" w:rsidRDefault="006D1E49" w:rsidP="00EE5563">
      <w:pPr>
        <w:pStyle w:val="testo"/>
        <w:numPr>
          <w:ilvl w:val="4"/>
          <w:numId w:val="4"/>
        </w:numPr>
        <w:ind w:hanging="357"/>
        <w:rPr>
          <w:rFonts w:asciiTheme="minorHAnsi" w:hAnsiTheme="minorHAnsi" w:cstheme="minorHAnsi"/>
        </w:rPr>
      </w:pPr>
      <w:r w:rsidRPr="00596925">
        <w:rPr>
          <w:rFonts w:asciiTheme="minorHAnsi" w:hAnsiTheme="minorHAnsi" w:cstheme="minorHAnsi"/>
        </w:rPr>
        <w:t>Comunicare alla direzione possibili conflitti di in</w:t>
      </w:r>
      <w:r w:rsidR="00F623F9" w:rsidRPr="00596925">
        <w:rPr>
          <w:rFonts w:asciiTheme="minorHAnsi" w:hAnsiTheme="minorHAnsi" w:cstheme="minorHAnsi"/>
        </w:rPr>
        <w:t>teresse che potessero insorgere.</w:t>
      </w:r>
    </w:p>
    <w:p w14:paraId="06B6FE11" w14:textId="4DC4EB6F" w:rsidR="00BC40F8" w:rsidRPr="00596925" w:rsidRDefault="00BC40F8" w:rsidP="00EE5563">
      <w:pPr>
        <w:pStyle w:val="testo"/>
        <w:numPr>
          <w:ilvl w:val="3"/>
          <w:numId w:val="4"/>
        </w:numPr>
        <w:ind w:hanging="357"/>
        <w:rPr>
          <w:rFonts w:asciiTheme="minorHAnsi" w:hAnsiTheme="minorHAnsi" w:cstheme="minorHAnsi"/>
        </w:rPr>
      </w:pPr>
      <w:r w:rsidRPr="00596925">
        <w:rPr>
          <w:rFonts w:asciiTheme="minorHAnsi" w:hAnsiTheme="minorHAnsi" w:cstheme="minorHAnsi"/>
        </w:rPr>
        <w:t>Informazioni ottenute sul cliente da fonti differenti dal cliente stesso devono rimanere riservate nell’ambito del rapporto contrattuale. Solo la fonte rimane riservata a meno che non sia concordato diversamente.</w:t>
      </w:r>
    </w:p>
    <w:p w14:paraId="2105C533" w14:textId="77777777" w:rsidR="00BC40F8" w:rsidRPr="00596925" w:rsidRDefault="00BC40F8" w:rsidP="00BC40F8">
      <w:pPr>
        <w:pStyle w:val="testo"/>
        <w:ind w:left="0"/>
        <w:rPr>
          <w:rFonts w:asciiTheme="minorHAnsi" w:hAnsiTheme="minorHAnsi" w:cstheme="minorHAnsi"/>
        </w:rPr>
      </w:pPr>
    </w:p>
    <w:p w14:paraId="5B9F34F5" w14:textId="2D1F9D69" w:rsidR="00BC40F8" w:rsidRPr="00596925" w:rsidRDefault="00BC40F8" w:rsidP="00BC40F8">
      <w:pPr>
        <w:pStyle w:val="testo"/>
        <w:ind w:left="0"/>
        <w:rPr>
          <w:rFonts w:asciiTheme="minorHAnsi" w:hAnsiTheme="minorHAnsi" w:cstheme="minorHAnsi"/>
        </w:rPr>
      </w:pPr>
      <w:r w:rsidRPr="00596925">
        <w:rPr>
          <w:rFonts w:asciiTheme="minorHAnsi" w:hAnsiTheme="minorHAnsi" w:cstheme="minorHAnsi"/>
        </w:rPr>
        <w:t xml:space="preserve">Tali aspetti vengono inclusi e condivisi dal laboratorio con il cliente nel </w:t>
      </w:r>
      <w:r w:rsidR="005D362D" w:rsidRPr="00596925">
        <w:rPr>
          <w:rFonts w:asciiTheme="minorHAnsi" w:hAnsiTheme="minorHAnsi" w:cstheme="minorHAnsi"/>
        </w:rPr>
        <w:t>M110</w:t>
      </w:r>
      <w:r w:rsidR="00900353">
        <w:rPr>
          <w:rFonts w:asciiTheme="minorHAnsi" w:hAnsiTheme="minorHAnsi" w:cstheme="minorHAnsi"/>
        </w:rPr>
        <w:t>_</w:t>
      </w:r>
      <w:r w:rsidRPr="00596925">
        <w:rPr>
          <w:rFonts w:asciiTheme="minorHAnsi" w:hAnsiTheme="minorHAnsi" w:cstheme="minorHAnsi"/>
        </w:rPr>
        <w:t>Riesame del contratto con il cliente.</w:t>
      </w:r>
    </w:p>
    <w:p w14:paraId="4393C920" w14:textId="77777777" w:rsidR="009927BE" w:rsidRPr="00596925" w:rsidRDefault="009927BE" w:rsidP="009927BE">
      <w:pPr>
        <w:rPr>
          <w:rFonts w:asciiTheme="minorHAnsi" w:hAnsiTheme="minorHAnsi" w:cstheme="minorHAnsi"/>
        </w:rPr>
      </w:pPr>
    </w:p>
    <w:p w14:paraId="3633B69A" w14:textId="36D9B125" w:rsidR="002752A9" w:rsidRPr="00596925" w:rsidRDefault="00813A28" w:rsidP="00903F46">
      <w:pPr>
        <w:pStyle w:val="Style1"/>
        <w:kinsoku w:val="0"/>
        <w:autoSpaceDE/>
        <w:autoSpaceDN/>
        <w:adjustRightInd/>
        <w:spacing w:line="300" w:lineRule="auto"/>
        <w:ind w:left="36" w:right="360"/>
        <w:jc w:val="both"/>
        <w:rPr>
          <w:rFonts w:asciiTheme="minorHAnsi" w:hAnsiTheme="minorHAnsi" w:cstheme="minorHAnsi"/>
        </w:rPr>
      </w:pPr>
      <w:r w:rsidRPr="00596925">
        <w:rPr>
          <w:rFonts w:asciiTheme="minorHAnsi" w:hAnsiTheme="minorHAnsi" w:cstheme="minorHAnsi"/>
        </w:rPr>
        <w:t>Nel dettaglio,</w:t>
      </w:r>
      <w:r w:rsidR="002752A9" w:rsidRPr="00596925">
        <w:rPr>
          <w:rFonts w:asciiTheme="minorHAnsi" w:hAnsiTheme="minorHAnsi" w:cstheme="minorHAnsi"/>
        </w:rPr>
        <w:t xml:space="preserve"> per </w:t>
      </w:r>
      <w:r w:rsidR="00903F46" w:rsidRPr="00596925">
        <w:rPr>
          <w:rFonts w:asciiTheme="minorHAnsi" w:hAnsiTheme="minorHAnsi" w:cstheme="minorHAnsi"/>
        </w:rPr>
        <w:t>la gestione informatizzata dei</w:t>
      </w:r>
      <w:r w:rsidR="002752A9" w:rsidRPr="00596925">
        <w:rPr>
          <w:rFonts w:asciiTheme="minorHAnsi" w:hAnsiTheme="minorHAnsi" w:cstheme="minorHAnsi"/>
        </w:rPr>
        <w:t xml:space="preserve"> </w:t>
      </w:r>
      <w:r w:rsidR="00903F46" w:rsidRPr="00596925">
        <w:rPr>
          <w:rFonts w:asciiTheme="minorHAnsi" w:hAnsiTheme="minorHAnsi" w:cstheme="minorHAnsi"/>
        </w:rPr>
        <w:t>dati</w:t>
      </w:r>
      <w:r w:rsidR="002752A9" w:rsidRPr="00596925">
        <w:rPr>
          <w:rFonts w:asciiTheme="minorHAnsi" w:hAnsiTheme="minorHAnsi" w:cstheme="minorHAnsi"/>
        </w:rPr>
        <w:t xml:space="preserve">, il laboratorio ha tradotto quanto </w:t>
      </w:r>
      <w:r w:rsidR="00903F46" w:rsidRPr="00596925">
        <w:rPr>
          <w:rFonts w:asciiTheme="minorHAnsi" w:hAnsiTheme="minorHAnsi" w:cstheme="minorHAnsi"/>
        </w:rPr>
        <w:t xml:space="preserve">sopra </w:t>
      </w:r>
      <w:r w:rsidR="002752A9" w:rsidRPr="00596925">
        <w:rPr>
          <w:rFonts w:asciiTheme="minorHAnsi" w:hAnsiTheme="minorHAnsi" w:cstheme="minorHAnsi"/>
        </w:rPr>
        <w:t>esposto</w:t>
      </w:r>
      <w:r w:rsidR="00C11A93" w:rsidRPr="00596925">
        <w:rPr>
          <w:rFonts w:asciiTheme="minorHAnsi" w:hAnsiTheme="minorHAnsi" w:cstheme="minorHAnsi"/>
        </w:rPr>
        <w:t xml:space="preserve"> nell’implementazione di un </w:t>
      </w:r>
      <w:r w:rsidRPr="00596925">
        <w:rPr>
          <w:rFonts w:asciiTheme="minorHAnsi" w:hAnsiTheme="minorHAnsi" w:cstheme="minorHAnsi"/>
        </w:rPr>
        <w:t>impianto</w:t>
      </w:r>
      <w:r w:rsidR="00C11A93" w:rsidRPr="00596925">
        <w:rPr>
          <w:rFonts w:asciiTheme="minorHAnsi" w:hAnsiTheme="minorHAnsi" w:cstheme="minorHAnsi"/>
        </w:rPr>
        <w:t xml:space="preserve"> di gestione </w:t>
      </w:r>
      <w:r w:rsidRPr="00596925">
        <w:rPr>
          <w:rFonts w:asciiTheme="minorHAnsi" w:hAnsiTheme="minorHAnsi" w:cstheme="minorHAnsi"/>
        </w:rPr>
        <w:t>“</w:t>
      </w:r>
      <w:r w:rsidR="002752A9" w:rsidRPr="00596925">
        <w:rPr>
          <w:rFonts w:asciiTheme="minorHAnsi" w:hAnsiTheme="minorHAnsi" w:cstheme="minorHAnsi"/>
          <w:i/>
        </w:rPr>
        <w:t>confidenziale</w:t>
      </w:r>
      <w:r w:rsidRPr="00596925">
        <w:rPr>
          <w:rFonts w:asciiTheme="minorHAnsi" w:hAnsiTheme="minorHAnsi" w:cstheme="minorHAnsi"/>
        </w:rPr>
        <w:t>”</w:t>
      </w:r>
      <w:r w:rsidR="002752A9" w:rsidRPr="00596925">
        <w:rPr>
          <w:rFonts w:asciiTheme="minorHAnsi" w:hAnsiTheme="minorHAnsi" w:cstheme="minorHAnsi"/>
        </w:rPr>
        <w:t xml:space="preserve"> </w:t>
      </w:r>
      <w:r w:rsidR="00C11A93" w:rsidRPr="00596925">
        <w:rPr>
          <w:rFonts w:asciiTheme="minorHAnsi" w:hAnsiTheme="minorHAnsi" w:cstheme="minorHAnsi"/>
        </w:rPr>
        <w:t>delle informazioni</w:t>
      </w:r>
      <w:r w:rsidRPr="00596925">
        <w:rPr>
          <w:rFonts w:asciiTheme="minorHAnsi" w:hAnsiTheme="minorHAnsi" w:cstheme="minorHAnsi"/>
        </w:rPr>
        <w:t>,</w:t>
      </w:r>
      <w:r w:rsidR="00C11A93" w:rsidRPr="00596925">
        <w:rPr>
          <w:rFonts w:asciiTheme="minorHAnsi" w:hAnsiTheme="minorHAnsi" w:cstheme="minorHAnsi"/>
        </w:rPr>
        <w:t xml:space="preserve"> accessibile solo al personale autorizzato</w:t>
      </w:r>
      <w:r w:rsidR="002752A9" w:rsidRPr="00596925">
        <w:rPr>
          <w:rFonts w:asciiTheme="minorHAnsi" w:hAnsiTheme="minorHAnsi" w:cstheme="minorHAnsi"/>
        </w:rPr>
        <w:t xml:space="preserve"> dal </w:t>
      </w:r>
      <w:r w:rsidR="004E5D81" w:rsidRPr="00596925">
        <w:rPr>
          <w:rFonts w:asciiTheme="minorHAnsi" w:hAnsiTheme="minorHAnsi" w:cstheme="minorHAnsi"/>
        </w:rPr>
        <w:t>RSI</w:t>
      </w:r>
      <w:r w:rsidR="002752A9" w:rsidRPr="00596925">
        <w:rPr>
          <w:rFonts w:asciiTheme="minorHAnsi" w:hAnsiTheme="minorHAnsi" w:cstheme="minorHAnsi"/>
        </w:rPr>
        <w:t xml:space="preserve"> aziendale.</w:t>
      </w:r>
    </w:p>
    <w:p w14:paraId="74927B9A" w14:textId="64994248" w:rsidR="00813A28" w:rsidRPr="00596925" w:rsidRDefault="009927BE" w:rsidP="00813A28">
      <w:pPr>
        <w:pStyle w:val="Style1"/>
        <w:kinsoku w:val="0"/>
        <w:spacing w:line="300" w:lineRule="auto"/>
        <w:ind w:left="36" w:right="360"/>
        <w:jc w:val="both"/>
        <w:rPr>
          <w:rFonts w:asciiTheme="minorHAnsi" w:hAnsiTheme="minorHAnsi" w:cstheme="minorHAnsi"/>
        </w:rPr>
      </w:pPr>
      <w:r w:rsidRPr="00596925">
        <w:rPr>
          <w:rFonts w:asciiTheme="minorHAnsi" w:hAnsiTheme="minorHAnsi" w:cstheme="minorHAnsi"/>
        </w:rPr>
        <w:t xml:space="preserve">Il laboratorio adotta una politica che assicura la tutela delle informazioni riservate e definisce misure di sicurezza necessarie per eliminare o ridurre eventuali rischi relativi alla protezione dei dati. Le misure di sicurezza vengono di seguito specificate. </w:t>
      </w:r>
    </w:p>
    <w:p w14:paraId="6690AEC7" w14:textId="402BAE81" w:rsidR="00813A28" w:rsidRPr="00596925" w:rsidRDefault="009927BE" w:rsidP="003C1E74">
      <w:pPr>
        <w:pStyle w:val="Style1"/>
        <w:kinsoku w:val="0"/>
        <w:spacing w:line="300" w:lineRule="auto"/>
        <w:ind w:left="36" w:right="360"/>
        <w:jc w:val="both"/>
        <w:rPr>
          <w:rFonts w:asciiTheme="minorHAnsi" w:hAnsiTheme="minorHAnsi" w:cstheme="minorHAnsi"/>
        </w:rPr>
      </w:pPr>
      <w:r w:rsidRPr="00596925">
        <w:rPr>
          <w:rFonts w:asciiTheme="minorHAnsi" w:hAnsiTheme="minorHAnsi" w:cstheme="minorHAnsi"/>
        </w:rPr>
        <w:t xml:space="preserve">È stato nominato un </w:t>
      </w:r>
      <w:r w:rsidR="004E5D81" w:rsidRPr="00596925">
        <w:rPr>
          <w:rFonts w:asciiTheme="minorHAnsi" w:hAnsiTheme="minorHAnsi" w:cstheme="minorHAnsi"/>
        </w:rPr>
        <w:t>RSI</w:t>
      </w:r>
      <w:r w:rsidRPr="00596925">
        <w:rPr>
          <w:rFonts w:asciiTheme="minorHAnsi" w:hAnsiTheme="minorHAnsi" w:cstheme="minorHAnsi"/>
        </w:rPr>
        <w:t xml:space="preserve"> </w:t>
      </w:r>
      <w:r w:rsidR="00813A28" w:rsidRPr="00596925">
        <w:rPr>
          <w:rFonts w:asciiTheme="minorHAnsi" w:hAnsiTheme="minorHAnsi" w:cstheme="minorHAnsi"/>
        </w:rPr>
        <w:t xml:space="preserve">aziendale </w:t>
      </w:r>
      <w:r w:rsidRPr="00596925">
        <w:rPr>
          <w:rFonts w:asciiTheme="minorHAnsi" w:hAnsiTheme="minorHAnsi" w:cstheme="minorHAnsi"/>
        </w:rPr>
        <w:t xml:space="preserve">che assegna ad ogni </w:t>
      </w:r>
      <w:r w:rsidR="00813A28" w:rsidRPr="00596925">
        <w:rPr>
          <w:rFonts w:asciiTheme="minorHAnsi" w:hAnsiTheme="minorHAnsi" w:cstheme="minorHAnsi"/>
        </w:rPr>
        <w:t>funzione operativa</w:t>
      </w:r>
      <w:r w:rsidRPr="00596925">
        <w:rPr>
          <w:rFonts w:asciiTheme="minorHAnsi" w:hAnsiTheme="minorHAnsi" w:cstheme="minorHAnsi"/>
        </w:rPr>
        <w:t xml:space="preserve"> una o più credenziali di autorizzazione che consistono in:</w:t>
      </w:r>
    </w:p>
    <w:p w14:paraId="005B8287" w14:textId="77777777" w:rsidR="009927BE" w:rsidRPr="00596925" w:rsidRDefault="009927BE" w:rsidP="00903F46">
      <w:pPr>
        <w:pStyle w:val="Style1"/>
        <w:kinsoku w:val="0"/>
        <w:spacing w:line="300" w:lineRule="auto"/>
        <w:ind w:left="36" w:right="360"/>
        <w:jc w:val="both"/>
        <w:rPr>
          <w:rFonts w:asciiTheme="minorHAnsi" w:hAnsiTheme="minorHAnsi" w:cstheme="minorHAnsi"/>
        </w:rPr>
      </w:pPr>
      <w:r w:rsidRPr="00596925">
        <w:rPr>
          <w:rFonts w:asciiTheme="minorHAnsi" w:hAnsiTheme="minorHAnsi" w:cstheme="minorHAnsi"/>
        </w:rPr>
        <w:t>o</w:t>
      </w:r>
      <w:r w:rsidRPr="00596925">
        <w:rPr>
          <w:rFonts w:asciiTheme="minorHAnsi" w:hAnsiTheme="minorHAnsi" w:cstheme="minorHAnsi"/>
        </w:rPr>
        <w:tab/>
        <w:t>Un codice identificativo dell’incaricato;</w:t>
      </w:r>
    </w:p>
    <w:p w14:paraId="51AB2692" w14:textId="61239CFF" w:rsidR="009927BE" w:rsidRPr="00596925" w:rsidRDefault="009927BE" w:rsidP="0021377B">
      <w:pPr>
        <w:pStyle w:val="Style1"/>
        <w:kinsoku w:val="0"/>
        <w:spacing w:line="300" w:lineRule="auto"/>
        <w:ind w:left="696" w:right="360" w:hanging="660"/>
        <w:jc w:val="both"/>
        <w:rPr>
          <w:rFonts w:asciiTheme="minorHAnsi" w:hAnsiTheme="minorHAnsi" w:cstheme="minorHAnsi"/>
        </w:rPr>
      </w:pPr>
      <w:r w:rsidRPr="00596925">
        <w:rPr>
          <w:rFonts w:asciiTheme="minorHAnsi" w:hAnsiTheme="minorHAnsi" w:cstheme="minorHAnsi"/>
        </w:rPr>
        <w:t>o</w:t>
      </w:r>
      <w:r w:rsidRPr="00596925">
        <w:rPr>
          <w:rFonts w:asciiTheme="minorHAnsi" w:hAnsiTheme="minorHAnsi" w:cstheme="minorHAnsi"/>
        </w:rPr>
        <w:tab/>
        <w:t>Una parola chiave (</w:t>
      </w:r>
      <w:r w:rsidRPr="00596925">
        <w:rPr>
          <w:rFonts w:asciiTheme="minorHAnsi" w:hAnsiTheme="minorHAnsi" w:cstheme="minorHAnsi"/>
          <w:i/>
        </w:rPr>
        <w:t>password</w:t>
      </w:r>
      <w:r w:rsidRPr="00596925">
        <w:rPr>
          <w:rFonts w:asciiTheme="minorHAnsi" w:hAnsiTheme="minorHAnsi" w:cstheme="minorHAnsi"/>
        </w:rPr>
        <w:t>) conosciuta dal solo incaricato</w:t>
      </w:r>
      <w:r w:rsidR="00813A28" w:rsidRPr="00596925">
        <w:rPr>
          <w:rFonts w:asciiTheme="minorHAnsi" w:hAnsiTheme="minorHAnsi" w:cstheme="minorHAnsi"/>
        </w:rPr>
        <w:t xml:space="preserve"> e gestita dal </w:t>
      </w:r>
      <w:r w:rsidR="004E5D81" w:rsidRPr="00596925">
        <w:rPr>
          <w:rFonts w:asciiTheme="minorHAnsi" w:hAnsiTheme="minorHAnsi" w:cstheme="minorHAnsi"/>
        </w:rPr>
        <w:t>RSI</w:t>
      </w:r>
      <w:r w:rsidR="00813A28" w:rsidRPr="00596925">
        <w:rPr>
          <w:rFonts w:asciiTheme="minorHAnsi" w:hAnsiTheme="minorHAnsi" w:cstheme="minorHAnsi"/>
        </w:rPr>
        <w:t xml:space="preserve"> aziendale</w:t>
      </w:r>
      <w:r w:rsidRPr="00596925">
        <w:rPr>
          <w:rFonts w:asciiTheme="minorHAnsi" w:hAnsiTheme="minorHAnsi" w:cstheme="minorHAnsi"/>
        </w:rPr>
        <w:t xml:space="preserve">. </w:t>
      </w:r>
    </w:p>
    <w:p w14:paraId="578DF457" w14:textId="77777777" w:rsidR="00813A28" w:rsidRPr="00596925" w:rsidRDefault="00813A28" w:rsidP="00903F46">
      <w:pPr>
        <w:pStyle w:val="Style1"/>
        <w:kinsoku w:val="0"/>
        <w:spacing w:line="300" w:lineRule="auto"/>
        <w:ind w:left="36" w:right="360"/>
        <w:jc w:val="both"/>
        <w:rPr>
          <w:rFonts w:asciiTheme="minorHAnsi" w:hAnsiTheme="minorHAnsi" w:cstheme="minorHAnsi"/>
        </w:rPr>
      </w:pPr>
    </w:p>
    <w:p w14:paraId="2DF38B5B" w14:textId="77777777" w:rsidR="009927BE" w:rsidRPr="00596925" w:rsidRDefault="009927BE" w:rsidP="00903F46">
      <w:pPr>
        <w:pStyle w:val="Style1"/>
        <w:kinsoku w:val="0"/>
        <w:spacing w:line="300" w:lineRule="auto"/>
        <w:ind w:left="36" w:right="360"/>
        <w:jc w:val="both"/>
        <w:rPr>
          <w:rFonts w:asciiTheme="minorHAnsi" w:hAnsiTheme="minorHAnsi" w:cstheme="minorHAnsi"/>
        </w:rPr>
      </w:pPr>
      <w:r w:rsidRPr="00596925">
        <w:rPr>
          <w:rFonts w:asciiTheme="minorHAnsi" w:hAnsiTheme="minorHAnsi" w:cstheme="minorHAnsi"/>
        </w:rPr>
        <w:t>La rete informatica possiede un sistema di autorizzazione che abilita l’accesso ai dati ed al trattamento degli stessi, in funzione del profilo di autorizzazione di colui che vi accede.</w:t>
      </w:r>
    </w:p>
    <w:p w14:paraId="7335DB87" w14:textId="04FC5CAF" w:rsidR="009927BE" w:rsidRPr="00596925" w:rsidRDefault="009927BE" w:rsidP="00903F46">
      <w:pPr>
        <w:pStyle w:val="Style1"/>
        <w:kinsoku w:val="0"/>
        <w:spacing w:line="300" w:lineRule="auto"/>
        <w:ind w:left="36" w:right="360"/>
        <w:jc w:val="both"/>
        <w:rPr>
          <w:rFonts w:asciiTheme="minorHAnsi" w:hAnsiTheme="minorHAnsi" w:cstheme="minorHAnsi"/>
        </w:rPr>
      </w:pPr>
      <w:r w:rsidRPr="00596925">
        <w:rPr>
          <w:rFonts w:asciiTheme="minorHAnsi" w:hAnsiTheme="minorHAnsi" w:cstheme="minorHAnsi"/>
        </w:rPr>
        <w:t xml:space="preserve">Al fine di garantire l'integrità dei dati contro i rischi di distruzione, danneggiamento o perdita di dati a causa di intrusione esterna o virus, il </w:t>
      </w:r>
      <w:r w:rsidR="004E5D81" w:rsidRPr="00596925">
        <w:rPr>
          <w:rFonts w:asciiTheme="minorHAnsi" w:hAnsiTheme="minorHAnsi" w:cstheme="minorHAnsi"/>
        </w:rPr>
        <w:t>RSI</w:t>
      </w:r>
      <w:r w:rsidR="00813A28" w:rsidRPr="00596925">
        <w:rPr>
          <w:rFonts w:asciiTheme="minorHAnsi" w:hAnsiTheme="minorHAnsi" w:cstheme="minorHAnsi"/>
        </w:rPr>
        <w:t xml:space="preserve"> aziendale</w:t>
      </w:r>
      <w:r w:rsidRPr="00596925">
        <w:rPr>
          <w:rFonts w:asciiTheme="minorHAnsi" w:hAnsiTheme="minorHAnsi" w:cstheme="minorHAnsi"/>
        </w:rPr>
        <w:t xml:space="preserve"> ha stabilito le protezioni </w:t>
      </w:r>
      <w:r w:rsidRPr="00596925">
        <w:rPr>
          <w:rFonts w:asciiTheme="minorHAnsi" w:hAnsiTheme="minorHAnsi" w:cstheme="minorHAnsi"/>
          <w:i/>
        </w:rPr>
        <w:t>software</w:t>
      </w:r>
      <w:r w:rsidRPr="00596925">
        <w:rPr>
          <w:rFonts w:asciiTheme="minorHAnsi" w:hAnsiTheme="minorHAnsi" w:cstheme="minorHAnsi"/>
        </w:rPr>
        <w:t xml:space="preserve"> da adottare. Gli aggiornamenti dei sistemi </w:t>
      </w:r>
      <w:r w:rsidRPr="00596925">
        <w:rPr>
          <w:rFonts w:asciiTheme="minorHAnsi" w:hAnsiTheme="minorHAnsi" w:cstheme="minorHAnsi"/>
          <w:i/>
        </w:rPr>
        <w:t>software</w:t>
      </w:r>
      <w:r w:rsidRPr="00596925">
        <w:rPr>
          <w:rFonts w:asciiTheme="minorHAnsi" w:hAnsiTheme="minorHAnsi" w:cstheme="minorHAnsi"/>
        </w:rPr>
        <w:t xml:space="preserve"> o</w:t>
      </w:r>
      <w:r w:rsidR="00813A28" w:rsidRPr="00596925">
        <w:rPr>
          <w:rFonts w:asciiTheme="minorHAnsi" w:hAnsiTheme="minorHAnsi" w:cstheme="minorHAnsi"/>
        </w:rPr>
        <w:t>d</w:t>
      </w:r>
      <w:r w:rsidRPr="00596925">
        <w:rPr>
          <w:rFonts w:asciiTheme="minorHAnsi" w:hAnsiTheme="minorHAnsi" w:cstheme="minorHAnsi"/>
        </w:rPr>
        <w:t xml:space="preserve"> </w:t>
      </w:r>
      <w:r w:rsidRPr="00596925">
        <w:rPr>
          <w:rFonts w:asciiTheme="minorHAnsi" w:hAnsiTheme="minorHAnsi" w:cstheme="minorHAnsi"/>
          <w:i/>
        </w:rPr>
        <w:t>hardware</w:t>
      </w:r>
      <w:r w:rsidRPr="00596925">
        <w:rPr>
          <w:rFonts w:asciiTheme="minorHAnsi" w:hAnsiTheme="minorHAnsi" w:cstheme="minorHAnsi"/>
        </w:rPr>
        <w:t xml:space="preserve"> utilizzati per ottenere un accettabile standard di sicurezza avvengono automaticamente da server collegato </w:t>
      </w:r>
      <w:r w:rsidR="00D2003D" w:rsidRPr="00596925">
        <w:rPr>
          <w:rFonts w:asciiTheme="minorHAnsi" w:hAnsiTheme="minorHAnsi" w:cstheme="minorHAnsi"/>
        </w:rPr>
        <w:t>ad</w:t>
      </w:r>
      <w:r w:rsidRPr="00596925">
        <w:rPr>
          <w:rFonts w:asciiTheme="minorHAnsi" w:hAnsiTheme="minorHAnsi" w:cstheme="minorHAnsi"/>
        </w:rPr>
        <w:t xml:space="preserve"> </w:t>
      </w:r>
      <w:r w:rsidRPr="00596925">
        <w:rPr>
          <w:rFonts w:asciiTheme="minorHAnsi" w:hAnsiTheme="minorHAnsi" w:cstheme="minorHAnsi"/>
          <w:i/>
        </w:rPr>
        <w:t>internet</w:t>
      </w:r>
      <w:r w:rsidRPr="00596925">
        <w:rPr>
          <w:rFonts w:asciiTheme="minorHAnsi" w:hAnsiTheme="minorHAnsi" w:cstheme="minorHAnsi"/>
        </w:rPr>
        <w:t>.</w:t>
      </w:r>
    </w:p>
    <w:p w14:paraId="7433B018" w14:textId="0E19AE07" w:rsidR="009927BE" w:rsidRPr="00596925" w:rsidRDefault="009927BE" w:rsidP="00903F46">
      <w:pPr>
        <w:pStyle w:val="Style1"/>
        <w:kinsoku w:val="0"/>
        <w:spacing w:line="300" w:lineRule="auto"/>
        <w:ind w:left="36" w:right="360"/>
        <w:jc w:val="both"/>
        <w:rPr>
          <w:rFonts w:asciiTheme="minorHAnsi" w:hAnsiTheme="minorHAnsi" w:cstheme="minorHAnsi"/>
        </w:rPr>
      </w:pPr>
      <w:r w:rsidRPr="00596925">
        <w:rPr>
          <w:rFonts w:asciiTheme="minorHAnsi" w:hAnsiTheme="minorHAnsi" w:cstheme="minorHAnsi"/>
        </w:rPr>
        <w:t xml:space="preserve">Ogni utente deve tenere comportamenti tali da ridurre il rischio di attacco al sistema informatico aziendale mediante </w:t>
      </w:r>
      <w:r w:rsidRPr="00596925">
        <w:rPr>
          <w:rFonts w:asciiTheme="minorHAnsi" w:hAnsiTheme="minorHAnsi" w:cstheme="minorHAnsi"/>
          <w:i/>
        </w:rPr>
        <w:t>virus</w:t>
      </w:r>
      <w:r w:rsidRPr="00596925">
        <w:rPr>
          <w:rFonts w:asciiTheme="minorHAnsi" w:hAnsiTheme="minorHAnsi" w:cstheme="minorHAnsi"/>
        </w:rPr>
        <w:t xml:space="preserve"> o mediante ogni altro </w:t>
      </w:r>
      <w:r w:rsidRPr="00596925">
        <w:rPr>
          <w:rFonts w:asciiTheme="minorHAnsi" w:hAnsiTheme="minorHAnsi" w:cstheme="minorHAnsi"/>
          <w:i/>
        </w:rPr>
        <w:t>software</w:t>
      </w:r>
      <w:r w:rsidRPr="00596925">
        <w:rPr>
          <w:rFonts w:asciiTheme="minorHAnsi" w:hAnsiTheme="minorHAnsi" w:cstheme="minorHAnsi"/>
        </w:rPr>
        <w:t xml:space="preserve"> aggressivo, ed è tenuto a controllare il regolare funzionamento e l'aggiornamento periodico del </w:t>
      </w:r>
      <w:r w:rsidRPr="00596925">
        <w:rPr>
          <w:rFonts w:asciiTheme="minorHAnsi" w:hAnsiTheme="minorHAnsi" w:cstheme="minorHAnsi"/>
          <w:i/>
        </w:rPr>
        <w:t>software</w:t>
      </w:r>
      <w:r w:rsidRPr="00596925">
        <w:rPr>
          <w:rFonts w:asciiTheme="minorHAnsi" w:hAnsiTheme="minorHAnsi" w:cstheme="minorHAnsi"/>
        </w:rPr>
        <w:t xml:space="preserve"> </w:t>
      </w:r>
      <w:r w:rsidR="00D2003D" w:rsidRPr="00596925">
        <w:rPr>
          <w:rFonts w:asciiTheme="minorHAnsi" w:hAnsiTheme="minorHAnsi" w:cstheme="minorHAnsi"/>
          <w:i/>
        </w:rPr>
        <w:t>antivirus</w:t>
      </w:r>
      <w:r w:rsidR="00D2003D" w:rsidRPr="00596925">
        <w:rPr>
          <w:rFonts w:asciiTheme="minorHAnsi" w:hAnsiTheme="minorHAnsi" w:cstheme="minorHAnsi"/>
        </w:rPr>
        <w:t xml:space="preserve"> </w:t>
      </w:r>
      <w:r w:rsidRPr="00596925">
        <w:rPr>
          <w:rFonts w:asciiTheme="minorHAnsi" w:hAnsiTheme="minorHAnsi" w:cstheme="minorHAnsi"/>
        </w:rPr>
        <w:t>installato</w:t>
      </w:r>
      <w:r w:rsidR="004E5D81" w:rsidRPr="00596925">
        <w:rPr>
          <w:rFonts w:asciiTheme="minorHAnsi" w:hAnsiTheme="minorHAnsi" w:cstheme="minorHAnsi"/>
        </w:rPr>
        <w:t xml:space="preserve"> attraverso il monitoraggio degli </w:t>
      </w:r>
      <w:r w:rsidR="00A02BEB" w:rsidRPr="00596925">
        <w:rPr>
          <w:rFonts w:asciiTheme="minorHAnsi" w:hAnsiTheme="minorHAnsi" w:cstheme="minorHAnsi"/>
        </w:rPr>
        <w:t>avvisi</w:t>
      </w:r>
      <w:r w:rsidR="004E5D81" w:rsidRPr="00596925">
        <w:rPr>
          <w:rFonts w:asciiTheme="minorHAnsi" w:hAnsiTheme="minorHAnsi" w:cstheme="minorHAnsi"/>
        </w:rPr>
        <w:t xml:space="preserve"> automatici</w:t>
      </w:r>
      <w:r w:rsidRPr="00596925">
        <w:rPr>
          <w:rFonts w:asciiTheme="minorHAnsi" w:hAnsiTheme="minorHAnsi" w:cstheme="minorHAnsi"/>
        </w:rPr>
        <w:t>.</w:t>
      </w:r>
    </w:p>
    <w:p w14:paraId="7DF771D7" w14:textId="54272495" w:rsidR="009927BE" w:rsidRPr="00596925" w:rsidRDefault="009927BE" w:rsidP="00903F46">
      <w:pPr>
        <w:pStyle w:val="Style1"/>
        <w:kinsoku w:val="0"/>
        <w:spacing w:line="300" w:lineRule="auto"/>
        <w:ind w:left="36" w:right="360"/>
        <w:jc w:val="both"/>
        <w:rPr>
          <w:rFonts w:asciiTheme="minorHAnsi" w:hAnsiTheme="minorHAnsi" w:cstheme="minorHAnsi"/>
        </w:rPr>
      </w:pPr>
      <w:r w:rsidRPr="00596925">
        <w:rPr>
          <w:rFonts w:asciiTheme="minorHAnsi" w:hAnsiTheme="minorHAnsi" w:cstheme="minorHAnsi"/>
        </w:rPr>
        <w:t xml:space="preserve">Il </w:t>
      </w:r>
      <w:r w:rsidR="004E5D81" w:rsidRPr="00596925">
        <w:rPr>
          <w:rFonts w:asciiTheme="minorHAnsi" w:hAnsiTheme="minorHAnsi" w:cstheme="minorHAnsi"/>
        </w:rPr>
        <w:t>RSI</w:t>
      </w:r>
      <w:r w:rsidR="00813A28" w:rsidRPr="00596925">
        <w:rPr>
          <w:rFonts w:asciiTheme="minorHAnsi" w:hAnsiTheme="minorHAnsi" w:cstheme="minorHAnsi"/>
        </w:rPr>
        <w:t xml:space="preserve"> aziendale</w:t>
      </w:r>
      <w:r w:rsidRPr="00596925">
        <w:rPr>
          <w:rFonts w:asciiTheme="minorHAnsi" w:hAnsiTheme="minorHAnsi" w:cstheme="minorHAnsi"/>
        </w:rPr>
        <w:t xml:space="preserve"> ha dato specifiche istruzioni per il salvataggio dei dati, il ripristino</w:t>
      </w:r>
      <w:r w:rsidR="004E5D81" w:rsidRPr="00596925">
        <w:rPr>
          <w:rFonts w:asciiTheme="minorHAnsi" w:hAnsiTheme="minorHAnsi" w:cstheme="minorHAnsi"/>
        </w:rPr>
        <w:t>, monitoraggio sicurezza informatica,</w:t>
      </w:r>
      <w:r w:rsidRPr="00596925">
        <w:rPr>
          <w:rFonts w:asciiTheme="minorHAnsi" w:hAnsiTheme="minorHAnsi" w:cstheme="minorHAnsi"/>
        </w:rPr>
        <w:t xml:space="preserve"> e l’eventual</w:t>
      </w:r>
      <w:r w:rsidR="00813A28" w:rsidRPr="00596925">
        <w:rPr>
          <w:rFonts w:asciiTheme="minorHAnsi" w:hAnsiTheme="minorHAnsi" w:cstheme="minorHAnsi"/>
        </w:rPr>
        <w:t xml:space="preserve">e eliminazione e/o distruzione </w:t>
      </w:r>
      <w:r w:rsidR="00CC129F" w:rsidRPr="00596925">
        <w:rPr>
          <w:rFonts w:asciiTheme="minorHAnsi" w:hAnsiTheme="minorHAnsi" w:cstheme="minorHAnsi"/>
        </w:rPr>
        <w:t>(C</w:t>
      </w:r>
      <w:r w:rsidR="0051129A" w:rsidRPr="00596925">
        <w:rPr>
          <w:rFonts w:asciiTheme="minorHAnsi" w:hAnsiTheme="minorHAnsi" w:cstheme="minorHAnsi"/>
        </w:rPr>
        <w:t>f</w:t>
      </w:r>
      <w:r w:rsidR="00CC129F" w:rsidRPr="00596925">
        <w:rPr>
          <w:rFonts w:asciiTheme="minorHAnsi" w:hAnsiTheme="minorHAnsi" w:cstheme="minorHAnsi"/>
        </w:rPr>
        <w:t>r</w:t>
      </w:r>
      <w:r w:rsidR="00A02BEB" w:rsidRPr="00596925">
        <w:rPr>
          <w:rFonts w:asciiTheme="minorHAnsi" w:hAnsiTheme="minorHAnsi" w:cstheme="minorHAnsi"/>
        </w:rPr>
        <w:t xml:space="preserve">. Disciplinare per l’utilizzo di: strumenti informatici, internet e </w:t>
      </w:r>
      <w:r w:rsidR="0051129A" w:rsidRPr="00596925">
        <w:rPr>
          <w:rFonts w:asciiTheme="minorHAnsi" w:hAnsiTheme="minorHAnsi" w:cstheme="minorHAnsi"/>
        </w:rPr>
        <w:t>posta elettronica).</w:t>
      </w:r>
    </w:p>
    <w:p w14:paraId="18D73F51" w14:textId="50B8257C" w:rsidR="009927BE" w:rsidRPr="00596925" w:rsidRDefault="009927BE" w:rsidP="00903F46">
      <w:pPr>
        <w:pStyle w:val="Style1"/>
        <w:kinsoku w:val="0"/>
        <w:spacing w:line="300" w:lineRule="auto"/>
        <w:ind w:left="36" w:right="360"/>
        <w:jc w:val="both"/>
        <w:rPr>
          <w:rFonts w:asciiTheme="minorHAnsi" w:hAnsiTheme="minorHAnsi" w:cstheme="minorHAnsi"/>
        </w:rPr>
      </w:pPr>
      <w:r w:rsidRPr="00596925">
        <w:rPr>
          <w:rFonts w:asciiTheme="minorHAnsi" w:hAnsiTheme="minorHAnsi" w:cstheme="minorHAnsi"/>
        </w:rPr>
        <w:t xml:space="preserve">Il ripristino dei dati </w:t>
      </w:r>
      <w:r w:rsidR="00813A28" w:rsidRPr="00596925">
        <w:rPr>
          <w:rFonts w:asciiTheme="minorHAnsi" w:hAnsiTheme="minorHAnsi" w:cstheme="minorHAnsi"/>
        </w:rPr>
        <w:t xml:space="preserve">viene verificato ogni sei mesi solari </w:t>
      </w:r>
      <w:r w:rsidRPr="00596925">
        <w:rPr>
          <w:rFonts w:asciiTheme="minorHAnsi" w:hAnsiTheme="minorHAnsi" w:cstheme="minorHAnsi"/>
        </w:rPr>
        <w:t xml:space="preserve">dal </w:t>
      </w:r>
      <w:r w:rsidR="004E5D81" w:rsidRPr="00596925">
        <w:rPr>
          <w:rFonts w:asciiTheme="minorHAnsi" w:hAnsiTheme="minorHAnsi" w:cstheme="minorHAnsi"/>
        </w:rPr>
        <w:t>RSI</w:t>
      </w:r>
      <w:r w:rsidR="00813A28" w:rsidRPr="00596925">
        <w:rPr>
          <w:rFonts w:asciiTheme="minorHAnsi" w:hAnsiTheme="minorHAnsi" w:cstheme="minorHAnsi"/>
        </w:rPr>
        <w:t xml:space="preserve"> aziendale</w:t>
      </w:r>
      <w:r w:rsidR="00BA627C" w:rsidRPr="00596925">
        <w:rPr>
          <w:rFonts w:asciiTheme="minorHAnsi" w:hAnsiTheme="minorHAnsi" w:cstheme="minorHAnsi"/>
        </w:rPr>
        <w:t xml:space="preserve"> comunicandone </w:t>
      </w:r>
      <w:r w:rsidR="00692456" w:rsidRPr="00596925">
        <w:rPr>
          <w:rFonts w:asciiTheme="minorHAnsi" w:hAnsiTheme="minorHAnsi" w:cstheme="minorHAnsi"/>
        </w:rPr>
        <w:t xml:space="preserve">puntualmente </w:t>
      </w:r>
      <w:r w:rsidR="00BA627C" w:rsidRPr="00596925">
        <w:rPr>
          <w:rFonts w:asciiTheme="minorHAnsi" w:hAnsiTheme="minorHAnsi" w:cstheme="minorHAnsi"/>
        </w:rPr>
        <w:t xml:space="preserve">l’esito al RL/RQL. </w:t>
      </w:r>
      <w:r w:rsidR="00692456" w:rsidRPr="00596925">
        <w:rPr>
          <w:rFonts w:asciiTheme="minorHAnsi" w:hAnsiTheme="minorHAnsi" w:cstheme="minorHAnsi"/>
        </w:rPr>
        <w:t xml:space="preserve">Per </w:t>
      </w:r>
      <w:r w:rsidR="00BA627C" w:rsidRPr="00596925">
        <w:rPr>
          <w:rFonts w:asciiTheme="minorHAnsi" w:hAnsiTheme="minorHAnsi" w:cstheme="minorHAnsi"/>
        </w:rPr>
        <w:t>tale attività</w:t>
      </w:r>
      <w:r w:rsidR="003708FE" w:rsidRPr="00596925">
        <w:rPr>
          <w:rFonts w:asciiTheme="minorHAnsi" w:hAnsiTheme="minorHAnsi" w:cstheme="minorHAnsi"/>
        </w:rPr>
        <w:t xml:space="preserve"> </w:t>
      </w:r>
      <w:r w:rsidRPr="00596925">
        <w:rPr>
          <w:rFonts w:asciiTheme="minorHAnsi" w:hAnsiTheme="minorHAnsi" w:cstheme="minorHAnsi"/>
        </w:rPr>
        <w:t xml:space="preserve">viene </w:t>
      </w:r>
      <w:r w:rsidR="00BA627C" w:rsidRPr="00596925">
        <w:rPr>
          <w:rFonts w:asciiTheme="minorHAnsi" w:hAnsiTheme="minorHAnsi" w:cstheme="minorHAnsi"/>
        </w:rPr>
        <w:t xml:space="preserve">comunque </w:t>
      </w:r>
      <w:r w:rsidR="003708FE" w:rsidRPr="00596925">
        <w:rPr>
          <w:rFonts w:asciiTheme="minorHAnsi" w:hAnsiTheme="minorHAnsi" w:cstheme="minorHAnsi"/>
        </w:rPr>
        <w:t xml:space="preserve">fornita evidenza formale di esecuzione </w:t>
      </w:r>
      <w:r w:rsidR="00692456" w:rsidRPr="00596925">
        <w:rPr>
          <w:rFonts w:asciiTheme="minorHAnsi" w:hAnsiTheme="minorHAnsi" w:cstheme="minorHAnsi"/>
        </w:rPr>
        <w:t xml:space="preserve">anche </w:t>
      </w:r>
      <w:r w:rsidR="003708FE" w:rsidRPr="00596925">
        <w:rPr>
          <w:rFonts w:asciiTheme="minorHAnsi" w:hAnsiTheme="minorHAnsi" w:cstheme="minorHAnsi"/>
        </w:rPr>
        <w:t>durante il r</w:t>
      </w:r>
      <w:r w:rsidRPr="00596925">
        <w:rPr>
          <w:rFonts w:asciiTheme="minorHAnsi" w:hAnsiTheme="minorHAnsi" w:cstheme="minorHAnsi"/>
        </w:rPr>
        <w:t xml:space="preserve">iesame della </w:t>
      </w:r>
      <w:r w:rsidR="003708FE" w:rsidRPr="00596925">
        <w:rPr>
          <w:rFonts w:asciiTheme="minorHAnsi" w:hAnsiTheme="minorHAnsi" w:cstheme="minorHAnsi"/>
        </w:rPr>
        <w:t>d</w:t>
      </w:r>
      <w:r w:rsidRPr="00596925">
        <w:rPr>
          <w:rFonts w:asciiTheme="minorHAnsi" w:hAnsiTheme="minorHAnsi" w:cstheme="minorHAnsi"/>
        </w:rPr>
        <w:t>irezione</w:t>
      </w:r>
      <w:r w:rsidR="00813A28" w:rsidRPr="00596925">
        <w:rPr>
          <w:rFonts w:asciiTheme="minorHAnsi" w:hAnsiTheme="minorHAnsi" w:cstheme="minorHAnsi"/>
        </w:rPr>
        <w:t xml:space="preserve"> annuale</w:t>
      </w:r>
      <w:r w:rsidRPr="00596925">
        <w:rPr>
          <w:rFonts w:asciiTheme="minorHAnsi" w:hAnsiTheme="minorHAnsi" w:cstheme="minorHAnsi"/>
        </w:rPr>
        <w:t>.</w:t>
      </w:r>
      <w:r w:rsidR="00BA627C" w:rsidRPr="00596925">
        <w:rPr>
          <w:rFonts w:asciiTheme="minorHAnsi" w:hAnsiTheme="minorHAnsi" w:cstheme="minorHAnsi"/>
        </w:rPr>
        <w:t xml:space="preserve"> </w:t>
      </w:r>
    </w:p>
    <w:p w14:paraId="14A4C3CC" w14:textId="7CB34A35" w:rsidR="009927BE" w:rsidRPr="00596925" w:rsidRDefault="009927BE" w:rsidP="00903F46">
      <w:pPr>
        <w:pStyle w:val="Style1"/>
        <w:kinsoku w:val="0"/>
        <w:spacing w:line="300" w:lineRule="auto"/>
        <w:ind w:left="36" w:right="360"/>
        <w:jc w:val="both"/>
        <w:rPr>
          <w:rFonts w:asciiTheme="minorHAnsi" w:hAnsiTheme="minorHAnsi" w:cstheme="minorHAnsi"/>
        </w:rPr>
      </w:pPr>
      <w:r w:rsidRPr="00596925">
        <w:rPr>
          <w:rFonts w:asciiTheme="minorHAnsi" w:hAnsiTheme="minorHAnsi" w:cstheme="minorHAnsi"/>
        </w:rPr>
        <w:lastRenderedPageBreak/>
        <w:t>N</w:t>
      </w:r>
      <w:r w:rsidR="00BA627C" w:rsidRPr="00596925">
        <w:rPr>
          <w:rFonts w:asciiTheme="minorHAnsi" w:hAnsiTheme="minorHAnsi" w:cstheme="minorHAnsi"/>
        </w:rPr>
        <w:t>on vengono inviati via e-mail</w:t>
      </w:r>
      <w:r w:rsidR="00692456" w:rsidRPr="00596925">
        <w:rPr>
          <w:rFonts w:asciiTheme="minorHAnsi" w:hAnsiTheme="minorHAnsi" w:cstheme="minorHAnsi"/>
        </w:rPr>
        <w:t>/PEC (Posta Elettronica Certificata)</w:t>
      </w:r>
      <w:r w:rsidR="00BA627C" w:rsidRPr="00596925">
        <w:rPr>
          <w:rFonts w:asciiTheme="minorHAnsi" w:hAnsiTheme="minorHAnsi" w:cstheme="minorHAnsi"/>
          <w:color w:val="FF0000"/>
        </w:rPr>
        <w:t xml:space="preserve"> </w:t>
      </w:r>
      <w:r w:rsidRPr="00596925">
        <w:rPr>
          <w:rFonts w:asciiTheme="minorHAnsi" w:hAnsiTheme="minorHAnsi" w:cstheme="minorHAnsi"/>
        </w:rPr>
        <w:t>documenti che abbiano contenuti rilevanti</w:t>
      </w:r>
      <w:r w:rsidR="00692456" w:rsidRPr="00596925">
        <w:rPr>
          <w:rFonts w:asciiTheme="minorHAnsi" w:hAnsiTheme="minorHAnsi" w:cstheme="minorHAnsi"/>
        </w:rPr>
        <w:t>,</w:t>
      </w:r>
      <w:r w:rsidRPr="00596925">
        <w:rPr>
          <w:rFonts w:asciiTheme="minorHAnsi" w:hAnsiTheme="minorHAnsi" w:cstheme="minorHAnsi"/>
        </w:rPr>
        <w:t xml:space="preserve"> ovvero documenti da considerarsi riservati come i rapporti di prova, se non previa autorizzazione</w:t>
      </w:r>
      <w:r w:rsidR="00692456" w:rsidRPr="00596925">
        <w:rPr>
          <w:rFonts w:asciiTheme="minorHAnsi" w:hAnsiTheme="minorHAnsi" w:cstheme="minorHAnsi"/>
        </w:rPr>
        <w:t xml:space="preserve"> scritta (mail/PEC)</w:t>
      </w:r>
      <w:r w:rsidRPr="00596925">
        <w:rPr>
          <w:rFonts w:asciiTheme="minorHAnsi" w:hAnsiTheme="minorHAnsi" w:cstheme="minorHAnsi"/>
        </w:rPr>
        <w:t xml:space="preserve"> del cliente.</w:t>
      </w:r>
    </w:p>
    <w:p w14:paraId="518AE0B0" w14:textId="0532CA8B" w:rsidR="00CE44BA" w:rsidRPr="00596925" w:rsidRDefault="009927BE" w:rsidP="00A02BEB">
      <w:pPr>
        <w:pStyle w:val="Style1"/>
        <w:kinsoku w:val="0"/>
        <w:autoSpaceDE/>
        <w:autoSpaceDN/>
        <w:adjustRightInd/>
        <w:spacing w:line="300" w:lineRule="auto"/>
        <w:ind w:left="36" w:right="360"/>
        <w:jc w:val="both"/>
        <w:rPr>
          <w:rFonts w:asciiTheme="minorHAnsi" w:hAnsiTheme="minorHAnsi" w:cstheme="minorHAnsi"/>
        </w:rPr>
      </w:pPr>
      <w:r w:rsidRPr="00596925">
        <w:rPr>
          <w:rFonts w:asciiTheme="minorHAnsi" w:hAnsiTheme="minorHAnsi" w:cstheme="minorHAnsi"/>
        </w:rPr>
        <w:t xml:space="preserve">Gli atti ed i documenti cartacei contenenti dati riservati, affidati agli incaricati del trattamento per lo svolgimento dei relativi compiti, sono controllati e custoditi dagli incaricati </w:t>
      </w:r>
      <w:r w:rsidR="00692456" w:rsidRPr="00596925">
        <w:rPr>
          <w:rFonts w:asciiTheme="minorHAnsi" w:hAnsiTheme="minorHAnsi" w:cstheme="minorHAnsi"/>
        </w:rPr>
        <w:t xml:space="preserve">stessi </w:t>
      </w:r>
      <w:r w:rsidRPr="00596925">
        <w:rPr>
          <w:rFonts w:asciiTheme="minorHAnsi" w:hAnsiTheme="minorHAnsi" w:cstheme="minorHAnsi"/>
        </w:rPr>
        <w:t xml:space="preserve">fino alla restituzione in maniera che </w:t>
      </w:r>
      <w:r w:rsidR="00692456" w:rsidRPr="00596925">
        <w:rPr>
          <w:rFonts w:asciiTheme="minorHAnsi" w:hAnsiTheme="minorHAnsi" w:cstheme="minorHAnsi"/>
        </w:rPr>
        <w:t>non possano essere consultati</w:t>
      </w:r>
      <w:r w:rsidRPr="00596925">
        <w:rPr>
          <w:rFonts w:asciiTheme="minorHAnsi" w:hAnsiTheme="minorHAnsi" w:cstheme="minorHAnsi"/>
        </w:rPr>
        <w:t xml:space="preserve"> </w:t>
      </w:r>
      <w:r w:rsidR="00692456" w:rsidRPr="00596925">
        <w:rPr>
          <w:rFonts w:asciiTheme="minorHAnsi" w:hAnsiTheme="minorHAnsi" w:cstheme="minorHAnsi"/>
        </w:rPr>
        <w:t xml:space="preserve">da </w:t>
      </w:r>
      <w:r w:rsidRPr="00596925">
        <w:rPr>
          <w:rFonts w:asciiTheme="minorHAnsi" w:hAnsiTheme="minorHAnsi" w:cstheme="minorHAnsi"/>
        </w:rPr>
        <w:t>persone prive di autorizzazione, e sono restituiti al termine delle operazioni affidate.</w:t>
      </w:r>
    </w:p>
    <w:p w14:paraId="579A2FC5" w14:textId="43805092" w:rsidR="00CE44BA" w:rsidRPr="00596925" w:rsidRDefault="00CE44BA" w:rsidP="00263395">
      <w:pPr>
        <w:pStyle w:val="testo"/>
        <w:ind w:left="0"/>
        <w:rPr>
          <w:rFonts w:asciiTheme="minorHAnsi" w:hAnsiTheme="minorHAnsi" w:cstheme="minorHAnsi"/>
        </w:rPr>
      </w:pPr>
      <w:r w:rsidRPr="00596925">
        <w:rPr>
          <w:rFonts w:asciiTheme="minorHAnsi" w:hAnsiTheme="minorHAnsi" w:cstheme="minorHAnsi"/>
        </w:rPr>
        <w:t>Per quanto rigua</w:t>
      </w:r>
      <w:r w:rsidR="00263395" w:rsidRPr="00596925">
        <w:rPr>
          <w:rFonts w:asciiTheme="minorHAnsi" w:hAnsiTheme="minorHAnsi" w:cstheme="minorHAnsi"/>
        </w:rPr>
        <w:t xml:space="preserve">rda la rispondenza al requisito di cui al corrente paragrafo, in merito al </w:t>
      </w:r>
      <w:r w:rsidR="000855B5" w:rsidRPr="00596925">
        <w:rPr>
          <w:rFonts w:asciiTheme="minorHAnsi" w:hAnsiTheme="minorHAnsi" w:cstheme="minorHAnsi"/>
          <w:i/>
          <w:iCs/>
          <w:color w:val="000000" w:themeColor="text1"/>
        </w:rPr>
        <w:t>software</w:t>
      </w:r>
      <w:r w:rsidR="000855B5" w:rsidRPr="00596925">
        <w:rPr>
          <w:rFonts w:asciiTheme="minorHAnsi" w:hAnsiTheme="minorHAnsi" w:cstheme="minorHAnsi"/>
          <w:color w:val="000000" w:themeColor="text1"/>
        </w:rPr>
        <w:t xml:space="preserve"> gestionale</w:t>
      </w:r>
      <w:r w:rsidR="00D608EE" w:rsidRPr="00596925">
        <w:rPr>
          <w:rFonts w:asciiTheme="minorHAnsi" w:hAnsiTheme="minorHAnsi" w:cstheme="minorHAnsi"/>
          <w:color w:val="000000" w:themeColor="text1"/>
        </w:rPr>
        <w:t xml:space="preserve"> ERP</w:t>
      </w:r>
      <w:r w:rsidR="000855B5" w:rsidRPr="00596925">
        <w:rPr>
          <w:rFonts w:asciiTheme="minorHAnsi" w:hAnsiTheme="minorHAnsi" w:cstheme="minorHAnsi"/>
          <w:color w:val="000000" w:themeColor="text1"/>
        </w:rPr>
        <w:t xml:space="preserve"> </w:t>
      </w:r>
      <w:r w:rsidR="000855B5" w:rsidRPr="00596925">
        <w:rPr>
          <w:rFonts w:asciiTheme="minorHAnsi" w:hAnsiTheme="minorHAnsi" w:cstheme="minorHAnsi"/>
          <w:i/>
          <w:iCs/>
          <w:color w:val="000000" w:themeColor="text1"/>
        </w:rPr>
        <w:t>Mago4 Professional</w:t>
      </w:r>
      <w:r w:rsidR="000855B5" w:rsidRPr="00596925">
        <w:rPr>
          <w:rFonts w:asciiTheme="minorHAnsi" w:hAnsiTheme="minorHAnsi" w:cstheme="minorHAnsi"/>
          <w:color w:val="000000" w:themeColor="text1"/>
        </w:rPr>
        <w:t xml:space="preserve"> in dotazione al laboratorio (Cfr. Procedura di gestione prove di laboratorio: PG02)</w:t>
      </w:r>
      <w:r w:rsidR="005F3BB5" w:rsidRPr="00596925">
        <w:rPr>
          <w:rFonts w:asciiTheme="minorHAnsi" w:hAnsiTheme="minorHAnsi" w:cstheme="minorHAnsi"/>
        </w:rPr>
        <w:t xml:space="preserve"> </w:t>
      </w:r>
      <w:r w:rsidR="00033EEE" w:rsidRPr="00596925">
        <w:rPr>
          <w:rFonts w:asciiTheme="minorHAnsi" w:hAnsiTheme="minorHAnsi" w:cstheme="minorHAnsi"/>
          <w:color w:val="000000" w:themeColor="text1"/>
        </w:rPr>
        <w:t>si rimanda a quanto esposto al §7.11 del presente cartiglio.</w:t>
      </w:r>
    </w:p>
    <w:p w14:paraId="20060599" w14:textId="77777777" w:rsidR="0021377B" w:rsidRPr="00596925" w:rsidRDefault="0021377B" w:rsidP="00263395">
      <w:pPr>
        <w:pStyle w:val="testo"/>
        <w:ind w:left="0"/>
        <w:rPr>
          <w:rFonts w:asciiTheme="minorHAnsi" w:hAnsiTheme="minorHAnsi" w:cstheme="minorHAnsi"/>
          <w:color w:val="000000" w:themeColor="text1"/>
        </w:rPr>
      </w:pPr>
    </w:p>
    <w:p w14:paraId="2211859E" w14:textId="4E17FE92" w:rsidR="0021377B" w:rsidRPr="00596925" w:rsidRDefault="00DD1D0C" w:rsidP="00263395">
      <w:pPr>
        <w:pStyle w:val="testo"/>
        <w:ind w:left="0"/>
        <w:rPr>
          <w:rFonts w:asciiTheme="minorHAnsi" w:hAnsiTheme="minorHAnsi" w:cstheme="minorHAnsi"/>
          <w:color w:val="000000" w:themeColor="text1"/>
        </w:rPr>
      </w:pPr>
      <w:r w:rsidRPr="00596925">
        <w:rPr>
          <w:rFonts w:asciiTheme="minorHAnsi" w:hAnsiTheme="minorHAnsi" w:cstheme="minorHAnsi"/>
          <w:color w:val="000000" w:themeColor="text1"/>
        </w:rPr>
        <w:t>In aggiunta</w:t>
      </w:r>
      <w:r w:rsidR="0021377B" w:rsidRPr="00596925">
        <w:rPr>
          <w:rFonts w:asciiTheme="minorHAnsi" w:hAnsiTheme="minorHAnsi" w:cstheme="minorHAnsi"/>
          <w:color w:val="000000" w:themeColor="text1"/>
        </w:rPr>
        <w:t xml:space="preserve"> a quanto s</w:t>
      </w:r>
      <w:r w:rsidRPr="00596925">
        <w:rPr>
          <w:rFonts w:asciiTheme="minorHAnsi" w:hAnsiTheme="minorHAnsi" w:cstheme="minorHAnsi"/>
          <w:color w:val="000000" w:themeColor="text1"/>
        </w:rPr>
        <w:t xml:space="preserve">opra esposto, a tutto il personale di laboratorio, </w:t>
      </w:r>
      <w:r w:rsidR="00692456" w:rsidRPr="00596925">
        <w:rPr>
          <w:rFonts w:asciiTheme="minorHAnsi" w:hAnsiTheme="minorHAnsi" w:cstheme="minorHAnsi"/>
          <w:color w:val="000000" w:themeColor="text1"/>
        </w:rPr>
        <w:t xml:space="preserve">viene </w:t>
      </w:r>
      <w:r w:rsidRPr="00596925">
        <w:rPr>
          <w:rFonts w:asciiTheme="minorHAnsi" w:hAnsiTheme="minorHAnsi" w:cstheme="minorHAnsi"/>
          <w:color w:val="000000" w:themeColor="text1"/>
        </w:rPr>
        <w:t xml:space="preserve">inclusa nella fase di affiancamento per l’inserimento operativo, specifica formazione in merito al requisito di norma di cui al presente paragrafo. La formazione deve riguardare </w:t>
      </w:r>
      <w:r w:rsidR="00692456" w:rsidRPr="00596925">
        <w:rPr>
          <w:rFonts w:asciiTheme="minorHAnsi" w:hAnsiTheme="minorHAnsi" w:cstheme="minorHAnsi"/>
          <w:color w:val="000000" w:themeColor="text1"/>
        </w:rPr>
        <w:t>almeno</w:t>
      </w:r>
      <w:r w:rsidRPr="00596925">
        <w:rPr>
          <w:rFonts w:asciiTheme="minorHAnsi" w:hAnsiTheme="minorHAnsi" w:cstheme="minorHAnsi"/>
          <w:color w:val="000000" w:themeColor="text1"/>
        </w:rPr>
        <w:t xml:space="preserve"> i seguenti argomenti:</w:t>
      </w:r>
    </w:p>
    <w:p w14:paraId="351C9EDE" w14:textId="77777777" w:rsidR="00DD1D0C" w:rsidRPr="00596925" w:rsidRDefault="00DD1D0C" w:rsidP="00263395">
      <w:pPr>
        <w:pStyle w:val="testo"/>
        <w:ind w:left="0"/>
        <w:rPr>
          <w:rFonts w:asciiTheme="minorHAnsi" w:hAnsiTheme="minorHAnsi" w:cstheme="minorHAnsi"/>
          <w:color w:val="000000" w:themeColor="text1"/>
        </w:rPr>
      </w:pPr>
    </w:p>
    <w:p w14:paraId="166DB90C" w14:textId="70EAA710" w:rsidR="00DD1D0C" w:rsidRPr="00596925" w:rsidRDefault="006D7FB0" w:rsidP="00DD1D0C">
      <w:pPr>
        <w:pStyle w:val="testo"/>
        <w:numPr>
          <w:ilvl w:val="2"/>
          <w:numId w:val="3"/>
        </w:numPr>
        <w:rPr>
          <w:rFonts w:asciiTheme="minorHAnsi" w:hAnsiTheme="minorHAnsi" w:cstheme="minorHAnsi"/>
          <w:color w:val="000000" w:themeColor="text1"/>
        </w:rPr>
      </w:pPr>
      <w:r w:rsidRPr="00596925">
        <w:rPr>
          <w:rFonts w:asciiTheme="minorHAnsi" w:hAnsiTheme="minorHAnsi" w:cstheme="minorHAnsi"/>
          <w:color w:val="000000" w:themeColor="text1"/>
        </w:rPr>
        <w:t xml:space="preserve">Sicurezza informatica, diritti di accesso, </w:t>
      </w:r>
      <w:r w:rsidRPr="00596925">
        <w:rPr>
          <w:rFonts w:asciiTheme="minorHAnsi" w:hAnsiTheme="minorHAnsi" w:cstheme="minorHAnsi"/>
          <w:i/>
          <w:color w:val="000000" w:themeColor="text1"/>
        </w:rPr>
        <w:t>username</w:t>
      </w:r>
      <w:r w:rsidRPr="00596925">
        <w:rPr>
          <w:rFonts w:asciiTheme="minorHAnsi" w:hAnsiTheme="minorHAnsi" w:cstheme="minorHAnsi"/>
          <w:color w:val="000000" w:themeColor="text1"/>
        </w:rPr>
        <w:t xml:space="preserve"> e </w:t>
      </w:r>
      <w:r w:rsidRPr="00596925">
        <w:rPr>
          <w:rFonts w:asciiTheme="minorHAnsi" w:hAnsiTheme="minorHAnsi" w:cstheme="minorHAnsi"/>
          <w:i/>
          <w:color w:val="000000" w:themeColor="text1"/>
        </w:rPr>
        <w:t>password</w:t>
      </w:r>
      <w:r w:rsidRPr="00596925">
        <w:rPr>
          <w:rFonts w:asciiTheme="minorHAnsi" w:hAnsiTheme="minorHAnsi" w:cstheme="minorHAnsi"/>
          <w:color w:val="000000" w:themeColor="text1"/>
        </w:rPr>
        <w:t xml:space="preserve">, utilizzo della rete aziendale </w:t>
      </w:r>
      <w:r w:rsidRPr="00596925">
        <w:rPr>
          <w:rFonts w:asciiTheme="minorHAnsi" w:hAnsiTheme="minorHAnsi" w:cstheme="minorHAnsi"/>
          <w:i/>
          <w:color w:val="000000" w:themeColor="text1"/>
        </w:rPr>
        <w:t>intranet</w:t>
      </w:r>
      <w:r w:rsidRPr="00596925">
        <w:rPr>
          <w:rFonts w:asciiTheme="minorHAnsi" w:hAnsiTheme="minorHAnsi" w:cstheme="minorHAnsi"/>
          <w:color w:val="000000" w:themeColor="text1"/>
        </w:rPr>
        <w:t xml:space="preserve">, </w:t>
      </w:r>
      <w:r w:rsidR="00A02BEB" w:rsidRPr="00596925">
        <w:rPr>
          <w:rFonts w:asciiTheme="minorHAnsi" w:hAnsiTheme="minorHAnsi" w:cstheme="minorHAnsi"/>
          <w:color w:val="000000" w:themeColor="text1"/>
        </w:rPr>
        <w:t xml:space="preserve">ed </w:t>
      </w:r>
      <w:r w:rsidRPr="00596925">
        <w:rPr>
          <w:rFonts w:asciiTheme="minorHAnsi" w:hAnsiTheme="minorHAnsi" w:cstheme="minorHAnsi"/>
          <w:i/>
          <w:color w:val="000000" w:themeColor="text1"/>
        </w:rPr>
        <w:t>internet</w:t>
      </w:r>
      <w:r w:rsidRPr="00596925">
        <w:rPr>
          <w:rFonts w:asciiTheme="minorHAnsi" w:hAnsiTheme="minorHAnsi" w:cstheme="minorHAnsi"/>
          <w:color w:val="000000" w:themeColor="text1"/>
        </w:rPr>
        <w:t>;</w:t>
      </w:r>
    </w:p>
    <w:p w14:paraId="62BEFE01" w14:textId="15E27808" w:rsidR="006D7FB0" w:rsidRPr="00596925" w:rsidRDefault="00D608EE" w:rsidP="00DD1D0C">
      <w:pPr>
        <w:pStyle w:val="testo"/>
        <w:numPr>
          <w:ilvl w:val="2"/>
          <w:numId w:val="3"/>
        </w:numPr>
        <w:rPr>
          <w:rFonts w:asciiTheme="minorHAnsi" w:hAnsiTheme="minorHAnsi" w:cstheme="minorHAnsi"/>
          <w:color w:val="000000" w:themeColor="text1"/>
        </w:rPr>
      </w:pPr>
      <w:r w:rsidRPr="00596925">
        <w:rPr>
          <w:rFonts w:asciiTheme="minorHAnsi" w:hAnsiTheme="minorHAnsi" w:cstheme="minorHAnsi"/>
          <w:i/>
          <w:iCs/>
          <w:color w:val="000000" w:themeColor="text1"/>
        </w:rPr>
        <w:t xml:space="preserve">ERP </w:t>
      </w:r>
      <w:r w:rsidR="005F3BB5" w:rsidRPr="00596925">
        <w:rPr>
          <w:rFonts w:asciiTheme="minorHAnsi" w:hAnsiTheme="minorHAnsi" w:cstheme="minorHAnsi"/>
          <w:i/>
          <w:iCs/>
          <w:color w:val="000000" w:themeColor="text1"/>
        </w:rPr>
        <w:t>Mago4 Professional</w:t>
      </w:r>
      <w:r w:rsidR="006D7FB0" w:rsidRPr="00596925">
        <w:rPr>
          <w:rFonts w:asciiTheme="minorHAnsi" w:hAnsiTheme="minorHAnsi" w:cstheme="minorHAnsi"/>
          <w:color w:val="000000" w:themeColor="text1"/>
        </w:rPr>
        <w:t xml:space="preserve">, trattamento e valutazione dei dati, memorizzazione e </w:t>
      </w:r>
      <w:r w:rsidR="006D7FB0" w:rsidRPr="00596925">
        <w:rPr>
          <w:rFonts w:asciiTheme="minorHAnsi" w:hAnsiTheme="minorHAnsi" w:cstheme="minorHAnsi"/>
          <w:i/>
          <w:color w:val="000000" w:themeColor="text1"/>
        </w:rPr>
        <w:t>backup</w:t>
      </w:r>
      <w:r w:rsidR="006D7FB0" w:rsidRPr="00596925">
        <w:rPr>
          <w:rFonts w:asciiTheme="minorHAnsi" w:hAnsiTheme="minorHAnsi" w:cstheme="minorHAnsi"/>
          <w:color w:val="000000" w:themeColor="text1"/>
        </w:rPr>
        <w:t xml:space="preserve"> dei dati gestiti dal laboratorio, processo di approvazione e liberalizzazione dei risultati ottenuti;</w:t>
      </w:r>
    </w:p>
    <w:p w14:paraId="35EC7E21" w14:textId="0723DC10" w:rsidR="006D7FB0" w:rsidRPr="00596925" w:rsidRDefault="006D7FB0" w:rsidP="00DD1D0C">
      <w:pPr>
        <w:pStyle w:val="testo"/>
        <w:numPr>
          <w:ilvl w:val="2"/>
          <w:numId w:val="3"/>
        </w:numPr>
        <w:rPr>
          <w:rFonts w:asciiTheme="minorHAnsi" w:hAnsiTheme="minorHAnsi" w:cstheme="minorHAnsi"/>
          <w:color w:val="000000" w:themeColor="text1"/>
        </w:rPr>
      </w:pPr>
      <w:r w:rsidRPr="00596925">
        <w:rPr>
          <w:rFonts w:asciiTheme="minorHAnsi" w:hAnsiTheme="minorHAnsi" w:cstheme="minorHAnsi"/>
          <w:color w:val="000000" w:themeColor="text1"/>
        </w:rPr>
        <w:t>Disposizioni per la riservatezza e la protezione dei dati.</w:t>
      </w:r>
    </w:p>
    <w:p w14:paraId="78428A1F" w14:textId="77777777" w:rsidR="0097444F" w:rsidRPr="00596925" w:rsidRDefault="0097444F" w:rsidP="00263395">
      <w:pPr>
        <w:pStyle w:val="testo"/>
        <w:ind w:left="0"/>
        <w:rPr>
          <w:rFonts w:asciiTheme="minorHAnsi" w:hAnsiTheme="minorHAnsi" w:cstheme="minorHAnsi"/>
          <w:color w:val="000000" w:themeColor="text1"/>
          <w:highlight w:val="red"/>
        </w:rPr>
      </w:pPr>
    </w:p>
    <w:p w14:paraId="4D92915B" w14:textId="160F71F4" w:rsidR="00DD1D0C" w:rsidRPr="00596925" w:rsidRDefault="003520F4" w:rsidP="00263395">
      <w:pPr>
        <w:pStyle w:val="testo"/>
        <w:ind w:left="0"/>
        <w:rPr>
          <w:rFonts w:asciiTheme="minorHAnsi" w:hAnsiTheme="minorHAnsi" w:cstheme="minorHAnsi"/>
          <w:color w:val="000000" w:themeColor="text1"/>
        </w:rPr>
      </w:pPr>
      <w:r w:rsidRPr="00596925">
        <w:rPr>
          <w:rFonts w:asciiTheme="minorHAnsi" w:hAnsiTheme="minorHAnsi" w:cstheme="minorHAnsi"/>
          <w:color w:val="000000" w:themeColor="text1"/>
        </w:rPr>
        <w:t xml:space="preserve">La registrazione dell’attività formativa </w:t>
      </w:r>
      <w:r w:rsidR="00754F45" w:rsidRPr="00596925">
        <w:rPr>
          <w:rFonts w:asciiTheme="minorHAnsi" w:hAnsiTheme="minorHAnsi" w:cstheme="minorHAnsi"/>
          <w:color w:val="000000" w:themeColor="text1"/>
        </w:rPr>
        <w:t xml:space="preserve">sopra esposta </w:t>
      </w:r>
      <w:r w:rsidRPr="00596925">
        <w:rPr>
          <w:rFonts w:asciiTheme="minorHAnsi" w:hAnsiTheme="minorHAnsi" w:cstheme="minorHAnsi"/>
          <w:color w:val="000000" w:themeColor="text1"/>
        </w:rPr>
        <w:t xml:space="preserve">viene </w:t>
      </w:r>
      <w:r w:rsidR="003C7EA9">
        <w:rPr>
          <w:rFonts w:asciiTheme="minorHAnsi" w:hAnsiTheme="minorHAnsi" w:cstheme="minorHAnsi"/>
          <w:color w:val="000000" w:themeColor="text1"/>
        </w:rPr>
        <w:t>riportata nel M112</w:t>
      </w:r>
      <w:r w:rsidRPr="00596925">
        <w:rPr>
          <w:rFonts w:asciiTheme="minorHAnsi" w:hAnsiTheme="minorHAnsi" w:cstheme="minorHAnsi"/>
          <w:color w:val="000000" w:themeColor="text1"/>
        </w:rPr>
        <w:t>, collegato alla procedura di gestione delle risorse umane del laboratorio PG</w:t>
      </w:r>
      <w:r w:rsidR="005F3BB5" w:rsidRPr="00596925">
        <w:rPr>
          <w:rFonts w:asciiTheme="minorHAnsi" w:hAnsiTheme="minorHAnsi" w:cstheme="minorHAnsi"/>
          <w:color w:val="000000" w:themeColor="text1"/>
        </w:rPr>
        <w:t>03</w:t>
      </w:r>
      <w:r w:rsidR="00BA0954" w:rsidRPr="00596925">
        <w:rPr>
          <w:rFonts w:asciiTheme="minorHAnsi" w:hAnsiTheme="minorHAnsi" w:cstheme="minorHAnsi"/>
          <w:color w:val="000000" w:themeColor="text1"/>
        </w:rPr>
        <w:t>.</w:t>
      </w:r>
    </w:p>
    <w:p w14:paraId="4915562B" w14:textId="09C103BA" w:rsidR="0058502B" w:rsidRPr="00596925" w:rsidRDefault="0058502B" w:rsidP="0058502B">
      <w:pPr>
        <w:pStyle w:val="testo"/>
        <w:ind w:left="0"/>
        <w:rPr>
          <w:rFonts w:asciiTheme="minorHAnsi" w:hAnsiTheme="minorHAnsi" w:cstheme="minorHAnsi"/>
        </w:rPr>
      </w:pPr>
      <w:r w:rsidRPr="00596925">
        <w:rPr>
          <w:rFonts w:asciiTheme="minorHAnsi" w:hAnsiTheme="minorHAnsi" w:cstheme="minorHAnsi"/>
        </w:rPr>
        <w:t>Al fine di migliorare continuativamente e con trasparenza il servizio erogato dal laboratorio, il cliente o gli enti di certificazione, od altri parti interessate, che lo richiedono formalmente, possono assistere al corretto svolgimento delle prove che il laboratorio deve eseguire, personalmente od attraverso loro rappresentanti. La richiesta formalizzata e firmata dall’interessato deve essere inoltrata all'attenzione d</w:t>
      </w:r>
      <w:r w:rsidR="005F3BB5" w:rsidRPr="00596925">
        <w:rPr>
          <w:rFonts w:asciiTheme="minorHAnsi" w:hAnsiTheme="minorHAnsi" w:cstheme="minorHAnsi"/>
        </w:rPr>
        <w:t>i</w:t>
      </w:r>
      <w:r w:rsidRPr="00596925">
        <w:rPr>
          <w:rFonts w:asciiTheme="minorHAnsi" w:hAnsiTheme="minorHAnsi" w:cstheme="minorHAnsi"/>
        </w:rPr>
        <w:t xml:space="preserve"> </w:t>
      </w:r>
      <w:r w:rsidR="005F3BB5" w:rsidRPr="00596925">
        <w:rPr>
          <w:rFonts w:asciiTheme="minorHAnsi" w:hAnsiTheme="minorHAnsi" w:cstheme="minorHAnsi"/>
        </w:rPr>
        <w:t>DG</w:t>
      </w:r>
      <w:r w:rsidRPr="00596925">
        <w:rPr>
          <w:rFonts w:asciiTheme="minorHAnsi" w:hAnsiTheme="minorHAnsi" w:cstheme="minorHAnsi"/>
        </w:rPr>
        <w:t>.</w:t>
      </w:r>
    </w:p>
    <w:p w14:paraId="52978783" w14:textId="0EB7AE33" w:rsidR="0058502B" w:rsidRPr="00596925" w:rsidRDefault="0058502B" w:rsidP="0058502B">
      <w:pPr>
        <w:pStyle w:val="testo"/>
        <w:ind w:left="0"/>
        <w:rPr>
          <w:rFonts w:asciiTheme="minorHAnsi" w:hAnsiTheme="minorHAnsi" w:cstheme="minorHAnsi"/>
        </w:rPr>
      </w:pPr>
      <w:r w:rsidRPr="00596925">
        <w:rPr>
          <w:rFonts w:asciiTheme="minorHAnsi" w:hAnsiTheme="minorHAnsi" w:cstheme="minorHAnsi"/>
        </w:rPr>
        <w:t>L'approvazione da parte d</w:t>
      </w:r>
      <w:r w:rsidR="005F3BB5" w:rsidRPr="00596925">
        <w:rPr>
          <w:rFonts w:asciiTheme="minorHAnsi" w:hAnsiTheme="minorHAnsi" w:cstheme="minorHAnsi"/>
        </w:rPr>
        <w:t>i</w:t>
      </w:r>
      <w:r w:rsidRPr="00596925">
        <w:rPr>
          <w:rFonts w:asciiTheme="minorHAnsi" w:hAnsiTheme="minorHAnsi" w:cstheme="minorHAnsi"/>
        </w:rPr>
        <w:t xml:space="preserve"> </w:t>
      </w:r>
      <w:r w:rsidR="005F3BB5" w:rsidRPr="00596925">
        <w:rPr>
          <w:rFonts w:asciiTheme="minorHAnsi" w:hAnsiTheme="minorHAnsi" w:cstheme="minorHAnsi"/>
        </w:rPr>
        <w:t>DG</w:t>
      </w:r>
      <w:r w:rsidRPr="00596925">
        <w:rPr>
          <w:rFonts w:asciiTheme="minorHAnsi" w:hAnsiTheme="minorHAnsi" w:cstheme="minorHAnsi"/>
        </w:rPr>
        <w:t xml:space="preserve"> è subordinata al rispetto delle norme di sicurezza del laboratorio ed alla possibilità del rispetto della riservatezza nei confronti degli altri clienti.</w:t>
      </w:r>
    </w:p>
    <w:p w14:paraId="1A3688E7" w14:textId="3C3D8716" w:rsidR="0058502B" w:rsidRPr="00596925" w:rsidRDefault="0058502B" w:rsidP="0058502B">
      <w:pPr>
        <w:pStyle w:val="testo"/>
        <w:ind w:left="0"/>
        <w:rPr>
          <w:rFonts w:asciiTheme="minorHAnsi" w:hAnsiTheme="minorHAnsi" w:cstheme="minorHAnsi"/>
        </w:rPr>
      </w:pPr>
      <w:r w:rsidRPr="00596925">
        <w:rPr>
          <w:rFonts w:asciiTheme="minorHAnsi" w:hAnsiTheme="minorHAnsi" w:cstheme="minorHAnsi"/>
        </w:rPr>
        <w:t xml:space="preserve">Durante lo svolgimento delle </w:t>
      </w:r>
      <w:r w:rsidR="005F3BB5" w:rsidRPr="00596925">
        <w:rPr>
          <w:rFonts w:asciiTheme="minorHAnsi" w:hAnsiTheme="minorHAnsi" w:cstheme="minorHAnsi"/>
        </w:rPr>
        <w:t>prove</w:t>
      </w:r>
      <w:r w:rsidRPr="00596925">
        <w:rPr>
          <w:rFonts w:asciiTheme="minorHAnsi" w:hAnsiTheme="minorHAnsi" w:cstheme="minorHAnsi"/>
        </w:rPr>
        <w:t xml:space="preserve"> i clienti od i loro rappresentanti saranno sempre seguiti da RL oppure da RQL.</w:t>
      </w:r>
    </w:p>
    <w:p w14:paraId="501BD38A" w14:textId="21A7A049" w:rsidR="0083129E" w:rsidRPr="00596925" w:rsidRDefault="0058502B" w:rsidP="00263395">
      <w:pPr>
        <w:pStyle w:val="testo"/>
        <w:ind w:left="0"/>
        <w:rPr>
          <w:rFonts w:asciiTheme="minorHAnsi" w:hAnsiTheme="minorHAnsi" w:cstheme="minorHAnsi"/>
        </w:rPr>
      </w:pPr>
      <w:r w:rsidRPr="00596925">
        <w:rPr>
          <w:rFonts w:asciiTheme="minorHAnsi" w:hAnsiTheme="minorHAnsi" w:cstheme="minorHAnsi"/>
        </w:rPr>
        <w:t xml:space="preserve">La riservatezza rispetto agli altri clienti viene garantita dal fatto che in laboratorio non sono normalmente presenti oggetti da sottoporre a prova identificati con il nome del cliente; gli oggetti da sottoporre a prova infatti sono identificati con un </w:t>
      </w:r>
      <w:r w:rsidR="00306E5D" w:rsidRPr="00596925">
        <w:rPr>
          <w:rFonts w:asciiTheme="minorHAnsi" w:hAnsiTheme="minorHAnsi" w:cstheme="minorHAnsi"/>
        </w:rPr>
        <w:t xml:space="preserve">codice </w:t>
      </w:r>
      <w:r w:rsidR="0038238B">
        <w:rPr>
          <w:rFonts w:asciiTheme="minorHAnsi" w:hAnsiTheme="minorHAnsi" w:cstheme="minorHAnsi"/>
        </w:rPr>
        <w:t>alfa</w:t>
      </w:r>
      <w:r w:rsidR="00306E5D" w:rsidRPr="00596925">
        <w:rPr>
          <w:rFonts w:asciiTheme="minorHAnsi" w:hAnsiTheme="minorHAnsi" w:cstheme="minorHAnsi"/>
        </w:rPr>
        <w:t>numerico univoco</w:t>
      </w:r>
      <w:r w:rsidRPr="00596925">
        <w:rPr>
          <w:rFonts w:asciiTheme="minorHAnsi" w:hAnsiTheme="minorHAnsi" w:cstheme="minorHAnsi"/>
        </w:rPr>
        <w:t xml:space="preserve">. RQL comunque esegue un controllo, prima della visita, per verificare che non vi siano riferimenti che possono ridurre la riservatezza verso altri clienti. </w:t>
      </w:r>
    </w:p>
    <w:p w14:paraId="266A13AE" w14:textId="77777777" w:rsidR="0058502B" w:rsidRPr="00596925" w:rsidRDefault="0058502B" w:rsidP="00263395">
      <w:pPr>
        <w:pStyle w:val="testo"/>
        <w:ind w:left="0"/>
        <w:rPr>
          <w:rFonts w:asciiTheme="minorHAnsi" w:hAnsiTheme="minorHAnsi" w:cstheme="minorHAnsi"/>
        </w:rPr>
      </w:pPr>
    </w:p>
    <w:p w14:paraId="02EA423A" w14:textId="7E28E8DC" w:rsidR="00841DB0" w:rsidRPr="00596925" w:rsidRDefault="00CC0945" w:rsidP="00A02BEB">
      <w:pPr>
        <w:pStyle w:val="Titolo1"/>
        <w:rPr>
          <w:rFonts w:asciiTheme="minorHAnsi" w:hAnsiTheme="minorHAnsi" w:cstheme="minorHAnsi"/>
          <w:color w:val="002060"/>
        </w:rPr>
      </w:pPr>
      <w:bookmarkStart w:id="51" w:name="_Toc169248515"/>
      <w:r w:rsidRPr="00596925">
        <w:rPr>
          <w:rFonts w:asciiTheme="minorHAnsi" w:hAnsiTheme="minorHAnsi" w:cstheme="minorHAnsi"/>
          <w:color w:val="002060"/>
        </w:rPr>
        <w:lastRenderedPageBreak/>
        <w:t>5</w:t>
      </w:r>
      <w:r w:rsidRPr="00596925">
        <w:rPr>
          <w:rFonts w:asciiTheme="minorHAnsi" w:hAnsiTheme="minorHAnsi" w:cstheme="minorHAnsi"/>
          <w:color w:val="002060"/>
        </w:rPr>
        <w:tab/>
        <w:t>REQUISITI STRUTTURALI</w:t>
      </w:r>
      <w:bookmarkEnd w:id="51"/>
      <w:r w:rsidR="00D426AE" w:rsidRPr="00596925">
        <w:rPr>
          <w:rFonts w:asciiTheme="minorHAnsi" w:hAnsiTheme="minorHAnsi" w:cstheme="minorHAnsi"/>
          <w:color w:val="002060"/>
        </w:rPr>
        <w:t xml:space="preserve"> </w:t>
      </w:r>
    </w:p>
    <w:p w14:paraId="0766E035" w14:textId="3519C54D" w:rsidR="009927BE" w:rsidRPr="00596925" w:rsidRDefault="00841DB0" w:rsidP="00841DB0">
      <w:pPr>
        <w:pStyle w:val="testo"/>
        <w:ind w:left="0"/>
        <w:rPr>
          <w:rFonts w:asciiTheme="minorHAnsi" w:hAnsiTheme="minorHAnsi" w:cstheme="minorHAnsi"/>
        </w:rPr>
      </w:pPr>
      <w:r w:rsidRPr="00596925">
        <w:rPr>
          <w:rFonts w:asciiTheme="minorHAnsi" w:hAnsiTheme="minorHAnsi" w:cstheme="minorHAnsi"/>
        </w:rPr>
        <w:t>Il l</w:t>
      </w:r>
      <w:r w:rsidR="009927BE" w:rsidRPr="00596925">
        <w:rPr>
          <w:rFonts w:asciiTheme="minorHAnsi" w:hAnsiTheme="minorHAnsi" w:cstheme="minorHAnsi"/>
        </w:rPr>
        <w:t xml:space="preserve">aboratorio effettua prove </w:t>
      </w:r>
      <w:r w:rsidR="00591658" w:rsidRPr="00596925">
        <w:rPr>
          <w:rFonts w:asciiTheme="minorHAnsi" w:hAnsiTheme="minorHAnsi" w:cstheme="minorHAnsi"/>
        </w:rPr>
        <w:t>per</w:t>
      </w:r>
      <w:r w:rsidR="0008419E" w:rsidRPr="00596925">
        <w:rPr>
          <w:rFonts w:asciiTheme="minorHAnsi" w:hAnsiTheme="minorHAnsi" w:cstheme="minorHAnsi"/>
        </w:rPr>
        <w:t xml:space="preserve"> la </w:t>
      </w:r>
      <w:r w:rsidR="005F3BB5" w:rsidRPr="00596925">
        <w:rPr>
          <w:rFonts w:asciiTheme="minorHAnsi" w:hAnsiTheme="minorHAnsi" w:cstheme="minorHAnsi"/>
        </w:rPr>
        <w:t>caratterizzazione</w:t>
      </w:r>
      <w:r w:rsidR="0008419E" w:rsidRPr="00596925">
        <w:rPr>
          <w:rFonts w:asciiTheme="minorHAnsi" w:hAnsiTheme="minorHAnsi" w:cstheme="minorHAnsi"/>
        </w:rPr>
        <w:t xml:space="preserve"> di ceppi microbici di riferimento liofilizzati in pellet o su supporti di cellulosa per </w:t>
      </w:r>
      <w:r w:rsidR="005F3BB5" w:rsidRPr="00596925">
        <w:rPr>
          <w:rFonts w:asciiTheme="minorHAnsi" w:hAnsiTheme="minorHAnsi" w:cstheme="minorHAnsi"/>
        </w:rPr>
        <w:t>l</w:t>
      </w:r>
      <w:r w:rsidR="0008419E" w:rsidRPr="00596925">
        <w:rPr>
          <w:rFonts w:asciiTheme="minorHAnsi" w:hAnsiTheme="minorHAnsi" w:cstheme="minorHAnsi"/>
        </w:rPr>
        <w:t>a commercializzazione a distributori e laboratori operanti nel settore delle scienze biomediche, agroalimentari ed ambientali.</w:t>
      </w:r>
    </w:p>
    <w:p w14:paraId="10B41405" w14:textId="77777777" w:rsidR="009927BE" w:rsidRPr="00596925" w:rsidRDefault="009927BE" w:rsidP="009927BE">
      <w:pPr>
        <w:pStyle w:val="testo"/>
        <w:rPr>
          <w:rFonts w:asciiTheme="minorHAnsi" w:hAnsiTheme="minorHAnsi" w:cstheme="minorHAnsi"/>
        </w:rPr>
      </w:pPr>
    </w:p>
    <w:p w14:paraId="6770B139" w14:textId="7503DE3F" w:rsidR="009927BE" w:rsidRPr="00596925" w:rsidRDefault="004631FD" w:rsidP="00F812ED">
      <w:pPr>
        <w:pStyle w:val="testo"/>
        <w:ind w:left="0"/>
        <w:rPr>
          <w:rFonts w:asciiTheme="minorHAnsi" w:hAnsiTheme="minorHAnsi" w:cstheme="minorHAnsi"/>
        </w:rPr>
      </w:pPr>
      <w:r w:rsidRPr="00596925">
        <w:rPr>
          <w:rFonts w:asciiTheme="minorHAnsi" w:hAnsiTheme="minorHAnsi" w:cstheme="minorHAnsi"/>
        </w:rPr>
        <w:t>LTA</w:t>
      </w:r>
      <w:r w:rsidR="00591658" w:rsidRPr="00596925">
        <w:rPr>
          <w:rFonts w:asciiTheme="minorHAnsi" w:hAnsiTheme="minorHAnsi" w:cstheme="minorHAnsi"/>
        </w:rPr>
        <w:t xml:space="preserve"> S.r.l. </w:t>
      </w:r>
      <w:r w:rsidR="00F96ECD" w:rsidRPr="00596925">
        <w:rPr>
          <w:rFonts w:asciiTheme="minorHAnsi" w:hAnsiTheme="minorHAnsi" w:cstheme="minorHAnsi"/>
        </w:rPr>
        <w:t xml:space="preserve">è una società che </w:t>
      </w:r>
      <w:r w:rsidR="0008419E" w:rsidRPr="00596925">
        <w:rPr>
          <w:rFonts w:asciiTheme="minorHAnsi" w:hAnsiTheme="minorHAnsi" w:cstheme="minorHAnsi"/>
        </w:rPr>
        <w:t>ha sede legale ed operativa a Bussero (MI), in via Milano 15/f/a</w:t>
      </w:r>
    </w:p>
    <w:p w14:paraId="0C3ECF90" w14:textId="77777777" w:rsidR="00841DB0" w:rsidRPr="00596925" w:rsidRDefault="00841DB0" w:rsidP="009927BE">
      <w:pPr>
        <w:pStyle w:val="testo"/>
        <w:rPr>
          <w:rFonts w:asciiTheme="minorHAnsi" w:hAnsiTheme="minorHAnsi" w:cstheme="minorHAnsi"/>
        </w:rPr>
      </w:pPr>
    </w:p>
    <w:p w14:paraId="01121C86" w14:textId="1832031D" w:rsidR="005D4171" w:rsidRPr="00596925" w:rsidRDefault="004631FD" w:rsidP="00F812ED">
      <w:pPr>
        <w:pStyle w:val="testo"/>
        <w:ind w:left="0"/>
        <w:rPr>
          <w:rFonts w:asciiTheme="minorHAnsi" w:hAnsiTheme="minorHAnsi" w:cstheme="minorHAnsi"/>
        </w:rPr>
      </w:pPr>
      <w:r w:rsidRPr="00596925">
        <w:rPr>
          <w:rFonts w:asciiTheme="minorHAnsi" w:hAnsiTheme="minorHAnsi" w:cstheme="minorHAnsi"/>
        </w:rPr>
        <w:t>LTA</w:t>
      </w:r>
      <w:r w:rsidR="007D2FBE" w:rsidRPr="00596925">
        <w:rPr>
          <w:rFonts w:asciiTheme="minorHAnsi" w:hAnsiTheme="minorHAnsi" w:cstheme="minorHAnsi"/>
        </w:rPr>
        <w:t xml:space="preserve"> S.r.l. </w:t>
      </w:r>
      <w:r w:rsidR="005D4171" w:rsidRPr="00596925">
        <w:rPr>
          <w:rFonts w:asciiTheme="minorHAnsi" w:hAnsiTheme="minorHAnsi" w:cstheme="minorHAnsi"/>
        </w:rPr>
        <w:t xml:space="preserve">è stata fondata nel </w:t>
      </w:r>
      <w:r w:rsidR="0008419E" w:rsidRPr="00596925">
        <w:rPr>
          <w:rFonts w:asciiTheme="minorHAnsi" w:hAnsiTheme="minorHAnsi" w:cstheme="minorHAnsi"/>
        </w:rPr>
        <w:t>1994</w:t>
      </w:r>
      <w:r w:rsidR="005D4171" w:rsidRPr="00596925">
        <w:rPr>
          <w:rFonts w:asciiTheme="minorHAnsi" w:hAnsiTheme="minorHAnsi" w:cstheme="minorHAnsi"/>
        </w:rPr>
        <w:t xml:space="preserve"> come </w:t>
      </w:r>
      <w:r w:rsidR="007D2FBE" w:rsidRPr="00596925">
        <w:rPr>
          <w:rFonts w:asciiTheme="minorHAnsi" w:hAnsiTheme="minorHAnsi" w:cstheme="minorHAnsi"/>
        </w:rPr>
        <w:t>laboratorio</w:t>
      </w:r>
      <w:r w:rsidR="0008419E" w:rsidRPr="00596925">
        <w:rPr>
          <w:rFonts w:asciiTheme="minorHAnsi" w:hAnsiTheme="minorHAnsi" w:cstheme="minorHAnsi"/>
        </w:rPr>
        <w:t xml:space="preserve"> per la produzione di reagenti e kit per diagnostica biomedica </w:t>
      </w:r>
      <w:r w:rsidR="0008419E" w:rsidRPr="00596925">
        <w:rPr>
          <w:rFonts w:asciiTheme="minorHAnsi" w:hAnsiTheme="minorHAnsi" w:cstheme="minorHAnsi"/>
          <w:i/>
          <w:iCs/>
        </w:rPr>
        <w:t>in vitro</w:t>
      </w:r>
      <w:r w:rsidR="0008419E" w:rsidRPr="00596925">
        <w:rPr>
          <w:rFonts w:asciiTheme="minorHAnsi" w:hAnsiTheme="minorHAnsi" w:cstheme="minorHAnsi"/>
        </w:rPr>
        <w:t>.</w:t>
      </w:r>
      <w:r w:rsidR="007D2FBE" w:rsidRPr="00596925">
        <w:rPr>
          <w:rFonts w:asciiTheme="minorHAnsi" w:hAnsiTheme="minorHAnsi" w:cstheme="minorHAnsi"/>
        </w:rPr>
        <w:t xml:space="preserve"> </w:t>
      </w:r>
      <w:r w:rsidR="0008419E" w:rsidRPr="00596925">
        <w:rPr>
          <w:rFonts w:asciiTheme="minorHAnsi" w:hAnsiTheme="minorHAnsi" w:cstheme="minorHAnsi"/>
        </w:rPr>
        <w:t xml:space="preserve">Nel tempo, l’azienda si è specializzata anche nella produzione di prodotti microbiologici. </w:t>
      </w:r>
    </w:p>
    <w:p w14:paraId="1089A422" w14:textId="77777777" w:rsidR="003634F2" w:rsidRPr="00596925" w:rsidRDefault="003634F2" w:rsidP="003634F2">
      <w:pPr>
        <w:pStyle w:val="testo"/>
        <w:ind w:left="0"/>
        <w:rPr>
          <w:rFonts w:asciiTheme="minorHAnsi" w:hAnsiTheme="minorHAnsi" w:cstheme="minorHAnsi"/>
        </w:rPr>
      </w:pPr>
    </w:p>
    <w:p w14:paraId="1780B2D1" w14:textId="3E5B7B75" w:rsidR="005D4171" w:rsidRPr="00596925" w:rsidRDefault="004631FD" w:rsidP="003634F2">
      <w:pPr>
        <w:pStyle w:val="testo"/>
        <w:ind w:left="0"/>
        <w:rPr>
          <w:rFonts w:asciiTheme="minorHAnsi" w:hAnsiTheme="minorHAnsi" w:cstheme="minorHAnsi"/>
        </w:rPr>
      </w:pPr>
      <w:r w:rsidRPr="00596925">
        <w:rPr>
          <w:rFonts w:asciiTheme="minorHAnsi" w:hAnsiTheme="minorHAnsi" w:cstheme="minorHAnsi"/>
        </w:rPr>
        <w:t>LTA</w:t>
      </w:r>
      <w:r w:rsidR="007D2FBE" w:rsidRPr="00596925">
        <w:rPr>
          <w:rFonts w:asciiTheme="minorHAnsi" w:hAnsiTheme="minorHAnsi" w:cstheme="minorHAnsi"/>
        </w:rPr>
        <w:t xml:space="preserve"> S.r.l.</w:t>
      </w:r>
      <w:r w:rsidR="005D4171" w:rsidRPr="00596925">
        <w:rPr>
          <w:rFonts w:asciiTheme="minorHAnsi" w:hAnsiTheme="minorHAnsi" w:cstheme="minorHAnsi"/>
        </w:rPr>
        <w:t>, nei settori già citati al punto precedente, è in grado di fornire una gamma completa di servizi, che possono essere brevemente riassunti come di seguito:</w:t>
      </w:r>
    </w:p>
    <w:p w14:paraId="3F58B938" w14:textId="77777777" w:rsidR="005D4171" w:rsidRPr="00596925" w:rsidRDefault="005D4171" w:rsidP="005D4171">
      <w:pPr>
        <w:pStyle w:val="testo"/>
        <w:rPr>
          <w:rFonts w:asciiTheme="minorHAnsi" w:hAnsiTheme="minorHAnsi" w:cstheme="minorHAnsi"/>
        </w:rPr>
      </w:pPr>
    </w:p>
    <w:p w14:paraId="1FBF4634" w14:textId="5F116D76" w:rsidR="005D4171" w:rsidRPr="00596925" w:rsidRDefault="001F3258" w:rsidP="00EE5563">
      <w:pPr>
        <w:pStyle w:val="testo"/>
        <w:numPr>
          <w:ilvl w:val="0"/>
          <w:numId w:val="6"/>
        </w:numPr>
        <w:rPr>
          <w:rFonts w:asciiTheme="minorHAnsi" w:hAnsiTheme="minorHAnsi" w:cstheme="minorHAnsi"/>
        </w:rPr>
      </w:pPr>
      <w:r w:rsidRPr="00596925">
        <w:rPr>
          <w:rFonts w:asciiTheme="minorHAnsi" w:hAnsiTheme="minorHAnsi" w:cstheme="minorHAnsi"/>
        </w:rPr>
        <w:t>Reattivi per la diagnostica chimico-clinica</w:t>
      </w:r>
    </w:p>
    <w:p w14:paraId="1CE0837A" w14:textId="77777777" w:rsidR="001F3258" w:rsidRPr="00596925" w:rsidRDefault="001F3258" w:rsidP="00EE5563">
      <w:pPr>
        <w:pStyle w:val="testo"/>
        <w:numPr>
          <w:ilvl w:val="0"/>
          <w:numId w:val="6"/>
        </w:numPr>
        <w:rPr>
          <w:rFonts w:asciiTheme="minorHAnsi" w:hAnsiTheme="minorHAnsi" w:cstheme="minorHAnsi"/>
        </w:rPr>
      </w:pPr>
      <w:r w:rsidRPr="00596925">
        <w:rPr>
          <w:rFonts w:asciiTheme="minorHAnsi" w:hAnsiTheme="minorHAnsi" w:cstheme="minorHAnsi"/>
        </w:rPr>
        <w:t xml:space="preserve">Sospensioni antigeniche microbiche per la diagnostica </w:t>
      </w:r>
      <w:r w:rsidRPr="00596925">
        <w:rPr>
          <w:rFonts w:asciiTheme="minorHAnsi" w:hAnsiTheme="minorHAnsi" w:cstheme="minorHAnsi"/>
          <w:i/>
          <w:iCs/>
        </w:rPr>
        <w:t>in vitro</w:t>
      </w:r>
    </w:p>
    <w:p w14:paraId="5645C401" w14:textId="06864A7A" w:rsidR="001F3258" w:rsidRPr="00596925" w:rsidRDefault="001F3258" w:rsidP="00EE5563">
      <w:pPr>
        <w:pStyle w:val="testo"/>
        <w:numPr>
          <w:ilvl w:val="0"/>
          <w:numId w:val="6"/>
        </w:numPr>
        <w:rPr>
          <w:rFonts w:asciiTheme="minorHAnsi" w:hAnsiTheme="minorHAnsi" w:cstheme="minorHAnsi"/>
        </w:rPr>
      </w:pPr>
      <w:r w:rsidRPr="00596925">
        <w:rPr>
          <w:rFonts w:asciiTheme="minorHAnsi" w:hAnsiTheme="minorHAnsi" w:cstheme="minorHAnsi"/>
        </w:rPr>
        <w:t xml:space="preserve">Reattivi per kit di </w:t>
      </w:r>
      <w:proofErr w:type="spellStart"/>
      <w:r w:rsidRPr="00596925">
        <w:rPr>
          <w:rFonts w:asciiTheme="minorHAnsi" w:hAnsiTheme="minorHAnsi" w:cstheme="minorHAnsi"/>
        </w:rPr>
        <w:t>immunoturbidimetria</w:t>
      </w:r>
      <w:proofErr w:type="spellEnd"/>
      <w:r w:rsidRPr="00596925">
        <w:rPr>
          <w:rFonts w:asciiTheme="minorHAnsi" w:hAnsiTheme="minorHAnsi" w:cstheme="minorHAnsi"/>
        </w:rPr>
        <w:t xml:space="preserve"> ed immunodiffusione</w:t>
      </w:r>
    </w:p>
    <w:p w14:paraId="085F082D" w14:textId="191C9D33" w:rsidR="001F3258" w:rsidRPr="00596925" w:rsidRDefault="001F3258" w:rsidP="00EE5563">
      <w:pPr>
        <w:pStyle w:val="testo"/>
        <w:numPr>
          <w:ilvl w:val="0"/>
          <w:numId w:val="6"/>
        </w:numPr>
        <w:rPr>
          <w:rFonts w:asciiTheme="minorHAnsi" w:hAnsiTheme="minorHAnsi" w:cstheme="minorHAnsi"/>
        </w:rPr>
      </w:pPr>
      <w:r w:rsidRPr="00596925">
        <w:rPr>
          <w:rFonts w:asciiTheme="minorHAnsi" w:hAnsiTheme="minorHAnsi" w:cstheme="minorHAnsi"/>
        </w:rPr>
        <w:t>Kit per screening di malattie metaboliche</w:t>
      </w:r>
    </w:p>
    <w:p w14:paraId="70CFF5CF" w14:textId="37273AFF" w:rsidR="001F3258" w:rsidRPr="00596925" w:rsidRDefault="001F3258" w:rsidP="00EE5563">
      <w:pPr>
        <w:pStyle w:val="testo"/>
        <w:numPr>
          <w:ilvl w:val="0"/>
          <w:numId w:val="6"/>
        </w:numPr>
        <w:rPr>
          <w:rFonts w:asciiTheme="minorHAnsi" w:hAnsiTheme="minorHAnsi" w:cstheme="minorHAnsi"/>
        </w:rPr>
      </w:pPr>
      <w:r w:rsidRPr="00596925">
        <w:rPr>
          <w:rFonts w:asciiTheme="minorHAnsi" w:hAnsiTheme="minorHAnsi" w:cstheme="minorHAnsi"/>
        </w:rPr>
        <w:t>Indicatori biologici di sterilità</w:t>
      </w:r>
    </w:p>
    <w:p w14:paraId="1A6856F8" w14:textId="29BD1E32" w:rsidR="001F3258" w:rsidRPr="00596925" w:rsidRDefault="001F3258" w:rsidP="00EE5563">
      <w:pPr>
        <w:pStyle w:val="testo"/>
        <w:numPr>
          <w:ilvl w:val="0"/>
          <w:numId w:val="6"/>
        </w:numPr>
        <w:rPr>
          <w:rFonts w:asciiTheme="minorHAnsi" w:hAnsiTheme="minorHAnsi" w:cstheme="minorHAnsi"/>
        </w:rPr>
      </w:pPr>
      <w:r w:rsidRPr="00596925">
        <w:rPr>
          <w:rFonts w:asciiTheme="minorHAnsi" w:hAnsiTheme="minorHAnsi" w:cstheme="minorHAnsi"/>
        </w:rPr>
        <w:t xml:space="preserve">Ceppi microbici di riferimento e </w:t>
      </w:r>
      <w:proofErr w:type="gramStart"/>
      <w:r w:rsidRPr="00596925">
        <w:rPr>
          <w:rFonts w:asciiTheme="minorHAnsi" w:hAnsiTheme="minorHAnsi" w:cstheme="minorHAnsi"/>
        </w:rPr>
        <w:t>non</w:t>
      </w:r>
      <w:proofErr w:type="gramEnd"/>
      <w:r w:rsidRPr="00596925">
        <w:rPr>
          <w:rFonts w:asciiTheme="minorHAnsi" w:hAnsiTheme="minorHAnsi" w:cstheme="minorHAnsi"/>
        </w:rPr>
        <w:t xml:space="preserve"> </w:t>
      </w:r>
    </w:p>
    <w:p w14:paraId="07F4FEA7" w14:textId="77777777" w:rsidR="005D4171" w:rsidRPr="00596925" w:rsidRDefault="005D4171" w:rsidP="005D4171">
      <w:pPr>
        <w:pStyle w:val="testo"/>
        <w:rPr>
          <w:rFonts w:asciiTheme="minorHAnsi" w:hAnsiTheme="minorHAnsi" w:cstheme="minorHAnsi"/>
        </w:rPr>
      </w:pPr>
    </w:p>
    <w:p w14:paraId="3355551C" w14:textId="029F53C6" w:rsidR="00903CB1" w:rsidRPr="00596925" w:rsidRDefault="004631FD" w:rsidP="003634F2">
      <w:pPr>
        <w:pStyle w:val="testo"/>
        <w:ind w:left="0"/>
        <w:rPr>
          <w:rFonts w:asciiTheme="minorHAnsi" w:hAnsiTheme="minorHAnsi" w:cstheme="minorHAnsi"/>
        </w:rPr>
      </w:pPr>
      <w:r w:rsidRPr="00596925">
        <w:rPr>
          <w:rFonts w:asciiTheme="minorHAnsi" w:hAnsiTheme="minorHAnsi" w:cstheme="minorHAnsi"/>
        </w:rPr>
        <w:t>LTA</w:t>
      </w:r>
      <w:r w:rsidR="007D2FBE" w:rsidRPr="00596925">
        <w:rPr>
          <w:rFonts w:asciiTheme="minorHAnsi" w:hAnsiTheme="minorHAnsi" w:cstheme="minorHAnsi"/>
        </w:rPr>
        <w:t xml:space="preserve"> S.r.l. </w:t>
      </w:r>
      <w:r w:rsidR="005D4171" w:rsidRPr="00596925">
        <w:rPr>
          <w:rFonts w:asciiTheme="minorHAnsi" w:hAnsiTheme="minorHAnsi" w:cstheme="minorHAnsi"/>
        </w:rPr>
        <w:t xml:space="preserve">esercita le proprie attività in Paesi Europei ed Extraeuropei. </w:t>
      </w:r>
      <w:r w:rsidR="007D2FBE" w:rsidRPr="00596925">
        <w:rPr>
          <w:rFonts w:asciiTheme="minorHAnsi" w:hAnsiTheme="minorHAnsi" w:cstheme="minorHAnsi"/>
        </w:rPr>
        <w:t>Il laboratorio</w:t>
      </w:r>
      <w:r w:rsidR="005D4171" w:rsidRPr="00596925">
        <w:rPr>
          <w:rFonts w:asciiTheme="minorHAnsi" w:hAnsiTheme="minorHAnsi" w:cstheme="minorHAnsi"/>
        </w:rPr>
        <w:t xml:space="preserve"> è strutturat</w:t>
      </w:r>
      <w:r w:rsidR="007D2FBE" w:rsidRPr="00596925">
        <w:rPr>
          <w:rFonts w:asciiTheme="minorHAnsi" w:hAnsiTheme="minorHAnsi" w:cstheme="minorHAnsi"/>
        </w:rPr>
        <w:t>o</w:t>
      </w:r>
      <w:r w:rsidR="005D4171" w:rsidRPr="00596925">
        <w:rPr>
          <w:rFonts w:asciiTheme="minorHAnsi" w:hAnsiTheme="minorHAnsi" w:cstheme="minorHAnsi"/>
        </w:rPr>
        <w:t xml:space="preserve"> se</w:t>
      </w:r>
      <w:r w:rsidR="003C7911" w:rsidRPr="00596925">
        <w:rPr>
          <w:rFonts w:asciiTheme="minorHAnsi" w:hAnsiTheme="minorHAnsi" w:cstheme="minorHAnsi"/>
        </w:rPr>
        <w:t>condo l’organigramma</w:t>
      </w:r>
      <w:r w:rsidR="007D2FBE" w:rsidRPr="00596925">
        <w:rPr>
          <w:rFonts w:asciiTheme="minorHAnsi" w:hAnsiTheme="minorHAnsi" w:cstheme="minorHAnsi"/>
        </w:rPr>
        <w:t>.</w:t>
      </w:r>
    </w:p>
    <w:p w14:paraId="46CA475A" w14:textId="53ACFCCB" w:rsidR="004F3121" w:rsidRPr="00596925" w:rsidRDefault="005F3BB5" w:rsidP="004F3121">
      <w:pPr>
        <w:pStyle w:val="testo"/>
        <w:ind w:left="0"/>
        <w:rPr>
          <w:rFonts w:asciiTheme="minorHAnsi" w:hAnsiTheme="minorHAnsi" w:cstheme="minorHAnsi"/>
        </w:rPr>
      </w:pPr>
      <w:r w:rsidRPr="00596925">
        <w:rPr>
          <w:rFonts w:asciiTheme="minorHAnsi" w:hAnsiTheme="minorHAnsi" w:cstheme="minorHAnsi"/>
        </w:rPr>
        <w:t>DG</w:t>
      </w:r>
      <w:r w:rsidR="00E22613" w:rsidRPr="00596925">
        <w:rPr>
          <w:rFonts w:asciiTheme="minorHAnsi" w:hAnsiTheme="minorHAnsi" w:cstheme="minorHAnsi"/>
        </w:rPr>
        <w:t xml:space="preserve"> detiene la responsabilità legale complessiva del laboratorio; in merito ai dati analitici forniti dallo stesso, la responsabilità tecnica </w:t>
      </w:r>
      <w:r w:rsidR="00E22613" w:rsidRPr="006D7590">
        <w:rPr>
          <w:rFonts w:asciiTheme="minorHAnsi" w:hAnsiTheme="minorHAnsi" w:cstheme="minorHAnsi"/>
        </w:rPr>
        <w:t>rimane in capo a RL che ne autorizza l’emissione e l’utilizzo per scopi aziendali attraverso la firma dei rapporti di prova. La responsabilità di attuazione del sistema di gestione per la qualità del laboratorio e dei relativi processi rimane in capo a RQL.</w:t>
      </w:r>
      <w:r w:rsidR="004F3121" w:rsidRPr="006D7590">
        <w:rPr>
          <w:rFonts w:asciiTheme="minorHAnsi" w:hAnsiTheme="minorHAnsi" w:cstheme="minorHAnsi"/>
        </w:rPr>
        <w:t xml:space="preserve"> RL è in possesso dei requisiti necessari per assumere la responsabilità complessiva delle attività tecniche e per garantire l’individuazione e la correzione di eventuali deviazioni dal sistema di gestione per la qualità del laboratorio o scostamenti dalle</w:t>
      </w:r>
      <w:r w:rsidR="004F3121" w:rsidRPr="00596925">
        <w:rPr>
          <w:rFonts w:asciiTheme="minorHAnsi" w:hAnsiTheme="minorHAnsi" w:cstheme="minorHAnsi"/>
        </w:rPr>
        <w:t xml:space="preserve"> procedure operative corrette per l’esecuzione di prove e tarature. RL in collaborazione con RSPP a tal fine applica l’analisi del rischio secondo quanto previsto dalla procedura di gestione del rischio del laboratorio. RL nel suo ruolo è supportato da RQL che lo sostituisce in sua assenza. RQL dispone della responsabilità ed autorità necessarie per garantire la corretta applicazione del sistema di gestione per la qualità conformemente alla dichiarazione della politica per la qualità ed agli obiettivi della qualità prefissati.</w:t>
      </w:r>
      <w:r w:rsidR="00C9158D" w:rsidRPr="00596925">
        <w:rPr>
          <w:rFonts w:asciiTheme="minorHAnsi" w:hAnsiTheme="minorHAnsi" w:cstheme="minorHAnsi"/>
        </w:rPr>
        <w:t xml:space="preserve"> </w:t>
      </w:r>
      <w:r w:rsidR="004F3121" w:rsidRPr="00596925">
        <w:rPr>
          <w:rFonts w:asciiTheme="minorHAnsi" w:hAnsiTheme="minorHAnsi" w:cstheme="minorHAnsi"/>
        </w:rPr>
        <w:t>RQL gode di libero accesso ai livelli direzionali più elevati (</w:t>
      </w:r>
      <w:r w:rsidR="00640168" w:rsidRPr="00596925">
        <w:rPr>
          <w:rFonts w:asciiTheme="minorHAnsi" w:hAnsiTheme="minorHAnsi" w:cstheme="minorHAnsi"/>
        </w:rPr>
        <w:t>DG</w:t>
      </w:r>
      <w:r w:rsidR="004F3121" w:rsidRPr="00596925">
        <w:rPr>
          <w:rFonts w:asciiTheme="minorHAnsi" w:hAnsiTheme="minorHAnsi" w:cstheme="minorHAnsi"/>
        </w:rPr>
        <w:t>) presso cui si prendono decisioni in materia di politica e di risorse. Il RQL è sostituito da RL in sua assenza.</w:t>
      </w:r>
      <w:r w:rsidR="00C9158D" w:rsidRPr="00596925">
        <w:rPr>
          <w:rFonts w:asciiTheme="minorHAnsi" w:hAnsiTheme="minorHAnsi" w:cstheme="minorHAnsi"/>
        </w:rPr>
        <w:t xml:space="preserve"> RL ed RQL ricoprono inoltre il ruolo di tecnici operativi (TEC)</w:t>
      </w:r>
    </w:p>
    <w:p w14:paraId="3C02C812" w14:textId="77777777" w:rsidR="005D4171" w:rsidRPr="00596925" w:rsidRDefault="005D4171" w:rsidP="00355EFB">
      <w:pPr>
        <w:pStyle w:val="testo"/>
        <w:ind w:left="0"/>
        <w:rPr>
          <w:rFonts w:asciiTheme="minorHAnsi" w:hAnsiTheme="minorHAnsi" w:cstheme="minorHAnsi"/>
        </w:rPr>
      </w:pPr>
    </w:p>
    <w:p w14:paraId="5C49C841" w14:textId="30329A5B" w:rsidR="009B57D9" w:rsidRPr="00596925" w:rsidRDefault="00F35D7D" w:rsidP="003634F2">
      <w:pPr>
        <w:pStyle w:val="testo"/>
        <w:ind w:left="0"/>
        <w:rPr>
          <w:rFonts w:asciiTheme="minorHAnsi" w:hAnsiTheme="minorHAnsi" w:cstheme="minorHAnsi"/>
        </w:rPr>
      </w:pPr>
      <w:r w:rsidRPr="00596925">
        <w:rPr>
          <w:rFonts w:asciiTheme="minorHAnsi" w:hAnsiTheme="minorHAnsi" w:cstheme="minorHAnsi"/>
        </w:rPr>
        <w:lastRenderedPageBreak/>
        <w:t>Il laboratorio, oltre ai requisiti della UNI CEI EN ISO/IEC 17025:2018 riportati al §1 del presente documento, ovvero quelli non applicabili al proprio sistema di gestione, non effettua e dunque non include nel campo di applicazione dell'ac</w:t>
      </w:r>
      <w:r w:rsidR="006E2692" w:rsidRPr="00596925">
        <w:rPr>
          <w:rFonts w:asciiTheme="minorHAnsi" w:hAnsiTheme="minorHAnsi" w:cstheme="minorHAnsi"/>
        </w:rPr>
        <w:t xml:space="preserve">creditamento, attività (di conferma del dato prodotto, di prova, di prova parziali) fornite </w:t>
      </w:r>
      <w:r w:rsidRPr="00596925">
        <w:rPr>
          <w:rFonts w:asciiTheme="minorHAnsi" w:hAnsiTheme="minorHAnsi" w:cstheme="minorHAnsi"/>
        </w:rPr>
        <w:t xml:space="preserve">all'esterno su base continuativa. </w:t>
      </w:r>
    </w:p>
    <w:p w14:paraId="20F8D81B" w14:textId="77777777" w:rsidR="00F942FF" w:rsidRPr="00596925" w:rsidRDefault="00F942FF" w:rsidP="00AC7A22">
      <w:pPr>
        <w:pStyle w:val="testo"/>
        <w:rPr>
          <w:rFonts w:asciiTheme="minorHAnsi" w:hAnsiTheme="minorHAnsi" w:cstheme="minorHAnsi"/>
        </w:rPr>
      </w:pPr>
    </w:p>
    <w:p w14:paraId="21696F98" w14:textId="381A57FB" w:rsidR="00AC7A22" w:rsidRPr="00596925" w:rsidRDefault="003E4A7D" w:rsidP="003634F2">
      <w:pPr>
        <w:pStyle w:val="testo"/>
        <w:ind w:left="0"/>
        <w:rPr>
          <w:rFonts w:asciiTheme="minorHAnsi" w:hAnsiTheme="minorHAnsi" w:cstheme="minorHAnsi"/>
        </w:rPr>
      </w:pPr>
      <w:r w:rsidRPr="00596925">
        <w:rPr>
          <w:rFonts w:asciiTheme="minorHAnsi" w:hAnsiTheme="minorHAnsi" w:cstheme="minorHAnsi"/>
        </w:rPr>
        <w:t>Il l</w:t>
      </w:r>
      <w:r w:rsidR="00AC7A22" w:rsidRPr="00596925">
        <w:rPr>
          <w:rFonts w:asciiTheme="minorHAnsi" w:hAnsiTheme="minorHAnsi" w:cstheme="minorHAnsi"/>
        </w:rPr>
        <w:t xml:space="preserve">aboratorio </w:t>
      </w:r>
      <w:r w:rsidRPr="00596925">
        <w:rPr>
          <w:rFonts w:asciiTheme="minorHAnsi" w:hAnsiTheme="minorHAnsi" w:cstheme="minorHAnsi"/>
        </w:rPr>
        <w:t xml:space="preserve">di </w:t>
      </w:r>
      <w:r w:rsidR="004631FD" w:rsidRPr="00596925">
        <w:rPr>
          <w:rFonts w:asciiTheme="minorHAnsi" w:hAnsiTheme="minorHAnsi" w:cstheme="minorHAnsi"/>
        </w:rPr>
        <w:t>LTA</w:t>
      </w:r>
      <w:r w:rsidR="007D2FBE" w:rsidRPr="00596925">
        <w:rPr>
          <w:rFonts w:asciiTheme="minorHAnsi" w:hAnsiTheme="minorHAnsi" w:cstheme="minorHAnsi"/>
        </w:rPr>
        <w:t xml:space="preserve"> S.r.l. </w:t>
      </w:r>
      <w:r w:rsidR="00AC7A22" w:rsidRPr="00596925">
        <w:rPr>
          <w:rFonts w:asciiTheme="minorHAnsi" w:hAnsiTheme="minorHAnsi" w:cstheme="minorHAnsi"/>
        </w:rPr>
        <w:t>si impegna ad eseguire le attività di prova in modo da soddisfare:</w:t>
      </w:r>
    </w:p>
    <w:p w14:paraId="0A3F7863" w14:textId="77777777" w:rsidR="003E4A7D" w:rsidRPr="00596925" w:rsidRDefault="003E4A7D" w:rsidP="00AC7A22">
      <w:pPr>
        <w:pStyle w:val="testo"/>
        <w:rPr>
          <w:rFonts w:asciiTheme="minorHAnsi" w:hAnsiTheme="minorHAnsi" w:cstheme="minorHAnsi"/>
        </w:rPr>
      </w:pPr>
    </w:p>
    <w:p w14:paraId="64EAE0E0" w14:textId="7D235837" w:rsidR="00AC7A22" w:rsidRPr="00596925" w:rsidRDefault="00AC7A22" w:rsidP="00EE5563">
      <w:pPr>
        <w:pStyle w:val="testo"/>
        <w:numPr>
          <w:ilvl w:val="0"/>
          <w:numId w:val="53"/>
        </w:numPr>
        <w:rPr>
          <w:rFonts w:asciiTheme="minorHAnsi" w:hAnsiTheme="minorHAnsi" w:cstheme="minorHAnsi"/>
        </w:rPr>
      </w:pPr>
      <w:r w:rsidRPr="00596925">
        <w:rPr>
          <w:rFonts w:asciiTheme="minorHAnsi" w:hAnsiTheme="minorHAnsi" w:cstheme="minorHAnsi"/>
        </w:rPr>
        <w:t>I requisiti della norm</w:t>
      </w:r>
      <w:r w:rsidR="003E4A7D" w:rsidRPr="00596925">
        <w:rPr>
          <w:rFonts w:asciiTheme="minorHAnsi" w:hAnsiTheme="minorHAnsi" w:cstheme="minorHAnsi"/>
        </w:rPr>
        <w:t>a UNI CEI EN ISO/IEC 17025:2018;</w:t>
      </w:r>
    </w:p>
    <w:p w14:paraId="21C1D63B" w14:textId="56AB7622" w:rsidR="00AC7A22" w:rsidRPr="00596925" w:rsidRDefault="00AC7A22" w:rsidP="00EE5563">
      <w:pPr>
        <w:pStyle w:val="testo"/>
        <w:numPr>
          <w:ilvl w:val="0"/>
          <w:numId w:val="53"/>
        </w:numPr>
        <w:rPr>
          <w:rFonts w:asciiTheme="minorHAnsi" w:hAnsiTheme="minorHAnsi" w:cstheme="minorHAnsi"/>
        </w:rPr>
      </w:pPr>
      <w:r w:rsidRPr="00596925">
        <w:rPr>
          <w:rFonts w:asciiTheme="minorHAnsi" w:hAnsiTheme="minorHAnsi" w:cstheme="minorHAnsi"/>
        </w:rPr>
        <w:t>I requisiti dell’orga</w:t>
      </w:r>
      <w:r w:rsidR="003E4A7D" w:rsidRPr="00596925">
        <w:rPr>
          <w:rFonts w:asciiTheme="minorHAnsi" w:hAnsiTheme="minorHAnsi" w:cstheme="minorHAnsi"/>
        </w:rPr>
        <w:t>nismo di accreditamento Accredia (es: RT-08);</w:t>
      </w:r>
    </w:p>
    <w:p w14:paraId="65E9949F" w14:textId="20585AF8" w:rsidR="00B069D8" w:rsidRPr="00596925" w:rsidRDefault="006E2692" w:rsidP="00EE5563">
      <w:pPr>
        <w:pStyle w:val="testo"/>
        <w:numPr>
          <w:ilvl w:val="0"/>
          <w:numId w:val="53"/>
        </w:numPr>
        <w:rPr>
          <w:rFonts w:asciiTheme="minorHAnsi" w:hAnsiTheme="minorHAnsi" w:cstheme="minorHAnsi"/>
        </w:rPr>
      </w:pPr>
      <w:r w:rsidRPr="00596925">
        <w:rPr>
          <w:rFonts w:asciiTheme="minorHAnsi" w:hAnsiTheme="minorHAnsi" w:cstheme="minorHAnsi"/>
        </w:rPr>
        <w:t>I requisiti del</w:t>
      </w:r>
      <w:r w:rsidR="00AC7A22" w:rsidRPr="00596925">
        <w:rPr>
          <w:rFonts w:asciiTheme="minorHAnsi" w:hAnsiTheme="minorHAnsi" w:cstheme="minorHAnsi"/>
        </w:rPr>
        <w:t xml:space="preserve"> propri</w:t>
      </w:r>
      <w:r w:rsidRPr="00596925">
        <w:rPr>
          <w:rFonts w:asciiTheme="minorHAnsi" w:hAnsiTheme="minorHAnsi" w:cstheme="minorHAnsi"/>
        </w:rPr>
        <w:t>o</w:t>
      </w:r>
      <w:r w:rsidR="00AC7A22" w:rsidRPr="00596925">
        <w:rPr>
          <w:rFonts w:asciiTheme="minorHAnsi" w:hAnsiTheme="minorHAnsi" w:cstheme="minorHAnsi"/>
        </w:rPr>
        <w:t xml:space="preserve"> client</w:t>
      </w:r>
      <w:r w:rsidRPr="00596925">
        <w:rPr>
          <w:rFonts w:asciiTheme="minorHAnsi" w:hAnsiTheme="minorHAnsi" w:cstheme="minorHAnsi"/>
        </w:rPr>
        <w:t>e</w:t>
      </w:r>
      <w:r w:rsidR="00AC7A22" w:rsidRPr="00596925">
        <w:rPr>
          <w:rFonts w:asciiTheme="minorHAnsi" w:hAnsiTheme="minorHAnsi" w:cstheme="minorHAnsi"/>
        </w:rPr>
        <w:t xml:space="preserve"> intern</w:t>
      </w:r>
      <w:r w:rsidRPr="00596925">
        <w:rPr>
          <w:rFonts w:asciiTheme="minorHAnsi" w:hAnsiTheme="minorHAnsi" w:cstheme="minorHAnsi"/>
        </w:rPr>
        <w:t>o</w:t>
      </w:r>
      <w:r w:rsidR="00B069D8" w:rsidRPr="00596925">
        <w:rPr>
          <w:rFonts w:asciiTheme="minorHAnsi" w:hAnsiTheme="minorHAnsi" w:cstheme="minorHAnsi"/>
        </w:rPr>
        <w:t>.</w:t>
      </w:r>
    </w:p>
    <w:p w14:paraId="2A62547F" w14:textId="77777777" w:rsidR="003634F2" w:rsidRPr="00596925" w:rsidRDefault="003634F2" w:rsidP="003634F2">
      <w:pPr>
        <w:pStyle w:val="testo"/>
        <w:ind w:left="0"/>
        <w:rPr>
          <w:rFonts w:asciiTheme="minorHAnsi" w:hAnsiTheme="minorHAnsi" w:cstheme="minorHAnsi"/>
        </w:rPr>
      </w:pPr>
    </w:p>
    <w:p w14:paraId="171CF955" w14:textId="0D4243C5" w:rsidR="00291EC4" w:rsidRPr="00596925" w:rsidRDefault="00291EC4" w:rsidP="003634F2">
      <w:pPr>
        <w:pStyle w:val="testo"/>
        <w:ind w:left="0"/>
        <w:rPr>
          <w:rFonts w:asciiTheme="minorHAnsi" w:hAnsiTheme="minorHAnsi" w:cstheme="minorHAnsi"/>
        </w:rPr>
      </w:pPr>
      <w:r w:rsidRPr="00596925">
        <w:rPr>
          <w:rFonts w:asciiTheme="minorHAnsi" w:hAnsiTheme="minorHAnsi" w:cstheme="minorHAnsi"/>
        </w:rPr>
        <w:t xml:space="preserve">Il laboratorio esegue le </w:t>
      </w:r>
      <w:r w:rsidR="006E2692" w:rsidRPr="00596925">
        <w:rPr>
          <w:rFonts w:asciiTheme="minorHAnsi" w:hAnsiTheme="minorHAnsi" w:cstheme="minorHAnsi"/>
        </w:rPr>
        <w:t>proprie</w:t>
      </w:r>
      <w:r w:rsidRPr="00596925">
        <w:rPr>
          <w:rFonts w:asciiTheme="minorHAnsi" w:hAnsiTheme="minorHAnsi" w:cstheme="minorHAnsi"/>
        </w:rPr>
        <w:t xml:space="preserve"> attività presso la sede di </w:t>
      </w:r>
      <w:r w:rsidR="005154BE" w:rsidRPr="00596925">
        <w:rPr>
          <w:rFonts w:asciiTheme="minorHAnsi" w:hAnsiTheme="minorHAnsi" w:cstheme="minorHAnsi"/>
        </w:rPr>
        <w:t>Bussero (MI)</w:t>
      </w:r>
      <w:r w:rsidRPr="00596925">
        <w:rPr>
          <w:rFonts w:asciiTheme="minorHAnsi" w:hAnsiTheme="minorHAnsi" w:cstheme="minorHAnsi"/>
        </w:rPr>
        <w:t xml:space="preserve"> di </w:t>
      </w:r>
      <w:r w:rsidR="004631FD" w:rsidRPr="00596925">
        <w:rPr>
          <w:rFonts w:asciiTheme="minorHAnsi" w:hAnsiTheme="minorHAnsi" w:cstheme="minorHAnsi"/>
        </w:rPr>
        <w:t>LTA</w:t>
      </w:r>
      <w:r w:rsidR="007D2FBE" w:rsidRPr="00596925">
        <w:rPr>
          <w:rFonts w:asciiTheme="minorHAnsi" w:hAnsiTheme="minorHAnsi" w:cstheme="minorHAnsi"/>
        </w:rPr>
        <w:t xml:space="preserve"> S.r.l. </w:t>
      </w:r>
      <w:r w:rsidRPr="00596925">
        <w:rPr>
          <w:rFonts w:asciiTheme="minorHAnsi" w:hAnsiTheme="minorHAnsi" w:cstheme="minorHAnsi"/>
        </w:rPr>
        <w:t xml:space="preserve"> e non vi </w:t>
      </w:r>
      <w:r w:rsidR="003E4A7D" w:rsidRPr="00596925">
        <w:rPr>
          <w:rFonts w:asciiTheme="minorHAnsi" w:hAnsiTheme="minorHAnsi" w:cstheme="minorHAnsi"/>
        </w:rPr>
        <w:t xml:space="preserve">sono prove eseguite </w:t>
      </w:r>
      <w:r w:rsidR="006E2692" w:rsidRPr="00596925">
        <w:rPr>
          <w:rFonts w:asciiTheme="minorHAnsi" w:hAnsiTheme="minorHAnsi" w:cstheme="minorHAnsi"/>
        </w:rPr>
        <w:t>al di fuori della sua struttura permanente, sedi temporanee o mobili, o svolte pre</w:t>
      </w:r>
      <w:r w:rsidR="00B90CD2" w:rsidRPr="00596925">
        <w:rPr>
          <w:rFonts w:asciiTheme="minorHAnsi" w:hAnsiTheme="minorHAnsi" w:cstheme="minorHAnsi"/>
        </w:rPr>
        <w:t>sso strutture dei clienti</w:t>
      </w:r>
      <w:r w:rsidR="006E2692" w:rsidRPr="00596925">
        <w:rPr>
          <w:rFonts w:asciiTheme="minorHAnsi" w:hAnsiTheme="minorHAnsi" w:cstheme="minorHAnsi"/>
        </w:rPr>
        <w:t>.</w:t>
      </w:r>
    </w:p>
    <w:p w14:paraId="4D95F067" w14:textId="400404D2" w:rsidR="00291EC4" w:rsidRPr="00596925" w:rsidRDefault="00291EC4" w:rsidP="003634F2">
      <w:pPr>
        <w:pStyle w:val="testo"/>
        <w:ind w:left="0"/>
        <w:rPr>
          <w:rFonts w:asciiTheme="minorHAnsi" w:hAnsiTheme="minorHAnsi" w:cstheme="minorHAnsi"/>
        </w:rPr>
      </w:pPr>
      <w:r w:rsidRPr="00596925">
        <w:rPr>
          <w:rFonts w:asciiTheme="minorHAnsi" w:hAnsiTheme="minorHAnsi" w:cstheme="minorHAnsi"/>
        </w:rPr>
        <w:t xml:space="preserve">Il laboratorio è stato attrezzato con arredamenti ed apparecchiature idonei per consentire l’esecuzione di tutte le prove richieste. In particolare </w:t>
      </w:r>
      <w:r w:rsidR="00B069D8" w:rsidRPr="00596925">
        <w:rPr>
          <w:rFonts w:asciiTheme="minorHAnsi" w:hAnsiTheme="minorHAnsi" w:cstheme="minorHAnsi"/>
          <w:color w:val="000000" w:themeColor="text1"/>
        </w:rPr>
        <w:t>(alla revisione attuale del presente documento)</w:t>
      </w:r>
      <w:r w:rsidR="00596C8B" w:rsidRPr="00596925">
        <w:rPr>
          <w:rFonts w:asciiTheme="minorHAnsi" w:hAnsiTheme="minorHAnsi" w:cstheme="minorHAnsi"/>
          <w:color w:val="000000" w:themeColor="text1"/>
        </w:rPr>
        <w:t xml:space="preserve"> </w:t>
      </w:r>
      <w:r w:rsidRPr="00596925">
        <w:rPr>
          <w:rFonts w:asciiTheme="minorHAnsi" w:hAnsiTheme="minorHAnsi" w:cstheme="minorHAnsi"/>
        </w:rPr>
        <w:t>sono stati acquistati</w:t>
      </w:r>
      <w:r w:rsidR="00F35837" w:rsidRPr="00596925">
        <w:rPr>
          <w:rFonts w:asciiTheme="minorHAnsi" w:hAnsiTheme="minorHAnsi" w:cstheme="minorHAnsi"/>
        </w:rPr>
        <w:t xml:space="preserve"> </w:t>
      </w:r>
      <w:r w:rsidRPr="00596925">
        <w:rPr>
          <w:rFonts w:asciiTheme="minorHAnsi" w:hAnsiTheme="minorHAnsi" w:cstheme="minorHAnsi"/>
        </w:rPr>
        <w:t xml:space="preserve">i seguenti principali </w:t>
      </w:r>
      <w:r w:rsidR="00577995">
        <w:rPr>
          <w:rFonts w:asciiTheme="minorHAnsi" w:hAnsiTheme="minorHAnsi" w:cstheme="minorHAnsi"/>
        </w:rPr>
        <w:t>apparecchiature</w:t>
      </w:r>
      <w:r w:rsidRPr="00596925">
        <w:rPr>
          <w:rFonts w:asciiTheme="minorHAnsi" w:hAnsiTheme="minorHAnsi" w:cstheme="minorHAnsi"/>
        </w:rPr>
        <w:t>:</w:t>
      </w:r>
    </w:p>
    <w:p w14:paraId="20C37468" w14:textId="77777777" w:rsidR="003E4A7D" w:rsidRPr="00596925" w:rsidRDefault="003E4A7D" w:rsidP="00291EC4">
      <w:pPr>
        <w:pStyle w:val="testo"/>
        <w:rPr>
          <w:rFonts w:asciiTheme="minorHAnsi" w:hAnsiTheme="minorHAnsi" w:cstheme="minorHAnsi"/>
        </w:rPr>
      </w:pPr>
    </w:p>
    <w:p w14:paraId="469E506D" w14:textId="056C27A5" w:rsidR="005154BE" w:rsidRPr="00596925" w:rsidRDefault="00F35837" w:rsidP="005154BE">
      <w:pPr>
        <w:pStyle w:val="testo"/>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r>
      <w:r w:rsidR="005154BE" w:rsidRPr="00596925">
        <w:rPr>
          <w:rFonts w:asciiTheme="minorHAnsi" w:hAnsiTheme="minorHAnsi" w:cstheme="minorHAnsi"/>
        </w:rPr>
        <w:t>Cappe microbiologiche</w:t>
      </w:r>
    </w:p>
    <w:p w14:paraId="2E2CD382" w14:textId="23FD04AE" w:rsidR="000D0BF6" w:rsidRPr="00596925" w:rsidRDefault="000D0BF6" w:rsidP="005154BE">
      <w:pPr>
        <w:pStyle w:val="testo"/>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t>Bilance</w:t>
      </w:r>
    </w:p>
    <w:p w14:paraId="5C358B78" w14:textId="73308184" w:rsidR="000D0BF6" w:rsidRPr="00596925" w:rsidRDefault="000D0BF6" w:rsidP="005154BE">
      <w:pPr>
        <w:pStyle w:val="testo"/>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t>Autoclavi</w:t>
      </w:r>
    </w:p>
    <w:p w14:paraId="5FEFF282" w14:textId="40AD8548" w:rsidR="000D0BF6" w:rsidRPr="00596925" w:rsidRDefault="000D0BF6" w:rsidP="005154BE">
      <w:pPr>
        <w:pStyle w:val="testo"/>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t>Termostati</w:t>
      </w:r>
    </w:p>
    <w:p w14:paraId="0CACEE85" w14:textId="044FA1D7" w:rsidR="000D0BF6" w:rsidRPr="00596925" w:rsidRDefault="000D0BF6" w:rsidP="005154BE">
      <w:pPr>
        <w:pStyle w:val="testo"/>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t>Frigoriferi e locali di conservazione a freddo</w:t>
      </w:r>
    </w:p>
    <w:p w14:paraId="77FC56B4" w14:textId="7D190A57" w:rsidR="000D0BF6" w:rsidRPr="00596925" w:rsidRDefault="000D0BF6" w:rsidP="005154BE">
      <w:pPr>
        <w:pStyle w:val="testo"/>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t>Congelatori</w:t>
      </w:r>
    </w:p>
    <w:p w14:paraId="20BF4488" w14:textId="6C093DD0" w:rsidR="000D0BF6" w:rsidRPr="00596925" w:rsidRDefault="000D0BF6" w:rsidP="005154BE">
      <w:pPr>
        <w:pStyle w:val="testo"/>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t>Microscopio ottico</w:t>
      </w:r>
    </w:p>
    <w:p w14:paraId="190A373E" w14:textId="05583C4C" w:rsidR="000D0BF6" w:rsidRPr="00596925" w:rsidRDefault="000D0BF6" w:rsidP="000D0BF6">
      <w:pPr>
        <w:pStyle w:val="testo"/>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t>Attrezzature per la coltura in atmosfera modificata</w:t>
      </w:r>
    </w:p>
    <w:p w14:paraId="37F60224" w14:textId="1D698383" w:rsidR="000D0BF6" w:rsidRPr="00596925" w:rsidRDefault="000D0BF6" w:rsidP="000D0BF6">
      <w:pPr>
        <w:pStyle w:val="testo"/>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t>Termometri e dispositivi per il monitoraggio della temperatura</w:t>
      </w:r>
    </w:p>
    <w:p w14:paraId="15077CB3" w14:textId="75665D0A" w:rsidR="000D0BF6" w:rsidRPr="00596925" w:rsidRDefault="000D0BF6" w:rsidP="007E3957">
      <w:pPr>
        <w:pStyle w:val="testo"/>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t>Micropipette</w:t>
      </w:r>
    </w:p>
    <w:p w14:paraId="05558D7B" w14:textId="77777777" w:rsidR="003E4A7D" w:rsidRPr="00596925" w:rsidRDefault="003E4A7D" w:rsidP="00291EC4">
      <w:pPr>
        <w:pStyle w:val="testo"/>
        <w:rPr>
          <w:rFonts w:asciiTheme="minorHAnsi" w:hAnsiTheme="minorHAnsi" w:cstheme="minorHAnsi"/>
        </w:rPr>
      </w:pPr>
    </w:p>
    <w:p w14:paraId="0E5BA585" w14:textId="445B709A" w:rsidR="00291EC4" w:rsidRPr="00596925" w:rsidRDefault="00291EC4" w:rsidP="00B3488A">
      <w:pPr>
        <w:pStyle w:val="testo"/>
        <w:ind w:left="0"/>
        <w:rPr>
          <w:rFonts w:asciiTheme="minorHAnsi" w:hAnsiTheme="minorHAnsi" w:cstheme="minorHAnsi"/>
        </w:rPr>
      </w:pPr>
      <w:r w:rsidRPr="00596925">
        <w:rPr>
          <w:rFonts w:asciiTheme="minorHAnsi" w:hAnsiTheme="minorHAnsi" w:cstheme="minorHAnsi"/>
        </w:rPr>
        <w:t>Di seguito sono elencate le principali matrici analizzate dal laboratorio:</w:t>
      </w:r>
    </w:p>
    <w:p w14:paraId="7DB3F10A" w14:textId="77777777" w:rsidR="007502AE" w:rsidRPr="00596925" w:rsidRDefault="007502AE" w:rsidP="00291EC4">
      <w:pPr>
        <w:pStyle w:val="testo"/>
        <w:rPr>
          <w:rFonts w:asciiTheme="minorHAnsi" w:hAnsiTheme="minorHAnsi" w:cstheme="minorHAnsi"/>
          <w:highlight w:val="yellow"/>
        </w:rPr>
      </w:pPr>
    </w:p>
    <w:p w14:paraId="7BAFCD7B" w14:textId="0C6D8924" w:rsidR="00291EC4" w:rsidRPr="003E6E9E" w:rsidRDefault="005154BE" w:rsidP="00EE5563">
      <w:pPr>
        <w:pStyle w:val="testo"/>
        <w:numPr>
          <w:ilvl w:val="0"/>
          <w:numId w:val="8"/>
        </w:numPr>
        <w:rPr>
          <w:rFonts w:asciiTheme="minorHAnsi" w:hAnsiTheme="minorHAnsi" w:cstheme="minorHAnsi"/>
        </w:rPr>
      </w:pPr>
      <w:r w:rsidRPr="00596925">
        <w:rPr>
          <w:rFonts w:asciiTheme="minorHAnsi" w:hAnsiTheme="minorHAnsi" w:cstheme="minorHAnsi"/>
        </w:rPr>
        <w:t xml:space="preserve">matrice “pellet”, composta da cellule microbiche vitali sospese in una soluzione contenente latte in </w:t>
      </w:r>
      <w:r w:rsidRPr="003E6E9E">
        <w:rPr>
          <w:rFonts w:asciiTheme="minorHAnsi" w:hAnsiTheme="minorHAnsi" w:cstheme="minorHAnsi"/>
        </w:rPr>
        <w:t>polvere (10%), saccarosio (6%) e trealosio (5%) ed in seguito liofilizzata</w:t>
      </w:r>
      <w:r w:rsidR="00640168" w:rsidRPr="003E6E9E">
        <w:rPr>
          <w:rFonts w:asciiTheme="minorHAnsi" w:hAnsiTheme="minorHAnsi" w:cstheme="minorHAnsi"/>
        </w:rPr>
        <w:t>;</w:t>
      </w:r>
    </w:p>
    <w:p w14:paraId="16F29F24" w14:textId="69AA166E" w:rsidR="005154BE" w:rsidRPr="003E6E9E" w:rsidRDefault="005154BE" w:rsidP="00EE5563">
      <w:pPr>
        <w:pStyle w:val="testo"/>
        <w:numPr>
          <w:ilvl w:val="0"/>
          <w:numId w:val="8"/>
        </w:numPr>
        <w:rPr>
          <w:rFonts w:asciiTheme="minorHAnsi" w:hAnsiTheme="minorHAnsi" w:cstheme="minorHAnsi"/>
        </w:rPr>
      </w:pPr>
      <w:r w:rsidRPr="003E6E9E">
        <w:rPr>
          <w:rFonts w:asciiTheme="minorHAnsi" w:hAnsiTheme="minorHAnsi" w:cstheme="minorHAnsi"/>
        </w:rPr>
        <w:t>matrice “dischetti di cellulosa” consta di cellule microbiche vitali sospese in una soluzione contenente saccarosio (</w:t>
      </w:r>
      <w:r w:rsidR="003E6E9E" w:rsidRPr="003E6E9E">
        <w:rPr>
          <w:rFonts w:asciiTheme="minorHAnsi" w:hAnsiTheme="minorHAnsi" w:cstheme="minorHAnsi"/>
        </w:rPr>
        <w:t>12</w:t>
      </w:r>
      <w:r w:rsidRPr="003E6E9E">
        <w:rPr>
          <w:rFonts w:asciiTheme="minorHAnsi" w:hAnsiTheme="minorHAnsi" w:cstheme="minorHAnsi"/>
        </w:rPr>
        <w:t>%) e trealosio (</w:t>
      </w:r>
      <w:r w:rsidR="003E6E9E" w:rsidRPr="003E6E9E">
        <w:rPr>
          <w:rFonts w:asciiTheme="minorHAnsi" w:hAnsiTheme="minorHAnsi" w:cstheme="minorHAnsi"/>
        </w:rPr>
        <w:t>5</w:t>
      </w:r>
      <w:r w:rsidRPr="003E6E9E">
        <w:rPr>
          <w:rFonts w:asciiTheme="minorHAnsi" w:hAnsiTheme="minorHAnsi" w:cstheme="minorHAnsi"/>
        </w:rPr>
        <w:t>%), adsorbita su dischetti di cellulosa di diametro 6 mm ed in seguito liofilizzati</w:t>
      </w:r>
      <w:r w:rsidR="00640168" w:rsidRPr="003E6E9E">
        <w:rPr>
          <w:rFonts w:asciiTheme="minorHAnsi" w:hAnsiTheme="minorHAnsi" w:cstheme="minorHAnsi"/>
        </w:rPr>
        <w:t>.</w:t>
      </w:r>
    </w:p>
    <w:p w14:paraId="51D86051" w14:textId="77777777" w:rsidR="00B3488A" w:rsidRPr="00596925" w:rsidRDefault="00B3488A" w:rsidP="00B3488A">
      <w:pPr>
        <w:pStyle w:val="testo"/>
        <w:ind w:left="0"/>
        <w:rPr>
          <w:rFonts w:asciiTheme="minorHAnsi" w:hAnsiTheme="minorHAnsi" w:cstheme="minorHAnsi"/>
        </w:rPr>
      </w:pPr>
    </w:p>
    <w:p w14:paraId="6DC5F2DE" w14:textId="2D342572" w:rsidR="00CC4A9D" w:rsidRPr="00596925" w:rsidRDefault="00316D46" w:rsidP="00B3488A">
      <w:pPr>
        <w:pStyle w:val="testo"/>
        <w:ind w:left="0"/>
        <w:rPr>
          <w:rFonts w:asciiTheme="minorHAnsi" w:hAnsiTheme="minorHAnsi" w:cstheme="minorHAnsi"/>
        </w:rPr>
      </w:pPr>
      <w:r w:rsidRPr="00596925">
        <w:rPr>
          <w:rFonts w:asciiTheme="minorHAnsi" w:hAnsiTheme="minorHAnsi" w:cstheme="minorHAnsi"/>
        </w:rPr>
        <w:t xml:space="preserve">I locali del laboratorio sono stati configurati in modo tale da limitare il rischio di danni o pericoli per gli operatori, garantendo la validità dei risultati di prova e riducendo ulteriori fonti di incertezza di misura. </w:t>
      </w:r>
      <w:ins w:id="52" w:author="11770" w:date="2026-02-18T15:57:00Z" w16du:dateUtc="2026-02-18T14:57:00Z">
        <w:r w:rsidR="00572FF0">
          <w:rPr>
            <w:rFonts w:asciiTheme="minorHAnsi" w:hAnsiTheme="minorHAnsi" w:cstheme="minorHAnsi"/>
          </w:rPr>
          <w:t>L’accesso ai laboratori è limitato agli operatori abilitati</w:t>
        </w:r>
      </w:ins>
      <w:ins w:id="53" w:author="11770" w:date="2026-02-18T15:58:00Z" w16du:dateUtc="2026-02-18T14:58:00Z">
        <w:r w:rsidR="00572FF0">
          <w:rPr>
            <w:rFonts w:asciiTheme="minorHAnsi" w:hAnsiTheme="minorHAnsi" w:cstheme="minorHAnsi"/>
          </w:rPr>
          <w:t xml:space="preserve"> (</w:t>
        </w:r>
        <w:r w:rsidR="00572FF0" w:rsidRPr="00572FF0">
          <w:rPr>
            <w:rFonts w:asciiTheme="minorHAnsi" w:hAnsiTheme="minorHAnsi" w:cstheme="minorHAnsi"/>
          </w:rPr>
          <w:t>M165</w:t>
        </w:r>
        <w:r w:rsidR="00572FF0">
          <w:rPr>
            <w:rFonts w:asciiTheme="minorHAnsi" w:hAnsiTheme="minorHAnsi" w:cstheme="minorHAnsi"/>
          </w:rPr>
          <w:t>_</w:t>
        </w:r>
        <w:r w:rsidR="00572FF0" w:rsidRPr="00572FF0">
          <w:rPr>
            <w:rFonts w:asciiTheme="minorHAnsi" w:hAnsiTheme="minorHAnsi" w:cstheme="minorHAnsi"/>
          </w:rPr>
          <w:t>Abilitazione accessi</w:t>
        </w:r>
        <w:r w:rsidR="00572FF0">
          <w:rPr>
            <w:rFonts w:asciiTheme="minorHAnsi" w:hAnsiTheme="minorHAnsi" w:cstheme="minorHAnsi"/>
          </w:rPr>
          <w:t>)</w:t>
        </w:r>
      </w:ins>
      <w:ins w:id="54" w:author="11770" w:date="2026-02-18T15:57:00Z" w16du:dateUtc="2026-02-18T14:57:00Z">
        <w:r w:rsidR="00572FF0">
          <w:rPr>
            <w:rFonts w:asciiTheme="minorHAnsi" w:hAnsiTheme="minorHAnsi" w:cstheme="minorHAnsi"/>
          </w:rPr>
          <w:t>.</w:t>
        </w:r>
      </w:ins>
    </w:p>
    <w:p w14:paraId="3B2932F1" w14:textId="0575CD5E" w:rsidR="00CC4A9D" w:rsidRPr="00596925" w:rsidDel="00572FF0" w:rsidRDefault="00CC4A9D" w:rsidP="00B3488A">
      <w:pPr>
        <w:pStyle w:val="testo"/>
        <w:ind w:left="0"/>
        <w:rPr>
          <w:del w:id="55" w:author="11770" w:date="2026-02-18T15:57:00Z" w16du:dateUtc="2026-02-18T14:57:00Z"/>
          <w:rFonts w:asciiTheme="minorHAnsi" w:hAnsiTheme="minorHAnsi" w:cstheme="minorHAnsi"/>
        </w:rPr>
      </w:pPr>
    </w:p>
    <w:p w14:paraId="1B5061C4" w14:textId="79F19655" w:rsidR="008736C0" w:rsidRPr="00596925" w:rsidRDefault="00291EC4" w:rsidP="00476D1E">
      <w:pPr>
        <w:pStyle w:val="testo"/>
        <w:ind w:left="0"/>
        <w:rPr>
          <w:rFonts w:asciiTheme="minorHAnsi" w:hAnsiTheme="minorHAnsi" w:cstheme="minorHAnsi"/>
        </w:rPr>
      </w:pPr>
      <w:r w:rsidRPr="00596925">
        <w:rPr>
          <w:rFonts w:asciiTheme="minorHAnsi" w:hAnsiTheme="minorHAnsi" w:cstheme="minorHAnsi"/>
        </w:rPr>
        <w:t>Di seguito viene riportata la planimetria del laboratorio.</w:t>
      </w:r>
      <w:r w:rsidR="006B636D" w:rsidRPr="00596925">
        <w:rPr>
          <w:rFonts w:asciiTheme="minorHAnsi" w:hAnsiTheme="minorHAnsi" w:cstheme="minorHAnsi"/>
          <w:noProof/>
        </w:rPr>
        <w:t xml:space="preserve"> </w:t>
      </w:r>
    </w:p>
    <w:p w14:paraId="75C34A6E" w14:textId="44212F51" w:rsidR="008736C0" w:rsidRPr="00596925" w:rsidDel="00900353" w:rsidRDefault="00900353" w:rsidP="00291EC4">
      <w:pPr>
        <w:pStyle w:val="testo"/>
        <w:rPr>
          <w:del w:id="56" w:author="MICROBIOLOGIA" w:date="2026-02-18T09:43:00Z" w16du:dateUtc="2026-02-18T08:43:00Z"/>
          <w:rFonts w:asciiTheme="minorHAnsi" w:hAnsiTheme="minorHAnsi" w:cstheme="minorHAnsi"/>
        </w:rPr>
      </w:pPr>
      <w:r>
        <w:rPr>
          <w:noProof/>
        </w:rPr>
        <w:drawing>
          <wp:anchor distT="0" distB="0" distL="114300" distR="114300" simplePos="0" relativeHeight="251658752" behindDoc="0" locked="0" layoutInCell="1" allowOverlap="1" wp14:anchorId="5760565F" wp14:editId="2F1F6721">
            <wp:simplePos x="0" y="0"/>
            <wp:positionH relativeFrom="column">
              <wp:posOffset>22860</wp:posOffset>
            </wp:positionH>
            <wp:positionV relativeFrom="paragraph">
              <wp:posOffset>225425</wp:posOffset>
            </wp:positionV>
            <wp:extent cx="6116320" cy="6185535"/>
            <wp:effectExtent l="0" t="0" r="0" b="5715"/>
            <wp:wrapTopAndBottom/>
            <wp:docPr id="27226599" name="Immagine 3" descr="Immagine che contiene diagramma, Piano, Disegno tecnico, schemati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6599" name="Immagine 3" descr="Immagine che contiene diagramma, Piano, Disegno tecnico, schematico&#10;&#10;Il contenuto generato dall'IA potrebbe non essere corret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16320" cy="6185535"/>
                    </a:xfrm>
                    <a:prstGeom prst="rect">
                      <a:avLst/>
                    </a:prstGeom>
                    <a:noFill/>
                    <a:ln>
                      <a:noFill/>
                    </a:ln>
                  </pic:spPr>
                </pic:pic>
              </a:graphicData>
            </a:graphic>
          </wp:anchor>
        </w:drawing>
      </w:r>
    </w:p>
    <w:p w14:paraId="3FC7EFA2" w14:textId="3336120D" w:rsidR="00CC4A9D" w:rsidRPr="00596925" w:rsidDel="00900353" w:rsidRDefault="00CC4A9D">
      <w:pPr>
        <w:rPr>
          <w:del w:id="57" w:author="MICROBIOLOGIA" w:date="2026-02-18T09:43:00Z" w16du:dateUtc="2026-02-18T08:43:00Z"/>
          <w:rFonts w:asciiTheme="minorHAnsi" w:hAnsiTheme="minorHAnsi" w:cstheme="minorHAnsi"/>
        </w:rPr>
        <w:pPrChange w:id="58" w:author="MICROBIOLOGIA" w:date="2026-02-18T09:43:00Z" w16du:dateUtc="2026-02-18T08:43:00Z">
          <w:pPr>
            <w:jc w:val="center"/>
          </w:pPr>
        </w:pPrChange>
      </w:pPr>
    </w:p>
    <w:p w14:paraId="27480792" w14:textId="77777777" w:rsidR="00900353" w:rsidRDefault="00900353" w:rsidP="00640168">
      <w:pPr>
        <w:rPr>
          <w:ins w:id="59" w:author="MICROBIOLOGIA" w:date="2026-02-18T09:44:00Z" w16du:dateUtc="2026-02-18T08:44:00Z"/>
          <w:rFonts w:asciiTheme="minorHAnsi" w:hAnsiTheme="minorHAnsi" w:cstheme="minorHAnsi"/>
          <w:sz w:val="20"/>
        </w:rPr>
      </w:pPr>
    </w:p>
    <w:p w14:paraId="6E157943" w14:textId="77777777" w:rsidR="00572FF0" w:rsidRDefault="00572FF0" w:rsidP="00640168">
      <w:pPr>
        <w:rPr>
          <w:ins w:id="60" w:author="11770" w:date="2026-02-18T15:56:00Z" w16du:dateUtc="2026-02-18T14:56:00Z"/>
          <w:rFonts w:asciiTheme="minorHAnsi" w:hAnsiTheme="minorHAnsi" w:cstheme="minorHAnsi"/>
          <w:sz w:val="20"/>
        </w:rPr>
      </w:pPr>
    </w:p>
    <w:p w14:paraId="6D629E1B" w14:textId="77777777" w:rsidR="00572FF0" w:rsidRDefault="00572FF0" w:rsidP="00640168">
      <w:pPr>
        <w:rPr>
          <w:ins w:id="61" w:author="11770" w:date="2026-02-18T15:56:00Z" w16du:dateUtc="2026-02-18T14:56:00Z"/>
          <w:rFonts w:asciiTheme="minorHAnsi" w:hAnsiTheme="minorHAnsi" w:cstheme="minorHAnsi"/>
          <w:sz w:val="20"/>
        </w:rPr>
      </w:pPr>
    </w:p>
    <w:p w14:paraId="6AD4EE06" w14:textId="5999691F" w:rsidR="008736C0" w:rsidRPr="00596925" w:rsidRDefault="00355EFB" w:rsidP="00640168">
      <w:pPr>
        <w:rPr>
          <w:rFonts w:asciiTheme="minorHAnsi" w:hAnsiTheme="minorHAnsi" w:cstheme="minorHAnsi"/>
        </w:rPr>
      </w:pPr>
      <w:r w:rsidRPr="00596925">
        <w:rPr>
          <w:rFonts w:asciiTheme="minorHAnsi" w:hAnsiTheme="minorHAnsi" w:cstheme="minorHAnsi"/>
          <w:sz w:val="20"/>
        </w:rPr>
        <w:lastRenderedPageBreak/>
        <w:t>L</w:t>
      </w:r>
      <w:r w:rsidR="001C7915" w:rsidRPr="00596925">
        <w:rPr>
          <w:rFonts w:asciiTheme="minorHAnsi" w:hAnsiTheme="minorHAnsi" w:cstheme="minorHAnsi"/>
          <w:sz w:val="20"/>
        </w:rPr>
        <w:t>e</w:t>
      </w:r>
      <w:r w:rsidR="008736C0" w:rsidRPr="00596925">
        <w:rPr>
          <w:rFonts w:asciiTheme="minorHAnsi" w:hAnsiTheme="minorHAnsi" w:cstheme="minorHAnsi"/>
          <w:sz w:val="20"/>
        </w:rPr>
        <w:t xml:space="preserve"> principali</w:t>
      </w:r>
      <w:r w:rsidRPr="00596925">
        <w:rPr>
          <w:rFonts w:asciiTheme="minorHAnsi" w:hAnsiTheme="minorHAnsi" w:cstheme="minorHAnsi"/>
          <w:sz w:val="20"/>
        </w:rPr>
        <w:t xml:space="preserve"> responsabilità e mansioni</w:t>
      </w:r>
      <w:r w:rsidR="008736C0" w:rsidRPr="00596925">
        <w:rPr>
          <w:rFonts w:asciiTheme="minorHAnsi" w:hAnsiTheme="minorHAnsi" w:cstheme="minorHAnsi"/>
          <w:sz w:val="20"/>
        </w:rPr>
        <w:t xml:space="preserve"> delle funzioni sono di seguito riassunte:</w:t>
      </w:r>
    </w:p>
    <w:p w14:paraId="05BC59EA" w14:textId="4A3609C3" w:rsidR="008736C0" w:rsidRPr="00596925" w:rsidRDefault="008736C0" w:rsidP="008736C0">
      <w:pPr>
        <w:pStyle w:val="testo"/>
        <w:rPr>
          <w:rFonts w:asciiTheme="minorHAnsi" w:hAnsiTheme="minorHAnsi" w:cstheme="minorHAnsi"/>
          <w:highlight w:val="yellow"/>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1E0" w:firstRow="1" w:lastRow="1" w:firstColumn="1" w:lastColumn="1" w:noHBand="0" w:noVBand="0"/>
      </w:tblPr>
      <w:tblGrid>
        <w:gridCol w:w="1559"/>
        <w:gridCol w:w="2405"/>
        <w:gridCol w:w="2131"/>
        <w:gridCol w:w="2972"/>
      </w:tblGrid>
      <w:tr w:rsidR="008736C0" w:rsidRPr="00596925" w14:paraId="1F0A354B" w14:textId="77777777" w:rsidTr="00527369">
        <w:trPr>
          <w:trHeight w:val="428"/>
          <w:tblHeader/>
          <w:jc w:val="center"/>
        </w:trPr>
        <w:tc>
          <w:tcPr>
            <w:tcW w:w="1559" w:type="dxa"/>
          </w:tcPr>
          <w:p w14:paraId="25D211B1" w14:textId="77777777" w:rsidR="008736C0" w:rsidRPr="00596925" w:rsidRDefault="008736C0" w:rsidP="00355EFB">
            <w:pPr>
              <w:spacing w:line="276" w:lineRule="auto"/>
              <w:jc w:val="center"/>
              <w:rPr>
                <w:rFonts w:asciiTheme="minorHAnsi" w:hAnsiTheme="minorHAnsi" w:cstheme="minorHAnsi"/>
                <w:b/>
                <w:i/>
                <w:sz w:val="20"/>
              </w:rPr>
            </w:pPr>
          </w:p>
          <w:p w14:paraId="06FD892C" w14:textId="77777777" w:rsidR="008736C0" w:rsidRPr="00596925" w:rsidRDefault="008736C0" w:rsidP="00355EFB">
            <w:pPr>
              <w:spacing w:line="276" w:lineRule="auto"/>
              <w:jc w:val="center"/>
              <w:rPr>
                <w:rFonts w:asciiTheme="minorHAnsi" w:hAnsiTheme="minorHAnsi" w:cstheme="minorHAnsi"/>
                <w:b/>
                <w:i/>
                <w:sz w:val="20"/>
              </w:rPr>
            </w:pPr>
            <w:r w:rsidRPr="00596925">
              <w:rPr>
                <w:rFonts w:asciiTheme="minorHAnsi" w:hAnsiTheme="minorHAnsi" w:cstheme="minorHAnsi"/>
                <w:b/>
                <w:i/>
                <w:sz w:val="20"/>
              </w:rPr>
              <w:t>Funzione</w:t>
            </w:r>
          </w:p>
        </w:tc>
        <w:tc>
          <w:tcPr>
            <w:tcW w:w="2405" w:type="dxa"/>
          </w:tcPr>
          <w:p w14:paraId="4784169B" w14:textId="77777777" w:rsidR="008736C0" w:rsidRPr="00596925" w:rsidRDefault="008736C0" w:rsidP="00355EFB">
            <w:pPr>
              <w:spacing w:line="276" w:lineRule="auto"/>
              <w:ind w:right="11"/>
              <w:jc w:val="center"/>
              <w:rPr>
                <w:rFonts w:asciiTheme="minorHAnsi" w:hAnsiTheme="minorHAnsi" w:cstheme="minorHAnsi"/>
                <w:b/>
                <w:i/>
                <w:sz w:val="20"/>
              </w:rPr>
            </w:pPr>
          </w:p>
          <w:p w14:paraId="316405EF" w14:textId="77777777" w:rsidR="008736C0" w:rsidRPr="00596925" w:rsidRDefault="008736C0" w:rsidP="00355EFB">
            <w:pPr>
              <w:spacing w:line="276" w:lineRule="auto"/>
              <w:ind w:right="11"/>
              <w:jc w:val="center"/>
              <w:rPr>
                <w:rFonts w:asciiTheme="minorHAnsi" w:hAnsiTheme="minorHAnsi" w:cstheme="minorHAnsi"/>
                <w:b/>
                <w:i/>
                <w:sz w:val="20"/>
              </w:rPr>
            </w:pPr>
            <w:r w:rsidRPr="00596925">
              <w:rPr>
                <w:rFonts w:asciiTheme="minorHAnsi" w:hAnsiTheme="minorHAnsi" w:cstheme="minorHAnsi"/>
                <w:b/>
                <w:i/>
                <w:sz w:val="20"/>
              </w:rPr>
              <w:t>Responsabilità</w:t>
            </w:r>
          </w:p>
        </w:tc>
        <w:tc>
          <w:tcPr>
            <w:tcW w:w="2131" w:type="dxa"/>
          </w:tcPr>
          <w:p w14:paraId="6544828E" w14:textId="77777777" w:rsidR="008736C0" w:rsidRPr="00596925" w:rsidRDefault="008736C0" w:rsidP="00355EFB">
            <w:pPr>
              <w:spacing w:line="276" w:lineRule="auto"/>
              <w:ind w:right="11"/>
              <w:jc w:val="center"/>
              <w:rPr>
                <w:rFonts w:asciiTheme="minorHAnsi" w:hAnsiTheme="minorHAnsi" w:cstheme="minorHAnsi"/>
                <w:b/>
                <w:i/>
                <w:sz w:val="20"/>
              </w:rPr>
            </w:pPr>
            <w:r w:rsidRPr="00596925">
              <w:rPr>
                <w:rFonts w:asciiTheme="minorHAnsi" w:hAnsiTheme="minorHAnsi" w:cstheme="minorHAnsi"/>
                <w:b/>
                <w:i/>
                <w:sz w:val="20"/>
              </w:rPr>
              <w:t>Dimensioni del controllo e reporting</w:t>
            </w:r>
          </w:p>
        </w:tc>
        <w:tc>
          <w:tcPr>
            <w:tcW w:w="2972" w:type="dxa"/>
          </w:tcPr>
          <w:p w14:paraId="10516E89" w14:textId="77777777" w:rsidR="008736C0" w:rsidRPr="00596925" w:rsidRDefault="008736C0" w:rsidP="00355EFB">
            <w:pPr>
              <w:spacing w:line="276" w:lineRule="auto"/>
              <w:ind w:right="11"/>
              <w:jc w:val="center"/>
              <w:rPr>
                <w:rFonts w:asciiTheme="minorHAnsi" w:hAnsiTheme="minorHAnsi" w:cstheme="minorHAnsi"/>
                <w:b/>
                <w:i/>
                <w:sz w:val="20"/>
              </w:rPr>
            </w:pPr>
            <w:r w:rsidRPr="00596925">
              <w:rPr>
                <w:rFonts w:asciiTheme="minorHAnsi" w:hAnsiTheme="minorHAnsi" w:cstheme="minorHAnsi"/>
                <w:b/>
                <w:i/>
                <w:sz w:val="20"/>
              </w:rPr>
              <w:t>Compiti all’interno del Sistema di Gestione per la Qualità</w:t>
            </w:r>
          </w:p>
        </w:tc>
      </w:tr>
      <w:tr w:rsidR="008736C0" w:rsidRPr="00596925" w14:paraId="3609FBA8" w14:textId="77777777" w:rsidTr="00305BEC">
        <w:trPr>
          <w:trHeight w:val="514"/>
          <w:jc w:val="center"/>
        </w:trPr>
        <w:tc>
          <w:tcPr>
            <w:tcW w:w="1559" w:type="dxa"/>
          </w:tcPr>
          <w:p w14:paraId="65AB4893" w14:textId="13E51B9A" w:rsidR="008736C0" w:rsidRPr="00596925" w:rsidRDefault="008736C0" w:rsidP="006234D8">
            <w:pPr>
              <w:jc w:val="center"/>
              <w:rPr>
                <w:rFonts w:asciiTheme="minorHAnsi" w:hAnsiTheme="minorHAnsi" w:cstheme="minorHAnsi"/>
                <w:b/>
                <w:i/>
                <w:sz w:val="18"/>
              </w:rPr>
            </w:pPr>
            <w:r w:rsidRPr="00596925">
              <w:rPr>
                <w:rFonts w:asciiTheme="minorHAnsi" w:hAnsiTheme="minorHAnsi" w:cstheme="minorHAnsi"/>
                <w:b/>
                <w:i/>
                <w:sz w:val="18"/>
              </w:rPr>
              <w:t xml:space="preserve">Responsabile del </w:t>
            </w:r>
            <w:r w:rsidR="00900353">
              <w:rPr>
                <w:rFonts w:asciiTheme="minorHAnsi" w:hAnsiTheme="minorHAnsi" w:cstheme="minorHAnsi"/>
                <w:b/>
                <w:i/>
                <w:sz w:val="18"/>
              </w:rPr>
              <w:t>L</w:t>
            </w:r>
            <w:r w:rsidRPr="00596925">
              <w:rPr>
                <w:rFonts w:asciiTheme="minorHAnsi" w:hAnsiTheme="minorHAnsi" w:cstheme="minorHAnsi"/>
                <w:b/>
                <w:i/>
                <w:sz w:val="18"/>
              </w:rPr>
              <w:t>aboratorio</w:t>
            </w:r>
          </w:p>
          <w:p w14:paraId="770C106E" w14:textId="77777777" w:rsidR="008736C0" w:rsidRPr="00596925" w:rsidRDefault="008736C0" w:rsidP="006234D8">
            <w:pPr>
              <w:jc w:val="center"/>
              <w:rPr>
                <w:rFonts w:asciiTheme="minorHAnsi" w:hAnsiTheme="minorHAnsi" w:cstheme="minorHAnsi"/>
                <w:b/>
                <w:i/>
                <w:sz w:val="18"/>
              </w:rPr>
            </w:pPr>
          </w:p>
        </w:tc>
        <w:tc>
          <w:tcPr>
            <w:tcW w:w="2405" w:type="dxa"/>
          </w:tcPr>
          <w:p w14:paraId="24DF54C8" w14:textId="409A3069" w:rsidR="008736C0" w:rsidRPr="00596925" w:rsidRDefault="002309A1" w:rsidP="00427EBD">
            <w:pPr>
              <w:ind w:right="11"/>
              <w:rPr>
                <w:rFonts w:asciiTheme="minorHAnsi" w:hAnsiTheme="minorHAnsi" w:cstheme="minorHAnsi"/>
                <w:sz w:val="18"/>
              </w:rPr>
            </w:pPr>
            <w:r w:rsidRPr="00596925">
              <w:rPr>
                <w:rFonts w:asciiTheme="minorHAnsi" w:hAnsiTheme="minorHAnsi" w:cstheme="minorHAnsi"/>
                <w:sz w:val="18"/>
              </w:rPr>
              <w:t xml:space="preserve">1) </w:t>
            </w:r>
            <w:r w:rsidR="008736C0" w:rsidRPr="00596925">
              <w:rPr>
                <w:rFonts w:asciiTheme="minorHAnsi" w:hAnsiTheme="minorHAnsi" w:cstheme="minorHAnsi"/>
                <w:sz w:val="18"/>
              </w:rPr>
              <w:t xml:space="preserve">Attività </w:t>
            </w:r>
            <w:r w:rsidR="001F5062" w:rsidRPr="00596925">
              <w:rPr>
                <w:rFonts w:asciiTheme="minorHAnsi" w:hAnsiTheme="minorHAnsi" w:cstheme="minorHAnsi"/>
                <w:sz w:val="18"/>
              </w:rPr>
              <w:t xml:space="preserve">tecniche </w:t>
            </w:r>
            <w:r w:rsidR="008736C0" w:rsidRPr="00596925">
              <w:rPr>
                <w:rFonts w:asciiTheme="minorHAnsi" w:hAnsiTheme="minorHAnsi" w:cstheme="minorHAnsi"/>
                <w:sz w:val="18"/>
              </w:rPr>
              <w:t>di laboratorio</w:t>
            </w:r>
            <w:r w:rsidRPr="00596925">
              <w:rPr>
                <w:rFonts w:asciiTheme="minorHAnsi" w:hAnsiTheme="minorHAnsi" w:cstheme="minorHAnsi"/>
                <w:sz w:val="18"/>
              </w:rPr>
              <w:t>;</w:t>
            </w:r>
          </w:p>
          <w:p w14:paraId="26C44A35" w14:textId="6CB3964E" w:rsidR="008736C0" w:rsidRPr="00596925" w:rsidRDefault="002309A1" w:rsidP="00427EBD">
            <w:pPr>
              <w:ind w:right="11"/>
              <w:rPr>
                <w:rFonts w:asciiTheme="minorHAnsi" w:hAnsiTheme="minorHAnsi" w:cstheme="minorHAnsi"/>
                <w:sz w:val="18"/>
              </w:rPr>
            </w:pPr>
            <w:r w:rsidRPr="00596925">
              <w:rPr>
                <w:rFonts w:asciiTheme="minorHAnsi" w:hAnsiTheme="minorHAnsi" w:cstheme="minorHAnsi"/>
                <w:sz w:val="18"/>
              </w:rPr>
              <w:t xml:space="preserve">2) </w:t>
            </w:r>
            <w:r w:rsidR="008736C0" w:rsidRPr="00596925">
              <w:rPr>
                <w:rFonts w:asciiTheme="minorHAnsi" w:hAnsiTheme="minorHAnsi" w:cstheme="minorHAnsi"/>
                <w:sz w:val="18"/>
              </w:rPr>
              <w:t>Rapporti di prova comprese le indicazioni circa la conformi</w:t>
            </w:r>
            <w:r w:rsidRPr="00596925">
              <w:rPr>
                <w:rFonts w:asciiTheme="minorHAnsi" w:hAnsiTheme="minorHAnsi" w:cstheme="minorHAnsi"/>
                <w:sz w:val="18"/>
              </w:rPr>
              <w:t>tà alla legge o</w:t>
            </w:r>
            <w:r w:rsidR="001F5062" w:rsidRPr="00596925">
              <w:rPr>
                <w:rFonts w:asciiTheme="minorHAnsi" w:hAnsiTheme="minorHAnsi" w:cstheme="minorHAnsi"/>
                <w:sz w:val="18"/>
              </w:rPr>
              <w:t>d</w:t>
            </w:r>
            <w:r w:rsidRPr="00596925">
              <w:rPr>
                <w:rFonts w:asciiTheme="minorHAnsi" w:hAnsiTheme="minorHAnsi" w:cstheme="minorHAnsi"/>
                <w:sz w:val="18"/>
              </w:rPr>
              <w:t xml:space="preserve"> alle specifiche</w:t>
            </w:r>
            <w:r w:rsidR="001F5062" w:rsidRPr="00596925">
              <w:rPr>
                <w:rFonts w:asciiTheme="minorHAnsi" w:hAnsiTheme="minorHAnsi" w:cstheme="minorHAnsi"/>
                <w:sz w:val="18"/>
              </w:rPr>
              <w:t xml:space="preserve"> del cliente</w:t>
            </w:r>
            <w:r w:rsidRPr="00596925">
              <w:rPr>
                <w:rFonts w:asciiTheme="minorHAnsi" w:hAnsiTheme="minorHAnsi" w:cstheme="minorHAnsi"/>
                <w:sz w:val="18"/>
              </w:rPr>
              <w:t>;</w:t>
            </w:r>
          </w:p>
          <w:p w14:paraId="187D6386" w14:textId="23BA2709" w:rsidR="008736C0" w:rsidRPr="00596925" w:rsidRDefault="002309A1" w:rsidP="00427EBD">
            <w:pPr>
              <w:ind w:right="11"/>
              <w:rPr>
                <w:rFonts w:asciiTheme="minorHAnsi" w:hAnsiTheme="minorHAnsi" w:cstheme="minorHAnsi"/>
                <w:sz w:val="18"/>
              </w:rPr>
            </w:pPr>
            <w:r w:rsidRPr="00596925">
              <w:rPr>
                <w:rFonts w:asciiTheme="minorHAnsi" w:hAnsiTheme="minorHAnsi" w:cstheme="minorHAnsi"/>
                <w:sz w:val="18"/>
              </w:rPr>
              <w:t xml:space="preserve">3) </w:t>
            </w:r>
            <w:r w:rsidR="008736C0" w:rsidRPr="00596925">
              <w:rPr>
                <w:rFonts w:asciiTheme="minorHAnsi" w:hAnsiTheme="minorHAnsi" w:cstheme="minorHAnsi"/>
                <w:sz w:val="18"/>
              </w:rPr>
              <w:t xml:space="preserve">Formazione </w:t>
            </w:r>
            <w:r w:rsidR="001F5062" w:rsidRPr="00596925">
              <w:rPr>
                <w:rFonts w:asciiTheme="minorHAnsi" w:hAnsiTheme="minorHAnsi" w:cstheme="minorHAnsi"/>
                <w:sz w:val="18"/>
              </w:rPr>
              <w:t>del</w:t>
            </w:r>
            <w:r w:rsidR="008736C0" w:rsidRPr="00596925">
              <w:rPr>
                <w:rFonts w:asciiTheme="minorHAnsi" w:hAnsiTheme="minorHAnsi" w:cstheme="minorHAnsi"/>
                <w:sz w:val="18"/>
              </w:rPr>
              <w:t xml:space="preserve"> personale</w:t>
            </w:r>
            <w:r w:rsidRPr="00596925">
              <w:rPr>
                <w:rFonts w:asciiTheme="minorHAnsi" w:hAnsiTheme="minorHAnsi" w:cstheme="minorHAnsi"/>
                <w:sz w:val="18"/>
              </w:rPr>
              <w:t>.</w:t>
            </w:r>
          </w:p>
        </w:tc>
        <w:tc>
          <w:tcPr>
            <w:tcW w:w="2131" w:type="dxa"/>
          </w:tcPr>
          <w:p w14:paraId="1D5FC2D4" w14:textId="0E845CA1" w:rsidR="008736C0" w:rsidRPr="00596925" w:rsidRDefault="002309A1" w:rsidP="00427EBD">
            <w:pPr>
              <w:ind w:right="11"/>
              <w:rPr>
                <w:rFonts w:asciiTheme="minorHAnsi" w:hAnsiTheme="minorHAnsi" w:cstheme="minorHAnsi"/>
                <w:sz w:val="18"/>
              </w:rPr>
            </w:pPr>
            <w:r w:rsidRPr="00596925">
              <w:rPr>
                <w:rFonts w:asciiTheme="minorHAnsi" w:hAnsiTheme="minorHAnsi" w:cstheme="minorHAnsi"/>
                <w:sz w:val="18"/>
              </w:rPr>
              <w:t xml:space="preserve">1) </w:t>
            </w:r>
            <w:r w:rsidR="008736C0" w:rsidRPr="00596925">
              <w:rPr>
                <w:rFonts w:asciiTheme="minorHAnsi" w:hAnsiTheme="minorHAnsi" w:cstheme="minorHAnsi"/>
                <w:sz w:val="18"/>
              </w:rPr>
              <w:t>Controllo qualità metodi di prova</w:t>
            </w:r>
            <w:r w:rsidRPr="00596925">
              <w:rPr>
                <w:rFonts w:asciiTheme="minorHAnsi" w:hAnsiTheme="minorHAnsi" w:cstheme="minorHAnsi"/>
                <w:sz w:val="18"/>
              </w:rPr>
              <w:t>;</w:t>
            </w:r>
          </w:p>
          <w:p w14:paraId="7DC20CDD" w14:textId="3132931A" w:rsidR="008736C0" w:rsidRPr="00596925" w:rsidRDefault="002309A1" w:rsidP="00427EBD">
            <w:pPr>
              <w:ind w:right="11"/>
              <w:rPr>
                <w:rFonts w:asciiTheme="minorHAnsi" w:hAnsiTheme="minorHAnsi" w:cstheme="minorHAnsi"/>
                <w:sz w:val="18"/>
              </w:rPr>
            </w:pPr>
            <w:r w:rsidRPr="00596925">
              <w:rPr>
                <w:rFonts w:asciiTheme="minorHAnsi" w:hAnsiTheme="minorHAnsi" w:cstheme="minorHAnsi"/>
                <w:sz w:val="18"/>
              </w:rPr>
              <w:t xml:space="preserve">2) </w:t>
            </w:r>
            <w:r w:rsidR="008736C0" w:rsidRPr="00596925">
              <w:rPr>
                <w:rFonts w:asciiTheme="minorHAnsi" w:hAnsiTheme="minorHAnsi" w:cstheme="minorHAnsi"/>
                <w:sz w:val="18"/>
              </w:rPr>
              <w:t>Controllo qualità materiali e attrezzature</w:t>
            </w:r>
            <w:r w:rsidRPr="00596925">
              <w:rPr>
                <w:rFonts w:asciiTheme="minorHAnsi" w:hAnsiTheme="minorHAnsi" w:cstheme="minorHAnsi"/>
                <w:sz w:val="18"/>
              </w:rPr>
              <w:t>;</w:t>
            </w:r>
          </w:p>
          <w:p w14:paraId="18746FED" w14:textId="0E5F4BBE" w:rsidR="008736C0" w:rsidRPr="00596925" w:rsidRDefault="002309A1" w:rsidP="00427EBD">
            <w:pPr>
              <w:ind w:right="11"/>
              <w:rPr>
                <w:rFonts w:asciiTheme="minorHAnsi" w:hAnsiTheme="minorHAnsi" w:cstheme="minorHAnsi"/>
                <w:sz w:val="18"/>
              </w:rPr>
            </w:pPr>
            <w:r w:rsidRPr="00596925">
              <w:rPr>
                <w:rFonts w:asciiTheme="minorHAnsi" w:hAnsiTheme="minorHAnsi" w:cstheme="minorHAnsi"/>
                <w:sz w:val="18"/>
              </w:rPr>
              <w:t xml:space="preserve">3) </w:t>
            </w:r>
            <w:r w:rsidR="008736C0" w:rsidRPr="00596925">
              <w:rPr>
                <w:rFonts w:asciiTheme="minorHAnsi" w:hAnsiTheme="minorHAnsi" w:cstheme="minorHAnsi"/>
                <w:sz w:val="18"/>
              </w:rPr>
              <w:t>Supervisione personale del laboratorio</w:t>
            </w:r>
            <w:r w:rsidRPr="00596925">
              <w:rPr>
                <w:rFonts w:asciiTheme="minorHAnsi" w:hAnsiTheme="minorHAnsi" w:cstheme="minorHAnsi"/>
                <w:sz w:val="18"/>
              </w:rPr>
              <w:t>;</w:t>
            </w:r>
          </w:p>
          <w:p w14:paraId="45F69177" w14:textId="12E89B55" w:rsidR="008736C0" w:rsidRPr="00596925" w:rsidRDefault="002309A1" w:rsidP="00427EBD">
            <w:pPr>
              <w:ind w:right="11"/>
              <w:rPr>
                <w:rFonts w:asciiTheme="minorHAnsi" w:hAnsiTheme="minorHAnsi" w:cstheme="minorHAnsi"/>
                <w:sz w:val="18"/>
              </w:rPr>
            </w:pPr>
            <w:r w:rsidRPr="00596925">
              <w:rPr>
                <w:rFonts w:asciiTheme="minorHAnsi" w:hAnsiTheme="minorHAnsi" w:cstheme="minorHAnsi"/>
                <w:sz w:val="18"/>
              </w:rPr>
              <w:t xml:space="preserve">4) </w:t>
            </w:r>
            <w:r w:rsidR="008736C0" w:rsidRPr="00596925">
              <w:rPr>
                <w:rFonts w:asciiTheme="minorHAnsi" w:hAnsiTheme="minorHAnsi" w:cstheme="minorHAnsi"/>
                <w:sz w:val="18"/>
              </w:rPr>
              <w:t xml:space="preserve">Pianificazione delle </w:t>
            </w:r>
            <w:r w:rsidR="001F5062" w:rsidRPr="00596925">
              <w:rPr>
                <w:rFonts w:asciiTheme="minorHAnsi" w:hAnsiTheme="minorHAnsi" w:cstheme="minorHAnsi"/>
                <w:sz w:val="18"/>
              </w:rPr>
              <w:t>attività tecniche di laboratorio e delle prove</w:t>
            </w:r>
            <w:r w:rsidRPr="00596925">
              <w:rPr>
                <w:rFonts w:asciiTheme="minorHAnsi" w:hAnsiTheme="minorHAnsi" w:cstheme="minorHAnsi"/>
                <w:sz w:val="18"/>
              </w:rPr>
              <w:t>.</w:t>
            </w:r>
          </w:p>
        </w:tc>
        <w:tc>
          <w:tcPr>
            <w:tcW w:w="2972" w:type="dxa"/>
          </w:tcPr>
          <w:p w14:paraId="1F376F2E" w14:textId="7BBC268A" w:rsidR="008736C0" w:rsidRPr="00596925" w:rsidRDefault="00220719" w:rsidP="00427EBD">
            <w:pPr>
              <w:ind w:right="11"/>
              <w:rPr>
                <w:rFonts w:asciiTheme="minorHAnsi" w:hAnsiTheme="minorHAnsi" w:cstheme="minorHAnsi"/>
                <w:sz w:val="18"/>
              </w:rPr>
            </w:pPr>
            <w:r w:rsidRPr="00596925">
              <w:rPr>
                <w:rFonts w:asciiTheme="minorHAnsi" w:hAnsiTheme="minorHAnsi" w:cstheme="minorHAnsi"/>
                <w:sz w:val="18"/>
              </w:rPr>
              <w:t xml:space="preserve">1) </w:t>
            </w:r>
            <w:r w:rsidR="008736C0" w:rsidRPr="00596925">
              <w:rPr>
                <w:rFonts w:asciiTheme="minorHAnsi" w:hAnsiTheme="minorHAnsi" w:cstheme="minorHAnsi"/>
                <w:sz w:val="18"/>
              </w:rPr>
              <w:t>Definizione delle procedure di prova</w:t>
            </w:r>
            <w:r w:rsidR="001F5062" w:rsidRPr="00596925">
              <w:rPr>
                <w:rFonts w:asciiTheme="minorHAnsi" w:hAnsiTheme="minorHAnsi" w:cstheme="minorHAnsi"/>
                <w:sz w:val="18"/>
              </w:rPr>
              <w:t>/taratura/gestione dotazioni</w:t>
            </w:r>
            <w:r w:rsidRPr="00596925">
              <w:rPr>
                <w:rFonts w:asciiTheme="minorHAnsi" w:hAnsiTheme="minorHAnsi" w:cstheme="minorHAnsi"/>
                <w:sz w:val="18"/>
              </w:rPr>
              <w:t>;</w:t>
            </w:r>
          </w:p>
          <w:p w14:paraId="2CB0EF3C" w14:textId="7E26AF37" w:rsidR="008736C0" w:rsidRPr="00596925" w:rsidRDefault="00220719" w:rsidP="00427EBD">
            <w:pPr>
              <w:ind w:right="11"/>
              <w:rPr>
                <w:rFonts w:asciiTheme="minorHAnsi" w:hAnsiTheme="minorHAnsi" w:cstheme="minorHAnsi"/>
                <w:sz w:val="18"/>
              </w:rPr>
            </w:pPr>
            <w:r w:rsidRPr="00596925">
              <w:rPr>
                <w:rFonts w:asciiTheme="minorHAnsi" w:hAnsiTheme="minorHAnsi" w:cstheme="minorHAnsi"/>
                <w:sz w:val="18"/>
              </w:rPr>
              <w:t xml:space="preserve">2) </w:t>
            </w:r>
            <w:r w:rsidR="008736C0" w:rsidRPr="00596925">
              <w:rPr>
                <w:rFonts w:asciiTheme="minorHAnsi" w:hAnsiTheme="minorHAnsi" w:cstheme="minorHAnsi"/>
                <w:sz w:val="18"/>
              </w:rPr>
              <w:t>Gestione delle registrazioni</w:t>
            </w:r>
            <w:r w:rsidRPr="00596925">
              <w:rPr>
                <w:rFonts w:asciiTheme="minorHAnsi" w:hAnsiTheme="minorHAnsi" w:cstheme="minorHAnsi"/>
                <w:sz w:val="18"/>
              </w:rPr>
              <w:t>;</w:t>
            </w:r>
          </w:p>
          <w:p w14:paraId="00ADC37C" w14:textId="468EBE71" w:rsidR="008736C0" w:rsidRPr="00596925" w:rsidRDefault="00220719" w:rsidP="00427EBD">
            <w:pPr>
              <w:ind w:right="11"/>
              <w:rPr>
                <w:rFonts w:asciiTheme="minorHAnsi" w:hAnsiTheme="minorHAnsi" w:cstheme="minorHAnsi"/>
                <w:sz w:val="18"/>
              </w:rPr>
            </w:pPr>
            <w:r w:rsidRPr="00596925">
              <w:rPr>
                <w:rFonts w:asciiTheme="minorHAnsi" w:hAnsiTheme="minorHAnsi" w:cstheme="minorHAnsi"/>
                <w:sz w:val="18"/>
              </w:rPr>
              <w:t xml:space="preserve">3) </w:t>
            </w:r>
            <w:r w:rsidR="008736C0" w:rsidRPr="00596925">
              <w:rPr>
                <w:rFonts w:asciiTheme="minorHAnsi" w:hAnsiTheme="minorHAnsi" w:cstheme="minorHAnsi"/>
                <w:sz w:val="18"/>
              </w:rPr>
              <w:t>Qualifica del personale e valutazione del mantenimento delle competenze</w:t>
            </w:r>
            <w:r w:rsidRPr="00596925">
              <w:rPr>
                <w:rFonts w:asciiTheme="minorHAnsi" w:hAnsiTheme="minorHAnsi" w:cstheme="minorHAnsi"/>
                <w:sz w:val="18"/>
              </w:rPr>
              <w:t xml:space="preserve"> nel tempo;</w:t>
            </w:r>
          </w:p>
          <w:p w14:paraId="43DE4DEA" w14:textId="69690540" w:rsidR="00220719" w:rsidRPr="00596925" w:rsidRDefault="00220719" w:rsidP="00427EBD">
            <w:pPr>
              <w:ind w:right="11"/>
              <w:rPr>
                <w:rFonts w:asciiTheme="minorHAnsi" w:hAnsiTheme="minorHAnsi" w:cstheme="minorHAnsi"/>
                <w:sz w:val="18"/>
              </w:rPr>
            </w:pPr>
            <w:r w:rsidRPr="00596925">
              <w:rPr>
                <w:rFonts w:asciiTheme="minorHAnsi" w:hAnsiTheme="minorHAnsi" w:cstheme="minorHAnsi"/>
                <w:sz w:val="18"/>
              </w:rPr>
              <w:t>4) Identificazione di scostamenti dal sistema di gestione o dalle procedure di prova o di taratura;</w:t>
            </w:r>
          </w:p>
          <w:p w14:paraId="108D012B" w14:textId="1DB6A7C3" w:rsidR="00220719" w:rsidRPr="00596925" w:rsidRDefault="00220719" w:rsidP="00427EBD">
            <w:pPr>
              <w:ind w:right="11"/>
              <w:rPr>
                <w:rFonts w:asciiTheme="minorHAnsi" w:hAnsiTheme="minorHAnsi" w:cstheme="minorHAnsi"/>
                <w:sz w:val="18"/>
              </w:rPr>
            </w:pPr>
            <w:r w:rsidRPr="00596925">
              <w:rPr>
                <w:rFonts w:asciiTheme="minorHAnsi" w:hAnsiTheme="minorHAnsi" w:cstheme="minorHAnsi"/>
                <w:sz w:val="18"/>
              </w:rPr>
              <w:t xml:space="preserve">5) </w:t>
            </w:r>
            <w:r w:rsidR="001F5062" w:rsidRPr="00596925">
              <w:rPr>
                <w:rFonts w:asciiTheme="minorHAnsi" w:hAnsiTheme="minorHAnsi" w:cstheme="minorHAnsi"/>
                <w:sz w:val="18"/>
              </w:rPr>
              <w:t>G</w:t>
            </w:r>
            <w:r w:rsidRPr="00596925">
              <w:rPr>
                <w:rFonts w:asciiTheme="minorHAnsi" w:hAnsiTheme="minorHAnsi" w:cstheme="minorHAnsi"/>
                <w:sz w:val="18"/>
              </w:rPr>
              <w:t>estione del rischio al fine di minimizzare quanto esposto al punto</w:t>
            </w:r>
            <w:r w:rsidR="00FA726F" w:rsidRPr="00596925">
              <w:rPr>
                <w:rFonts w:asciiTheme="minorHAnsi" w:hAnsiTheme="minorHAnsi" w:cstheme="minorHAnsi"/>
                <w:sz w:val="18"/>
              </w:rPr>
              <w:t xml:space="preserve"> </w:t>
            </w:r>
            <w:r w:rsidR="00C4258A" w:rsidRPr="00596925">
              <w:rPr>
                <w:rFonts w:asciiTheme="minorHAnsi" w:hAnsiTheme="minorHAnsi" w:cstheme="minorHAnsi"/>
                <w:sz w:val="18"/>
              </w:rPr>
              <w:t>4</w:t>
            </w:r>
            <w:r w:rsidR="00305BEC" w:rsidRPr="00596925">
              <w:rPr>
                <w:rFonts w:asciiTheme="minorHAnsi" w:hAnsiTheme="minorHAnsi" w:cstheme="minorHAnsi"/>
                <w:sz w:val="18"/>
              </w:rPr>
              <w:t>;</w:t>
            </w:r>
          </w:p>
          <w:p w14:paraId="1AD69B21" w14:textId="22691A4A" w:rsidR="00220719" w:rsidRPr="00596925" w:rsidRDefault="00667AB2" w:rsidP="00305BEC">
            <w:pPr>
              <w:ind w:right="11"/>
              <w:rPr>
                <w:rFonts w:asciiTheme="minorHAnsi" w:hAnsiTheme="minorHAnsi" w:cstheme="minorHAnsi"/>
                <w:sz w:val="18"/>
              </w:rPr>
            </w:pPr>
            <w:r w:rsidRPr="00596925">
              <w:rPr>
                <w:rFonts w:asciiTheme="minorHAnsi" w:hAnsiTheme="minorHAnsi" w:cstheme="minorHAnsi"/>
                <w:sz w:val="18"/>
              </w:rPr>
              <w:t>6) Rapporti con l’ente di accreditamento (Accredia)</w:t>
            </w:r>
            <w:r w:rsidR="00305BEC" w:rsidRPr="00596925">
              <w:rPr>
                <w:rFonts w:asciiTheme="minorHAnsi" w:hAnsiTheme="minorHAnsi" w:cstheme="minorHAnsi"/>
                <w:sz w:val="18"/>
              </w:rPr>
              <w:t>.</w:t>
            </w:r>
          </w:p>
        </w:tc>
      </w:tr>
      <w:tr w:rsidR="008736C0" w:rsidRPr="00596925" w14:paraId="2D152825" w14:textId="77777777" w:rsidTr="00527369">
        <w:trPr>
          <w:trHeight w:val="1968"/>
          <w:jc w:val="center"/>
        </w:trPr>
        <w:tc>
          <w:tcPr>
            <w:tcW w:w="1559" w:type="dxa"/>
          </w:tcPr>
          <w:p w14:paraId="38083E7D" w14:textId="686CCD5F" w:rsidR="008736C0" w:rsidRPr="00596925" w:rsidRDefault="008736C0" w:rsidP="006234D8">
            <w:pPr>
              <w:jc w:val="center"/>
              <w:rPr>
                <w:rFonts w:asciiTheme="minorHAnsi" w:hAnsiTheme="minorHAnsi" w:cstheme="minorHAnsi"/>
                <w:b/>
                <w:i/>
                <w:sz w:val="18"/>
              </w:rPr>
            </w:pPr>
            <w:r w:rsidRPr="00596925">
              <w:rPr>
                <w:rFonts w:asciiTheme="minorHAnsi" w:hAnsiTheme="minorHAnsi" w:cstheme="minorHAnsi"/>
                <w:b/>
                <w:i/>
                <w:sz w:val="18"/>
              </w:rPr>
              <w:t>Responsabile</w:t>
            </w:r>
            <w:r w:rsidR="002309A1" w:rsidRPr="00596925">
              <w:rPr>
                <w:rFonts w:asciiTheme="minorHAnsi" w:hAnsiTheme="minorHAnsi" w:cstheme="minorHAnsi"/>
                <w:b/>
                <w:i/>
                <w:sz w:val="18"/>
              </w:rPr>
              <w:t xml:space="preserve"> </w:t>
            </w:r>
            <w:r w:rsidRPr="00596925">
              <w:rPr>
                <w:rFonts w:asciiTheme="minorHAnsi" w:hAnsiTheme="minorHAnsi" w:cstheme="minorHAnsi"/>
                <w:b/>
                <w:i/>
                <w:sz w:val="18"/>
              </w:rPr>
              <w:t>Qualità</w:t>
            </w:r>
            <w:r w:rsidR="002309A1" w:rsidRPr="00596925">
              <w:rPr>
                <w:rFonts w:asciiTheme="minorHAnsi" w:hAnsiTheme="minorHAnsi" w:cstheme="minorHAnsi"/>
                <w:b/>
                <w:i/>
                <w:sz w:val="18"/>
              </w:rPr>
              <w:t xml:space="preserve"> del</w:t>
            </w:r>
            <w:r w:rsidRPr="00596925">
              <w:rPr>
                <w:rFonts w:asciiTheme="minorHAnsi" w:hAnsiTheme="minorHAnsi" w:cstheme="minorHAnsi"/>
                <w:b/>
                <w:i/>
                <w:sz w:val="18"/>
              </w:rPr>
              <w:t xml:space="preserve"> Laboratorio</w:t>
            </w:r>
          </w:p>
        </w:tc>
        <w:tc>
          <w:tcPr>
            <w:tcW w:w="2405" w:type="dxa"/>
          </w:tcPr>
          <w:p w14:paraId="6733F744" w14:textId="77777777" w:rsidR="008736C0" w:rsidRPr="00596925" w:rsidRDefault="002309A1" w:rsidP="00427EBD">
            <w:pPr>
              <w:ind w:right="11"/>
              <w:rPr>
                <w:rFonts w:asciiTheme="minorHAnsi" w:hAnsiTheme="minorHAnsi" w:cstheme="minorHAnsi"/>
                <w:sz w:val="18"/>
              </w:rPr>
            </w:pPr>
            <w:r w:rsidRPr="00596925">
              <w:rPr>
                <w:rFonts w:asciiTheme="minorHAnsi" w:hAnsiTheme="minorHAnsi" w:cstheme="minorHAnsi"/>
                <w:sz w:val="18"/>
              </w:rPr>
              <w:t xml:space="preserve">1) </w:t>
            </w:r>
            <w:r w:rsidR="001F5062" w:rsidRPr="00596925">
              <w:rPr>
                <w:rFonts w:asciiTheme="minorHAnsi" w:hAnsiTheme="minorHAnsi" w:cstheme="minorHAnsi"/>
                <w:sz w:val="18"/>
              </w:rPr>
              <w:t>Sistema di g</w:t>
            </w:r>
            <w:r w:rsidR="008736C0" w:rsidRPr="00596925">
              <w:rPr>
                <w:rFonts w:asciiTheme="minorHAnsi" w:hAnsiTheme="minorHAnsi" w:cstheme="minorHAnsi"/>
                <w:sz w:val="18"/>
              </w:rPr>
              <w:t xml:space="preserve">estione per la </w:t>
            </w:r>
            <w:r w:rsidR="001F5062" w:rsidRPr="00596925">
              <w:rPr>
                <w:rFonts w:asciiTheme="minorHAnsi" w:hAnsiTheme="minorHAnsi" w:cstheme="minorHAnsi"/>
                <w:sz w:val="18"/>
              </w:rPr>
              <w:t>q</w:t>
            </w:r>
            <w:r w:rsidR="008736C0" w:rsidRPr="00596925">
              <w:rPr>
                <w:rFonts w:asciiTheme="minorHAnsi" w:hAnsiTheme="minorHAnsi" w:cstheme="minorHAnsi"/>
                <w:sz w:val="18"/>
              </w:rPr>
              <w:t>ualità</w:t>
            </w:r>
            <w:r w:rsidRPr="00596925">
              <w:rPr>
                <w:rFonts w:asciiTheme="minorHAnsi" w:hAnsiTheme="minorHAnsi" w:cstheme="minorHAnsi"/>
                <w:sz w:val="18"/>
              </w:rPr>
              <w:t>.</w:t>
            </w:r>
          </w:p>
          <w:p w14:paraId="6ABD9C78" w14:textId="29B2BF5E" w:rsidR="00B33386" w:rsidRPr="00596925" w:rsidRDefault="00B33386" w:rsidP="00B33386">
            <w:pPr>
              <w:ind w:right="11"/>
              <w:rPr>
                <w:rFonts w:asciiTheme="minorHAnsi" w:hAnsiTheme="minorHAnsi" w:cstheme="minorHAnsi"/>
                <w:sz w:val="18"/>
              </w:rPr>
            </w:pPr>
            <w:r w:rsidRPr="00596925">
              <w:rPr>
                <w:rFonts w:asciiTheme="minorHAnsi" w:hAnsiTheme="minorHAnsi" w:cstheme="minorHAnsi"/>
                <w:sz w:val="18"/>
              </w:rPr>
              <w:t>2) Accettazione campioni;</w:t>
            </w:r>
          </w:p>
          <w:p w14:paraId="072890B9" w14:textId="253E6EB6" w:rsidR="00B33386" w:rsidRPr="00596925" w:rsidRDefault="00B33386" w:rsidP="00B33386">
            <w:pPr>
              <w:ind w:right="11"/>
              <w:rPr>
                <w:rFonts w:asciiTheme="minorHAnsi" w:hAnsiTheme="minorHAnsi" w:cstheme="minorHAnsi"/>
                <w:sz w:val="18"/>
              </w:rPr>
            </w:pPr>
            <w:r w:rsidRPr="00596925">
              <w:rPr>
                <w:rFonts w:asciiTheme="minorHAnsi" w:hAnsiTheme="minorHAnsi" w:cstheme="minorHAnsi"/>
                <w:sz w:val="18"/>
              </w:rPr>
              <w:t>3) Esecuzione delle</w:t>
            </w:r>
          </w:p>
          <w:p w14:paraId="3A44B69D" w14:textId="77777777" w:rsidR="00B33386" w:rsidRPr="00596925" w:rsidRDefault="00B33386" w:rsidP="00B33386">
            <w:pPr>
              <w:ind w:right="11"/>
              <w:rPr>
                <w:rFonts w:asciiTheme="minorHAnsi" w:hAnsiTheme="minorHAnsi" w:cstheme="minorHAnsi"/>
                <w:sz w:val="18"/>
              </w:rPr>
            </w:pPr>
            <w:r w:rsidRPr="00596925">
              <w:rPr>
                <w:rFonts w:asciiTheme="minorHAnsi" w:hAnsiTheme="minorHAnsi" w:cstheme="minorHAnsi"/>
                <w:sz w:val="18"/>
              </w:rPr>
              <w:t>Prove/tarature affidate;</w:t>
            </w:r>
          </w:p>
          <w:p w14:paraId="791E81B8" w14:textId="4FB3E210" w:rsidR="00B33386" w:rsidRPr="00596925" w:rsidRDefault="00B33386" w:rsidP="00B33386">
            <w:pPr>
              <w:ind w:right="11"/>
              <w:rPr>
                <w:rFonts w:asciiTheme="minorHAnsi" w:hAnsiTheme="minorHAnsi" w:cstheme="minorHAnsi"/>
                <w:sz w:val="18"/>
              </w:rPr>
            </w:pPr>
            <w:r w:rsidRPr="00596925">
              <w:rPr>
                <w:rFonts w:asciiTheme="minorHAnsi" w:hAnsiTheme="minorHAnsi" w:cstheme="minorHAnsi"/>
                <w:sz w:val="18"/>
              </w:rPr>
              <w:t>4) Valutazione dei risultati;</w:t>
            </w:r>
          </w:p>
          <w:p w14:paraId="22636422" w14:textId="321D78FB" w:rsidR="00B33386" w:rsidRPr="00596925" w:rsidRDefault="00B33386" w:rsidP="00B33386">
            <w:pPr>
              <w:ind w:right="11"/>
              <w:rPr>
                <w:rFonts w:asciiTheme="minorHAnsi" w:hAnsiTheme="minorHAnsi" w:cstheme="minorHAnsi"/>
                <w:sz w:val="18"/>
              </w:rPr>
            </w:pPr>
            <w:r w:rsidRPr="00596925">
              <w:rPr>
                <w:rFonts w:asciiTheme="minorHAnsi" w:hAnsiTheme="minorHAnsi" w:cstheme="minorHAnsi"/>
                <w:sz w:val="18"/>
              </w:rPr>
              <w:t>5) Preparazione dei rapporti di prova.</w:t>
            </w:r>
          </w:p>
          <w:p w14:paraId="2F520ED0" w14:textId="05C22C5F" w:rsidR="00B33386" w:rsidRPr="00596925" w:rsidRDefault="00B33386" w:rsidP="00427EBD">
            <w:pPr>
              <w:ind w:right="11"/>
              <w:rPr>
                <w:rFonts w:asciiTheme="minorHAnsi" w:hAnsiTheme="minorHAnsi" w:cstheme="minorHAnsi"/>
                <w:sz w:val="18"/>
              </w:rPr>
            </w:pPr>
          </w:p>
        </w:tc>
        <w:tc>
          <w:tcPr>
            <w:tcW w:w="2131" w:type="dxa"/>
          </w:tcPr>
          <w:p w14:paraId="1ACE419E" w14:textId="77777777" w:rsidR="00B33386" w:rsidRPr="00596925" w:rsidRDefault="00B33386" w:rsidP="00B33386">
            <w:pPr>
              <w:ind w:right="11"/>
              <w:rPr>
                <w:rFonts w:asciiTheme="minorHAnsi" w:hAnsiTheme="minorHAnsi" w:cstheme="minorHAnsi"/>
                <w:sz w:val="18"/>
              </w:rPr>
            </w:pPr>
            <w:r w:rsidRPr="00596925">
              <w:rPr>
                <w:rFonts w:asciiTheme="minorHAnsi" w:hAnsiTheme="minorHAnsi" w:cstheme="minorHAnsi"/>
                <w:sz w:val="18"/>
              </w:rPr>
              <w:t>1) Concordare con RL il programma lavorativo;</w:t>
            </w:r>
          </w:p>
          <w:p w14:paraId="7A0F0D63" w14:textId="532E9E1C" w:rsidR="008736C0" w:rsidRPr="00596925" w:rsidRDefault="00B33386" w:rsidP="00427EBD">
            <w:pPr>
              <w:ind w:right="11"/>
              <w:rPr>
                <w:rFonts w:asciiTheme="minorHAnsi" w:hAnsiTheme="minorHAnsi" w:cstheme="minorHAnsi"/>
                <w:sz w:val="18"/>
              </w:rPr>
            </w:pPr>
            <w:r w:rsidRPr="00596925">
              <w:rPr>
                <w:rFonts w:asciiTheme="minorHAnsi" w:hAnsiTheme="minorHAnsi" w:cstheme="minorHAnsi"/>
                <w:sz w:val="18"/>
              </w:rPr>
              <w:t>2</w:t>
            </w:r>
            <w:r w:rsidR="002309A1" w:rsidRPr="00596925">
              <w:rPr>
                <w:rFonts w:asciiTheme="minorHAnsi" w:hAnsiTheme="minorHAnsi" w:cstheme="minorHAnsi"/>
                <w:sz w:val="18"/>
              </w:rPr>
              <w:t xml:space="preserve">) </w:t>
            </w:r>
            <w:r w:rsidR="008736C0" w:rsidRPr="00596925">
              <w:rPr>
                <w:rFonts w:asciiTheme="minorHAnsi" w:hAnsiTheme="minorHAnsi" w:cstheme="minorHAnsi"/>
                <w:sz w:val="18"/>
              </w:rPr>
              <w:t>C</w:t>
            </w:r>
            <w:r w:rsidR="001F5062" w:rsidRPr="00596925">
              <w:rPr>
                <w:rFonts w:asciiTheme="minorHAnsi" w:hAnsiTheme="minorHAnsi" w:cstheme="minorHAnsi"/>
                <w:sz w:val="18"/>
              </w:rPr>
              <w:t>ontrollo del Sistema di g</w:t>
            </w:r>
            <w:r w:rsidR="008736C0" w:rsidRPr="00596925">
              <w:rPr>
                <w:rFonts w:asciiTheme="minorHAnsi" w:hAnsiTheme="minorHAnsi" w:cstheme="minorHAnsi"/>
                <w:sz w:val="18"/>
              </w:rPr>
              <w:t xml:space="preserve">estione </w:t>
            </w:r>
            <w:r w:rsidR="001F5062" w:rsidRPr="00596925">
              <w:rPr>
                <w:rFonts w:asciiTheme="minorHAnsi" w:hAnsiTheme="minorHAnsi" w:cstheme="minorHAnsi"/>
                <w:sz w:val="18"/>
              </w:rPr>
              <w:t>q</w:t>
            </w:r>
            <w:r w:rsidR="008736C0" w:rsidRPr="00596925">
              <w:rPr>
                <w:rFonts w:asciiTheme="minorHAnsi" w:hAnsiTheme="minorHAnsi" w:cstheme="minorHAnsi"/>
                <w:sz w:val="18"/>
              </w:rPr>
              <w:t>ualità</w:t>
            </w:r>
            <w:r w:rsidR="002309A1" w:rsidRPr="00596925">
              <w:rPr>
                <w:rFonts w:asciiTheme="minorHAnsi" w:hAnsiTheme="minorHAnsi" w:cstheme="minorHAnsi"/>
                <w:sz w:val="18"/>
              </w:rPr>
              <w:t>;</w:t>
            </w:r>
          </w:p>
          <w:p w14:paraId="20FEEBA8" w14:textId="151E4511" w:rsidR="00B33386" w:rsidRPr="00596925" w:rsidRDefault="00B33386" w:rsidP="00427EBD">
            <w:pPr>
              <w:ind w:right="11"/>
              <w:rPr>
                <w:rFonts w:asciiTheme="minorHAnsi" w:hAnsiTheme="minorHAnsi" w:cstheme="minorHAnsi"/>
                <w:sz w:val="18"/>
              </w:rPr>
            </w:pPr>
            <w:r w:rsidRPr="00596925">
              <w:rPr>
                <w:rFonts w:asciiTheme="minorHAnsi" w:hAnsiTheme="minorHAnsi" w:cstheme="minorHAnsi"/>
                <w:sz w:val="18"/>
              </w:rPr>
              <w:t>3) Controllo tecnico delle dotazioni in entrata e della strumentazione in uso;</w:t>
            </w:r>
          </w:p>
          <w:p w14:paraId="325810D3" w14:textId="1B5A4CDE" w:rsidR="00B33386" w:rsidRPr="00596925" w:rsidRDefault="00B33386" w:rsidP="00427EBD">
            <w:pPr>
              <w:ind w:right="11"/>
              <w:rPr>
                <w:rFonts w:asciiTheme="minorHAnsi" w:hAnsiTheme="minorHAnsi" w:cstheme="minorHAnsi"/>
                <w:sz w:val="18"/>
              </w:rPr>
            </w:pPr>
            <w:r w:rsidRPr="00596925">
              <w:rPr>
                <w:rFonts w:asciiTheme="minorHAnsi" w:hAnsiTheme="minorHAnsi" w:cstheme="minorHAnsi"/>
                <w:sz w:val="18"/>
              </w:rPr>
              <w:t>4) Mantenimento magazzino entro valori stabiliti;</w:t>
            </w:r>
          </w:p>
          <w:p w14:paraId="58A81B53" w14:textId="29E34FC4" w:rsidR="00B33386" w:rsidRPr="00596925" w:rsidRDefault="00B33386" w:rsidP="00427EBD">
            <w:pPr>
              <w:ind w:right="11"/>
              <w:rPr>
                <w:rFonts w:asciiTheme="minorHAnsi" w:hAnsiTheme="minorHAnsi" w:cstheme="minorHAnsi"/>
                <w:sz w:val="18"/>
              </w:rPr>
            </w:pPr>
            <w:r w:rsidRPr="00596925">
              <w:rPr>
                <w:rFonts w:asciiTheme="minorHAnsi" w:hAnsiTheme="minorHAnsi" w:cstheme="minorHAnsi"/>
                <w:sz w:val="18"/>
              </w:rPr>
              <w:t>5) Controllo in entrata dei campioni;</w:t>
            </w:r>
          </w:p>
          <w:p w14:paraId="2E818846" w14:textId="62C6FDC1" w:rsidR="008736C0" w:rsidRPr="00596925" w:rsidRDefault="00B33386" w:rsidP="00427EBD">
            <w:pPr>
              <w:ind w:right="11"/>
              <w:rPr>
                <w:rFonts w:asciiTheme="minorHAnsi" w:hAnsiTheme="minorHAnsi" w:cstheme="minorHAnsi"/>
                <w:sz w:val="18"/>
              </w:rPr>
            </w:pPr>
            <w:r w:rsidRPr="00596925">
              <w:rPr>
                <w:rFonts w:asciiTheme="minorHAnsi" w:hAnsiTheme="minorHAnsi" w:cstheme="minorHAnsi"/>
                <w:sz w:val="18"/>
              </w:rPr>
              <w:t>6</w:t>
            </w:r>
            <w:r w:rsidR="002309A1" w:rsidRPr="00596925">
              <w:rPr>
                <w:rFonts w:asciiTheme="minorHAnsi" w:hAnsiTheme="minorHAnsi" w:cstheme="minorHAnsi"/>
                <w:sz w:val="18"/>
              </w:rPr>
              <w:t xml:space="preserve">) </w:t>
            </w:r>
            <w:r w:rsidR="008736C0" w:rsidRPr="00596925">
              <w:rPr>
                <w:rFonts w:asciiTheme="minorHAnsi" w:hAnsiTheme="minorHAnsi" w:cstheme="minorHAnsi"/>
                <w:sz w:val="18"/>
              </w:rPr>
              <w:t>Analisi e</w:t>
            </w:r>
            <w:r w:rsidR="002309A1" w:rsidRPr="00596925">
              <w:rPr>
                <w:rFonts w:asciiTheme="minorHAnsi" w:hAnsiTheme="minorHAnsi" w:cstheme="minorHAnsi"/>
                <w:sz w:val="18"/>
              </w:rPr>
              <w:t>d</w:t>
            </w:r>
            <w:r w:rsidR="008736C0" w:rsidRPr="00596925">
              <w:rPr>
                <w:rFonts w:asciiTheme="minorHAnsi" w:hAnsiTheme="minorHAnsi" w:cstheme="minorHAnsi"/>
                <w:sz w:val="18"/>
              </w:rPr>
              <w:t xml:space="preserve"> elaborazione dei dati sulla qualità</w:t>
            </w:r>
            <w:r w:rsidR="002309A1" w:rsidRPr="00596925">
              <w:rPr>
                <w:rFonts w:asciiTheme="minorHAnsi" w:hAnsiTheme="minorHAnsi" w:cstheme="minorHAnsi"/>
                <w:sz w:val="18"/>
              </w:rPr>
              <w:t>;</w:t>
            </w:r>
          </w:p>
          <w:p w14:paraId="3A55C244" w14:textId="68BDFFFF" w:rsidR="008736C0" w:rsidRPr="00596925" w:rsidRDefault="00B33386" w:rsidP="00427EBD">
            <w:pPr>
              <w:ind w:right="11"/>
              <w:rPr>
                <w:rFonts w:asciiTheme="minorHAnsi" w:hAnsiTheme="minorHAnsi" w:cstheme="minorHAnsi"/>
                <w:sz w:val="18"/>
              </w:rPr>
            </w:pPr>
            <w:r w:rsidRPr="00596925">
              <w:rPr>
                <w:rFonts w:asciiTheme="minorHAnsi" w:hAnsiTheme="minorHAnsi" w:cstheme="minorHAnsi"/>
                <w:sz w:val="18"/>
              </w:rPr>
              <w:t>7</w:t>
            </w:r>
            <w:r w:rsidR="002309A1" w:rsidRPr="00596925">
              <w:rPr>
                <w:rFonts w:asciiTheme="minorHAnsi" w:hAnsiTheme="minorHAnsi" w:cstheme="minorHAnsi"/>
                <w:sz w:val="18"/>
              </w:rPr>
              <w:t xml:space="preserve">) </w:t>
            </w:r>
            <w:r w:rsidR="008736C0" w:rsidRPr="00596925">
              <w:rPr>
                <w:rFonts w:asciiTheme="minorHAnsi" w:hAnsiTheme="minorHAnsi" w:cstheme="minorHAnsi"/>
                <w:sz w:val="18"/>
              </w:rPr>
              <w:t>Esecuzione degli audit</w:t>
            </w:r>
            <w:r w:rsidR="002309A1" w:rsidRPr="00596925">
              <w:rPr>
                <w:rFonts w:asciiTheme="minorHAnsi" w:hAnsiTheme="minorHAnsi" w:cstheme="minorHAnsi"/>
                <w:sz w:val="18"/>
              </w:rPr>
              <w:t>.</w:t>
            </w:r>
          </w:p>
        </w:tc>
        <w:tc>
          <w:tcPr>
            <w:tcW w:w="2972" w:type="dxa"/>
          </w:tcPr>
          <w:p w14:paraId="070A8692" w14:textId="2CC56770" w:rsidR="008736C0" w:rsidRPr="00596925" w:rsidRDefault="00FA726F" w:rsidP="00427EBD">
            <w:pPr>
              <w:ind w:right="11"/>
              <w:rPr>
                <w:rFonts w:asciiTheme="minorHAnsi" w:hAnsiTheme="minorHAnsi" w:cstheme="minorHAnsi"/>
                <w:sz w:val="18"/>
              </w:rPr>
            </w:pPr>
            <w:r w:rsidRPr="00596925">
              <w:rPr>
                <w:rFonts w:asciiTheme="minorHAnsi" w:hAnsiTheme="minorHAnsi" w:cstheme="minorHAnsi"/>
                <w:sz w:val="18"/>
              </w:rPr>
              <w:t>1)</w:t>
            </w:r>
            <w:r w:rsidR="00220719" w:rsidRPr="00596925">
              <w:rPr>
                <w:rFonts w:asciiTheme="minorHAnsi" w:hAnsiTheme="minorHAnsi" w:cstheme="minorHAnsi"/>
                <w:sz w:val="18"/>
              </w:rPr>
              <w:t xml:space="preserve"> </w:t>
            </w:r>
            <w:r w:rsidR="008736C0" w:rsidRPr="00596925">
              <w:rPr>
                <w:rFonts w:asciiTheme="minorHAnsi" w:hAnsiTheme="minorHAnsi" w:cstheme="minorHAnsi"/>
                <w:sz w:val="18"/>
              </w:rPr>
              <w:t>Gestione della documentazione del sistema</w:t>
            </w:r>
            <w:r w:rsidR="001F5062" w:rsidRPr="00596925">
              <w:rPr>
                <w:rFonts w:asciiTheme="minorHAnsi" w:hAnsiTheme="minorHAnsi" w:cstheme="minorHAnsi"/>
                <w:sz w:val="18"/>
              </w:rPr>
              <w:t xml:space="preserve"> di gestione</w:t>
            </w:r>
            <w:r w:rsidR="00220719" w:rsidRPr="00596925">
              <w:rPr>
                <w:rFonts w:asciiTheme="minorHAnsi" w:hAnsiTheme="minorHAnsi" w:cstheme="minorHAnsi"/>
                <w:sz w:val="18"/>
              </w:rPr>
              <w:t>;</w:t>
            </w:r>
          </w:p>
          <w:p w14:paraId="5D13680F" w14:textId="7F5C8767" w:rsidR="008736C0" w:rsidRPr="00596925" w:rsidRDefault="00425E88" w:rsidP="00427EBD">
            <w:pPr>
              <w:ind w:right="11"/>
              <w:rPr>
                <w:rFonts w:asciiTheme="minorHAnsi" w:hAnsiTheme="minorHAnsi" w:cstheme="minorHAnsi"/>
                <w:sz w:val="18"/>
              </w:rPr>
            </w:pPr>
            <w:r w:rsidRPr="00596925">
              <w:rPr>
                <w:rFonts w:asciiTheme="minorHAnsi" w:hAnsiTheme="minorHAnsi" w:cstheme="minorHAnsi"/>
                <w:sz w:val="18"/>
              </w:rPr>
              <w:t>2</w:t>
            </w:r>
            <w:r w:rsidR="00FA726F" w:rsidRPr="00596925">
              <w:rPr>
                <w:rFonts w:asciiTheme="minorHAnsi" w:hAnsiTheme="minorHAnsi" w:cstheme="minorHAnsi"/>
                <w:sz w:val="18"/>
              </w:rPr>
              <w:t>)</w:t>
            </w:r>
            <w:r w:rsidR="00220719" w:rsidRPr="00596925">
              <w:rPr>
                <w:rFonts w:asciiTheme="minorHAnsi" w:hAnsiTheme="minorHAnsi" w:cstheme="minorHAnsi"/>
                <w:sz w:val="18"/>
              </w:rPr>
              <w:t xml:space="preserve"> </w:t>
            </w:r>
            <w:r w:rsidR="008736C0" w:rsidRPr="00596925">
              <w:rPr>
                <w:rFonts w:asciiTheme="minorHAnsi" w:hAnsiTheme="minorHAnsi" w:cstheme="minorHAnsi"/>
                <w:sz w:val="18"/>
              </w:rPr>
              <w:t>Gestione delle Non Conformità delle</w:t>
            </w:r>
            <w:r w:rsidR="001F5062" w:rsidRPr="00596925">
              <w:rPr>
                <w:rFonts w:asciiTheme="minorHAnsi" w:hAnsiTheme="minorHAnsi" w:cstheme="minorHAnsi"/>
                <w:sz w:val="18"/>
              </w:rPr>
              <w:t xml:space="preserve"> Azioni Correttive</w:t>
            </w:r>
            <w:r w:rsidR="00220719" w:rsidRPr="00596925">
              <w:rPr>
                <w:rFonts w:asciiTheme="minorHAnsi" w:hAnsiTheme="minorHAnsi" w:cstheme="minorHAnsi"/>
                <w:sz w:val="18"/>
              </w:rPr>
              <w:t>;</w:t>
            </w:r>
          </w:p>
          <w:p w14:paraId="45422EAE" w14:textId="31FF7D12" w:rsidR="008736C0" w:rsidRPr="00596925" w:rsidRDefault="00425E88" w:rsidP="00427EBD">
            <w:pPr>
              <w:ind w:right="11"/>
              <w:rPr>
                <w:rFonts w:asciiTheme="minorHAnsi" w:hAnsiTheme="minorHAnsi" w:cstheme="minorHAnsi"/>
                <w:sz w:val="18"/>
              </w:rPr>
            </w:pPr>
            <w:r w:rsidRPr="00596925">
              <w:rPr>
                <w:rFonts w:asciiTheme="minorHAnsi" w:hAnsiTheme="minorHAnsi" w:cstheme="minorHAnsi"/>
                <w:sz w:val="18"/>
              </w:rPr>
              <w:t>3</w:t>
            </w:r>
            <w:r w:rsidR="00FA726F" w:rsidRPr="00596925">
              <w:rPr>
                <w:rFonts w:asciiTheme="minorHAnsi" w:hAnsiTheme="minorHAnsi" w:cstheme="minorHAnsi"/>
                <w:sz w:val="18"/>
              </w:rPr>
              <w:t>)</w:t>
            </w:r>
            <w:r w:rsidR="00220719" w:rsidRPr="00596925">
              <w:rPr>
                <w:rFonts w:asciiTheme="minorHAnsi" w:hAnsiTheme="minorHAnsi" w:cstheme="minorHAnsi"/>
                <w:sz w:val="18"/>
              </w:rPr>
              <w:t xml:space="preserve"> </w:t>
            </w:r>
            <w:r w:rsidR="001F5062" w:rsidRPr="00596925">
              <w:rPr>
                <w:rFonts w:asciiTheme="minorHAnsi" w:hAnsiTheme="minorHAnsi" w:cstheme="minorHAnsi"/>
                <w:sz w:val="18"/>
              </w:rPr>
              <w:t xml:space="preserve">Programmazione degli audit di I e II parte </w:t>
            </w:r>
            <w:r w:rsidR="001F5062" w:rsidRPr="00C5184C">
              <w:rPr>
                <w:rFonts w:asciiTheme="minorHAnsi" w:hAnsiTheme="minorHAnsi" w:cstheme="minorHAnsi"/>
                <w:sz w:val="18"/>
              </w:rPr>
              <w:t>e v</w:t>
            </w:r>
            <w:r w:rsidR="008736C0" w:rsidRPr="00C5184C">
              <w:rPr>
                <w:rFonts w:asciiTheme="minorHAnsi" w:hAnsiTheme="minorHAnsi" w:cstheme="minorHAnsi"/>
                <w:sz w:val="18"/>
              </w:rPr>
              <w:t>alutazione fornitori</w:t>
            </w:r>
            <w:r w:rsidR="00220719" w:rsidRPr="00C5184C">
              <w:rPr>
                <w:rFonts w:asciiTheme="minorHAnsi" w:hAnsiTheme="minorHAnsi" w:cstheme="minorHAnsi"/>
                <w:sz w:val="18"/>
              </w:rPr>
              <w:t>;</w:t>
            </w:r>
          </w:p>
          <w:p w14:paraId="3BB8374D" w14:textId="456D576B" w:rsidR="00F04030" w:rsidRPr="00596925" w:rsidRDefault="00F04030" w:rsidP="00427EBD">
            <w:pPr>
              <w:ind w:right="11"/>
              <w:rPr>
                <w:rFonts w:asciiTheme="minorHAnsi" w:hAnsiTheme="minorHAnsi" w:cstheme="minorHAnsi"/>
                <w:sz w:val="18"/>
              </w:rPr>
            </w:pPr>
            <w:r w:rsidRPr="00596925">
              <w:rPr>
                <w:rFonts w:asciiTheme="minorHAnsi" w:hAnsiTheme="minorHAnsi" w:cstheme="minorHAnsi"/>
                <w:sz w:val="18"/>
              </w:rPr>
              <w:t>4) Esecuzione dei controlli qualità dei metodi di prova / dotazioni;</w:t>
            </w:r>
          </w:p>
          <w:p w14:paraId="0916C20D" w14:textId="607DA0DC" w:rsidR="00220719" w:rsidRPr="00596925" w:rsidRDefault="00F04030" w:rsidP="00427EBD">
            <w:pPr>
              <w:ind w:right="11"/>
              <w:rPr>
                <w:rFonts w:asciiTheme="minorHAnsi" w:hAnsiTheme="minorHAnsi" w:cstheme="minorHAnsi"/>
                <w:sz w:val="18"/>
              </w:rPr>
            </w:pPr>
            <w:r w:rsidRPr="00596925">
              <w:rPr>
                <w:rFonts w:asciiTheme="minorHAnsi" w:hAnsiTheme="minorHAnsi" w:cstheme="minorHAnsi"/>
                <w:sz w:val="18"/>
              </w:rPr>
              <w:t>5</w:t>
            </w:r>
            <w:r w:rsidR="00FA726F" w:rsidRPr="00596925">
              <w:rPr>
                <w:rFonts w:asciiTheme="minorHAnsi" w:hAnsiTheme="minorHAnsi" w:cstheme="minorHAnsi"/>
                <w:sz w:val="18"/>
              </w:rPr>
              <w:t>)</w:t>
            </w:r>
            <w:r w:rsidR="00220719" w:rsidRPr="00596925">
              <w:rPr>
                <w:rFonts w:asciiTheme="minorHAnsi" w:hAnsiTheme="minorHAnsi" w:cstheme="minorHAnsi"/>
                <w:sz w:val="18"/>
              </w:rPr>
              <w:t xml:space="preserve"> Attuazione, mantenimento e miglioramento continuo del sistema di gestione;</w:t>
            </w:r>
          </w:p>
          <w:p w14:paraId="2BF24E53" w14:textId="2D352DDF" w:rsidR="00220719" w:rsidRPr="00596925" w:rsidRDefault="00F04030" w:rsidP="00427EBD">
            <w:pPr>
              <w:ind w:right="11"/>
              <w:rPr>
                <w:rFonts w:asciiTheme="minorHAnsi" w:hAnsiTheme="minorHAnsi" w:cstheme="minorHAnsi"/>
                <w:sz w:val="18"/>
              </w:rPr>
            </w:pPr>
            <w:r w:rsidRPr="00596925">
              <w:rPr>
                <w:rFonts w:asciiTheme="minorHAnsi" w:hAnsiTheme="minorHAnsi" w:cstheme="minorHAnsi"/>
                <w:sz w:val="18"/>
              </w:rPr>
              <w:t>6</w:t>
            </w:r>
            <w:r w:rsidR="00FA726F" w:rsidRPr="00596925">
              <w:rPr>
                <w:rFonts w:asciiTheme="minorHAnsi" w:hAnsiTheme="minorHAnsi" w:cstheme="minorHAnsi"/>
                <w:sz w:val="18"/>
              </w:rPr>
              <w:t>)</w:t>
            </w:r>
            <w:r w:rsidR="00220719" w:rsidRPr="00596925">
              <w:rPr>
                <w:rFonts w:asciiTheme="minorHAnsi" w:hAnsiTheme="minorHAnsi" w:cstheme="minorHAnsi"/>
                <w:sz w:val="18"/>
              </w:rPr>
              <w:t xml:space="preserve"> Identificazione di scostamenti dal sistema di gestione o dalle procedure di prova o di taratura;</w:t>
            </w:r>
          </w:p>
          <w:p w14:paraId="3CA6A55C" w14:textId="7146E225" w:rsidR="00F04030" w:rsidRPr="00596925" w:rsidRDefault="00F04030" w:rsidP="00427EBD">
            <w:pPr>
              <w:ind w:right="11"/>
              <w:rPr>
                <w:rFonts w:asciiTheme="minorHAnsi" w:hAnsiTheme="minorHAnsi" w:cstheme="minorHAnsi"/>
                <w:sz w:val="18"/>
              </w:rPr>
            </w:pPr>
            <w:r w:rsidRPr="00596925">
              <w:rPr>
                <w:rFonts w:asciiTheme="minorHAnsi" w:hAnsiTheme="minorHAnsi" w:cstheme="minorHAnsi"/>
                <w:sz w:val="18"/>
              </w:rPr>
              <w:t>7) Attuazione delle azioni OUTPUT dalla gestione del rischio.</w:t>
            </w:r>
          </w:p>
          <w:p w14:paraId="4A726BEE" w14:textId="35223E3C" w:rsidR="00FA726F" w:rsidRPr="00596925" w:rsidRDefault="00F04030" w:rsidP="00427EBD">
            <w:pPr>
              <w:ind w:right="11"/>
              <w:rPr>
                <w:rFonts w:asciiTheme="minorHAnsi" w:hAnsiTheme="minorHAnsi" w:cstheme="minorHAnsi"/>
                <w:sz w:val="18"/>
              </w:rPr>
            </w:pPr>
            <w:r w:rsidRPr="00596925">
              <w:rPr>
                <w:rFonts w:asciiTheme="minorHAnsi" w:hAnsiTheme="minorHAnsi" w:cstheme="minorHAnsi"/>
                <w:sz w:val="18"/>
              </w:rPr>
              <w:t>8</w:t>
            </w:r>
            <w:r w:rsidR="00FA726F" w:rsidRPr="00596925">
              <w:rPr>
                <w:rFonts w:asciiTheme="minorHAnsi" w:hAnsiTheme="minorHAnsi" w:cstheme="minorHAnsi"/>
                <w:sz w:val="18"/>
              </w:rPr>
              <w:t xml:space="preserve">) </w:t>
            </w:r>
            <w:r w:rsidR="001F5062" w:rsidRPr="00596925">
              <w:rPr>
                <w:rFonts w:asciiTheme="minorHAnsi" w:hAnsiTheme="minorHAnsi" w:cstheme="minorHAnsi"/>
                <w:sz w:val="18"/>
              </w:rPr>
              <w:t>G</w:t>
            </w:r>
            <w:r w:rsidR="00FA726F" w:rsidRPr="00596925">
              <w:rPr>
                <w:rFonts w:asciiTheme="minorHAnsi" w:hAnsiTheme="minorHAnsi" w:cstheme="minorHAnsi"/>
                <w:sz w:val="18"/>
              </w:rPr>
              <w:t xml:space="preserve">estione del rischio al fine di minimizzare quanto esposto al punto </w:t>
            </w:r>
            <w:r w:rsidRPr="00596925">
              <w:rPr>
                <w:rFonts w:asciiTheme="minorHAnsi" w:hAnsiTheme="minorHAnsi" w:cstheme="minorHAnsi"/>
                <w:sz w:val="18"/>
              </w:rPr>
              <w:t>6</w:t>
            </w:r>
            <w:r w:rsidR="00FA726F" w:rsidRPr="00596925">
              <w:rPr>
                <w:rFonts w:asciiTheme="minorHAnsi" w:hAnsiTheme="minorHAnsi" w:cstheme="minorHAnsi"/>
                <w:sz w:val="18"/>
              </w:rPr>
              <w:t>;</w:t>
            </w:r>
          </w:p>
          <w:p w14:paraId="22A35B36" w14:textId="0AD1AF66" w:rsidR="00FA726F" w:rsidRPr="00596925" w:rsidRDefault="00F04030" w:rsidP="00427EBD">
            <w:pPr>
              <w:ind w:right="11"/>
              <w:rPr>
                <w:rFonts w:asciiTheme="minorHAnsi" w:hAnsiTheme="minorHAnsi" w:cstheme="minorHAnsi"/>
                <w:sz w:val="18"/>
              </w:rPr>
            </w:pPr>
            <w:r w:rsidRPr="00596925">
              <w:rPr>
                <w:rFonts w:asciiTheme="minorHAnsi" w:hAnsiTheme="minorHAnsi" w:cstheme="minorHAnsi"/>
                <w:sz w:val="18"/>
              </w:rPr>
              <w:t>9</w:t>
            </w:r>
            <w:r w:rsidR="00FA726F" w:rsidRPr="00596925">
              <w:rPr>
                <w:rFonts w:asciiTheme="minorHAnsi" w:hAnsiTheme="minorHAnsi" w:cstheme="minorHAnsi"/>
                <w:sz w:val="18"/>
              </w:rPr>
              <w:t>) Riferire a</w:t>
            </w:r>
            <w:r w:rsidR="008A3F03" w:rsidRPr="00596925">
              <w:rPr>
                <w:rFonts w:asciiTheme="minorHAnsi" w:hAnsiTheme="minorHAnsi" w:cstheme="minorHAnsi"/>
                <w:sz w:val="18"/>
              </w:rPr>
              <w:t xml:space="preserve"> DG </w:t>
            </w:r>
            <w:r w:rsidR="00FA726F" w:rsidRPr="00596925">
              <w:rPr>
                <w:rFonts w:asciiTheme="minorHAnsi" w:hAnsiTheme="minorHAnsi" w:cstheme="minorHAnsi"/>
                <w:sz w:val="18"/>
              </w:rPr>
              <w:t>circa le prestazioni del sistema di gestione e circa eventuali esigenze di miglioramento;</w:t>
            </w:r>
          </w:p>
          <w:p w14:paraId="1CB67946" w14:textId="553E59C0" w:rsidR="00FA726F" w:rsidRPr="00596925" w:rsidRDefault="00F04030" w:rsidP="00427EBD">
            <w:pPr>
              <w:ind w:right="11"/>
              <w:rPr>
                <w:rFonts w:asciiTheme="minorHAnsi" w:hAnsiTheme="minorHAnsi" w:cstheme="minorHAnsi"/>
                <w:sz w:val="18"/>
              </w:rPr>
            </w:pPr>
            <w:r w:rsidRPr="00596925">
              <w:rPr>
                <w:rFonts w:asciiTheme="minorHAnsi" w:hAnsiTheme="minorHAnsi" w:cstheme="minorHAnsi"/>
                <w:sz w:val="18"/>
              </w:rPr>
              <w:t>10</w:t>
            </w:r>
            <w:r w:rsidR="00FA726F" w:rsidRPr="00596925">
              <w:rPr>
                <w:rFonts w:asciiTheme="minorHAnsi" w:hAnsiTheme="minorHAnsi" w:cstheme="minorHAnsi"/>
                <w:sz w:val="18"/>
              </w:rPr>
              <w:t xml:space="preserve">) Assicurare l’efficacia e </w:t>
            </w:r>
            <w:r w:rsidR="007502AE" w:rsidRPr="00596925">
              <w:rPr>
                <w:rFonts w:asciiTheme="minorHAnsi" w:hAnsiTheme="minorHAnsi" w:cstheme="minorHAnsi"/>
                <w:sz w:val="18"/>
              </w:rPr>
              <w:t>l’efficienza</w:t>
            </w:r>
            <w:r w:rsidR="00FA726F" w:rsidRPr="00596925">
              <w:rPr>
                <w:rFonts w:asciiTheme="minorHAnsi" w:hAnsiTheme="minorHAnsi" w:cstheme="minorHAnsi"/>
                <w:sz w:val="18"/>
              </w:rPr>
              <w:t xml:space="preserve"> del sistema di gestione e dei processi </w:t>
            </w:r>
            <w:r w:rsidR="001F5062" w:rsidRPr="00596925">
              <w:rPr>
                <w:rFonts w:asciiTheme="minorHAnsi" w:hAnsiTheme="minorHAnsi" w:cstheme="minorHAnsi"/>
                <w:sz w:val="18"/>
              </w:rPr>
              <w:t>presenti</w:t>
            </w:r>
            <w:r w:rsidR="00FA726F" w:rsidRPr="00596925">
              <w:rPr>
                <w:rFonts w:asciiTheme="minorHAnsi" w:hAnsiTheme="minorHAnsi" w:cstheme="minorHAnsi"/>
                <w:sz w:val="18"/>
              </w:rPr>
              <w:t xml:space="preserve"> in laboratorio.</w:t>
            </w:r>
          </w:p>
          <w:p w14:paraId="1F573F4F" w14:textId="0FA123D6" w:rsidR="00B33386" w:rsidRPr="00596925" w:rsidRDefault="00F04030" w:rsidP="00B33386">
            <w:pPr>
              <w:ind w:right="11"/>
              <w:rPr>
                <w:rFonts w:asciiTheme="minorHAnsi" w:hAnsiTheme="minorHAnsi" w:cstheme="minorHAnsi"/>
                <w:sz w:val="18"/>
              </w:rPr>
            </w:pPr>
            <w:r w:rsidRPr="00596925">
              <w:rPr>
                <w:rFonts w:asciiTheme="minorHAnsi" w:hAnsiTheme="minorHAnsi" w:cstheme="minorHAnsi"/>
                <w:sz w:val="18"/>
              </w:rPr>
              <w:t>11</w:t>
            </w:r>
            <w:r w:rsidR="00B33386" w:rsidRPr="00596925">
              <w:rPr>
                <w:rFonts w:asciiTheme="minorHAnsi" w:hAnsiTheme="minorHAnsi" w:cstheme="minorHAnsi"/>
                <w:sz w:val="18"/>
              </w:rPr>
              <w:t>) Coordinamento con RL per l’implementazione/miglioramento/mantenimento del sistema di gestione;</w:t>
            </w:r>
          </w:p>
          <w:p w14:paraId="4C8BDFCA" w14:textId="53898F25" w:rsidR="00B33386" w:rsidRPr="00596925" w:rsidRDefault="00B33386" w:rsidP="00427EBD">
            <w:pPr>
              <w:ind w:right="11"/>
              <w:rPr>
                <w:rFonts w:asciiTheme="minorHAnsi" w:hAnsiTheme="minorHAnsi" w:cstheme="minorHAnsi"/>
                <w:sz w:val="18"/>
              </w:rPr>
            </w:pPr>
          </w:p>
        </w:tc>
      </w:tr>
      <w:tr w:rsidR="00667AB2" w:rsidRPr="00596925" w14:paraId="5F98813B" w14:textId="77777777" w:rsidTr="00527369">
        <w:trPr>
          <w:trHeight w:val="820"/>
          <w:jc w:val="center"/>
        </w:trPr>
        <w:tc>
          <w:tcPr>
            <w:tcW w:w="1559" w:type="dxa"/>
          </w:tcPr>
          <w:p w14:paraId="1FB1CC2A" w14:textId="27233803" w:rsidR="00667AB2" w:rsidRPr="00596925" w:rsidRDefault="00667AB2" w:rsidP="00667AB2">
            <w:pPr>
              <w:jc w:val="center"/>
              <w:rPr>
                <w:rFonts w:asciiTheme="minorHAnsi" w:hAnsiTheme="minorHAnsi" w:cstheme="minorHAnsi"/>
                <w:b/>
                <w:i/>
                <w:sz w:val="18"/>
              </w:rPr>
            </w:pPr>
            <w:r w:rsidRPr="00596925">
              <w:rPr>
                <w:rFonts w:asciiTheme="minorHAnsi" w:hAnsiTheme="minorHAnsi" w:cstheme="minorHAnsi"/>
                <w:b/>
                <w:i/>
                <w:sz w:val="18"/>
              </w:rPr>
              <w:lastRenderedPageBreak/>
              <w:t xml:space="preserve">Tecnico di </w:t>
            </w:r>
            <w:r w:rsidR="00155713">
              <w:rPr>
                <w:rFonts w:asciiTheme="minorHAnsi" w:hAnsiTheme="minorHAnsi" w:cstheme="minorHAnsi"/>
                <w:b/>
                <w:i/>
                <w:sz w:val="18"/>
              </w:rPr>
              <w:t>L</w:t>
            </w:r>
            <w:r w:rsidRPr="00596925">
              <w:rPr>
                <w:rFonts w:asciiTheme="minorHAnsi" w:hAnsiTheme="minorHAnsi" w:cstheme="minorHAnsi"/>
                <w:b/>
                <w:i/>
                <w:sz w:val="18"/>
              </w:rPr>
              <w:t>aboratorio</w:t>
            </w:r>
          </w:p>
        </w:tc>
        <w:tc>
          <w:tcPr>
            <w:tcW w:w="2405" w:type="dxa"/>
          </w:tcPr>
          <w:p w14:paraId="02F22DFF" w14:textId="0BCFEE93" w:rsidR="00667AB2" w:rsidRPr="00596925" w:rsidRDefault="00667AB2" w:rsidP="00427EBD">
            <w:pPr>
              <w:ind w:right="11"/>
              <w:rPr>
                <w:rFonts w:asciiTheme="minorHAnsi" w:hAnsiTheme="minorHAnsi" w:cstheme="minorHAnsi"/>
                <w:sz w:val="18"/>
              </w:rPr>
            </w:pPr>
            <w:r w:rsidRPr="00596925">
              <w:rPr>
                <w:rFonts w:asciiTheme="minorHAnsi" w:hAnsiTheme="minorHAnsi" w:cstheme="minorHAnsi"/>
                <w:sz w:val="18"/>
              </w:rPr>
              <w:t>1) Accettazione campioni;</w:t>
            </w:r>
          </w:p>
          <w:p w14:paraId="1FDB2EBC" w14:textId="43004735" w:rsidR="00667AB2" w:rsidRPr="00596925" w:rsidRDefault="00667AB2" w:rsidP="00427EBD">
            <w:pPr>
              <w:ind w:right="11"/>
              <w:rPr>
                <w:rFonts w:asciiTheme="minorHAnsi" w:hAnsiTheme="minorHAnsi" w:cstheme="minorHAnsi"/>
                <w:sz w:val="18"/>
              </w:rPr>
            </w:pPr>
            <w:r w:rsidRPr="00596925">
              <w:rPr>
                <w:rFonts w:asciiTheme="minorHAnsi" w:hAnsiTheme="minorHAnsi" w:cstheme="minorHAnsi"/>
                <w:sz w:val="18"/>
              </w:rPr>
              <w:t>2) Esecuzione delle</w:t>
            </w:r>
          </w:p>
          <w:p w14:paraId="369CA463" w14:textId="225C28A7" w:rsidR="00667AB2" w:rsidRPr="00596925" w:rsidRDefault="00667AB2" w:rsidP="00427EBD">
            <w:pPr>
              <w:ind w:right="11"/>
              <w:rPr>
                <w:rFonts w:asciiTheme="minorHAnsi" w:hAnsiTheme="minorHAnsi" w:cstheme="minorHAnsi"/>
                <w:sz w:val="18"/>
              </w:rPr>
            </w:pPr>
            <w:r w:rsidRPr="00596925">
              <w:rPr>
                <w:rFonts w:asciiTheme="minorHAnsi" w:hAnsiTheme="minorHAnsi" w:cstheme="minorHAnsi"/>
                <w:sz w:val="18"/>
              </w:rPr>
              <w:t>Prove;</w:t>
            </w:r>
          </w:p>
          <w:p w14:paraId="325B3C63" w14:textId="77A6547E" w:rsidR="00667AB2" w:rsidRPr="00596925" w:rsidRDefault="00667AB2" w:rsidP="00427EBD">
            <w:pPr>
              <w:ind w:right="11"/>
              <w:rPr>
                <w:rFonts w:asciiTheme="minorHAnsi" w:hAnsiTheme="minorHAnsi" w:cstheme="minorHAnsi"/>
                <w:sz w:val="18"/>
              </w:rPr>
            </w:pPr>
            <w:r w:rsidRPr="00596925">
              <w:rPr>
                <w:rFonts w:asciiTheme="minorHAnsi" w:hAnsiTheme="minorHAnsi" w:cstheme="minorHAnsi"/>
                <w:sz w:val="18"/>
              </w:rPr>
              <w:t>3) Valutazione dei risultati;</w:t>
            </w:r>
          </w:p>
          <w:p w14:paraId="7128744F" w14:textId="17ACBD78" w:rsidR="00667AB2" w:rsidRPr="00596925" w:rsidRDefault="00667AB2" w:rsidP="00427EBD">
            <w:pPr>
              <w:ind w:right="11"/>
              <w:rPr>
                <w:rFonts w:asciiTheme="minorHAnsi" w:hAnsiTheme="minorHAnsi" w:cstheme="minorHAnsi"/>
                <w:sz w:val="18"/>
              </w:rPr>
            </w:pPr>
            <w:r w:rsidRPr="00596925">
              <w:rPr>
                <w:rFonts w:asciiTheme="minorHAnsi" w:hAnsiTheme="minorHAnsi" w:cstheme="minorHAnsi"/>
                <w:sz w:val="18"/>
              </w:rPr>
              <w:t>4) Preparazione dei rapporti di prova.</w:t>
            </w:r>
          </w:p>
          <w:p w14:paraId="3802EC71" w14:textId="77777777" w:rsidR="00667AB2" w:rsidRPr="00596925" w:rsidRDefault="00667AB2" w:rsidP="00427EBD">
            <w:pPr>
              <w:ind w:right="11"/>
              <w:rPr>
                <w:rFonts w:asciiTheme="minorHAnsi" w:hAnsiTheme="minorHAnsi" w:cstheme="minorHAnsi"/>
                <w:sz w:val="18"/>
              </w:rPr>
            </w:pPr>
          </w:p>
        </w:tc>
        <w:tc>
          <w:tcPr>
            <w:tcW w:w="2131" w:type="dxa"/>
          </w:tcPr>
          <w:p w14:paraId="63357AB3" w14:textId="1FB2CEE4" w:rsidR="00667AB2" w:rsidRPr="00596925" w:rsidRDefault="00667AB2" w:rsidP="00427EBD">
            <w:pPr>
              <w:ind w:right="11"/>
              <w:rPr>
                <w:rFonts w:asciiTheme="minorHAnsi" w:hAnsiTheme="minorHAnsi" w:cstheme="minorHAnsi"/>
                <w:sz w:val="18"/>
              </w:rPr>
            </w:pPr>
            <w:r w:rsidRPr="00596925">
              <w:rPr>
                <w:rFonts w:asciiTheme="minorHAnsi" w:hAnsiTheme="minorHAnsi" w:cstheme="minorHAnsi"/>
                <w:sz w:val="18"/>
              </w:rPr>
              <w:t>1) Concordare con RL il programma lavorativo;</w:t>
            </w:r>
          </w:p>
          <w:p w14:paraId="42A9F6C2" w14:textId="6D7734EA" w:rsidR="00667AB2" w:rsidRPr="00596925" w:rsidRDefault="00667AB2" w:rsidP="00427EBD">
            <w:pPr>
              <w:ind w:right="11"/>
              <w:rPr>
                <w:rFonts w:asciiTheme="minorHAnsi" w:hAnsiTheme="minorHAnsi" w:cstheme="minorHAnsi"/>
                <w:sz w:val="18"/>
              </w:rPr>
            </w:pPr>
            <w:r w:rsidRPr="00596925">
              <w:rPr>
                <w:rFonts w:asciiTheme="minorHAnsi" w:hAnsiTheme="minorHAnsi" w:cstheme="minorHAnsi"/>
                <w:sz w:val="18"/>
              </w:rPr>
              <w:t>2) Mantenimento magazzino entro valori stabiliti;</w:t>
            </w:r>
          </w:p>
          <w:p w14:paraId="0D6C587B" w14:textId="593BC1EB" w:rsidR="00667AB2" w:rsidRPr="00596925" w:rsidRDefault="00667AB2" w:rsidP="00427EBD">
            <w:pPr>
              <w:ind w:right="11"/>
              <w:rPr>
                <w:rFonts w:asciiTheme="minorHAnsi" w:hAnsiTheme="minorHAnsi" w:cstheme="minorHAnsi"/>
                <w:sz w:val="18"/>
              </w:rPr>
            </w:pPr>
            <w:r w:rsidRPr="00596925">
              <w:rPr>
                <w:rFonts w:asciiTheme="minorHAnsi" w:hAnsiTheme="minorHAnsi" w:cstheme="minorHAnsi"/>
                <w:sz w:val="18"/>
              </w:rPr>
              <w:t>3) Controllo in entrata dei campioni;</w:t>
            </w:r>
          </w:p>
          <w:p w14:paraId="108B1EA9" w14:textId="4CF9A273" w:rsidR="00667AB2" w:rsidRPr="00596925" w:rsidRDefault="00667AB2" w:rsidP="00427EBD">
            <w:pPr>
              <w:ind w:right="11"/>
              <w:rPr>
                <w:rFonts w:asciiTheme="minorHAnsi" w:hAnsiTheme="minorHAnsi" w:cstheme="minorHAnsi"/>
                <w:sz w:val="18"/>
              </w:rPr>
            </w:pPr>
            <w:r w:rsidRPr="00596925">
              <w:rPr>
                <w:rFonts w:asciiTheme="minorHAnsi" w:hAnsiTheme="minorHAnsi" w:cstheme="minorHAnsi"/>
                <w:sz w:val="18"/>
              </w:rPr>
              <w:t>4) Controllo tecnico dei dati;</w:t>
            </w:r>
          </w:p>
          <w:p w14:paraId="4423E0CF" w14:textId="57EDAD22" w:rsidR="00667AB2" w:rsidRPr="00596925" w:rsidRDefault="00667AB2" w:rsidP="00427EBD">
            <w:pPr>
              <w:ind w:right="11"/>
              <w:rPr>
                <w:rFonts w:asciiTheme="minorHAnsi" w:hAnsiTheme="minorHAnsi" w:cstheme="minorHAnsi"/>
                <w:sz w:val="18"/>
              </w:rPr>
            </w:pPr>
            <w:r w:rsidRPr="00596925">
              <w:rPr>
                <w:rFonts w:asciiTheme="minorHAnsi" w:hAnsiTheme="minorHAnsi" w:cstheme="minorHAnsi"/>
                <w:sz w:val="18"/>
              </w:rPr>
              <w:t>5) Controllo del trasferimento dei dati.</w:t>
            </w:r>
          </w:p>
        </w:tc>
        <w:tc>
          <w:tcPr>
            <w:tcW w:w="2972" w:type="dxa"/>
          </w:tcPr>
          <w:p w14:paraId="50908B30" w14:textId="77777777" w:rsidR="00667AB2" w:rsidRPr="00596925" w:rsidRDefault="00667AB2" w:rsidP="00427EBD">
            <w:pPr>
              <w:ind w:right="11"/>
              <w:rPr>
                <w:rFonts w:asciiTheme="minorHAnsi" w:hAnsiTheme="minorHAnsi" w:cstheme="minorHAnsi"/>
                <w:sz w:val="18"/>
              </w:rPr>
            </w:pPr>
            <w:r w:rsidRPr="00596925">
              <w:rPr>
                <w:rFonts w:asciiTheme="minorHAnsi" w:hAnsiTheme="minorHAnsi" w:cstheme="minorHAnsi"/>
                <w:sz w:val="18"/>
              </w:rPr>
              <w:t>1) Identificazione dei campioni;</w:t>
            </w:r>
          </w:p>
          <w:p w14:paraId="2F742D82" w14:textId="32B1BCBC" w:rsidR="00667AB2" w:rsidRPr="00596925" w:rsidRDefault="00667AB2" w:rsidP="00427EBD">
            <w:pPr>
              <w:ind w:right="11"/>
              <w:rPr>
                <w:rFonts w:asciiTheme="minorHAnsi" w:hAnsiTheme="minorHAnsi" w:cstheme="minorHAnsi"/>
                <w:sz w:val="18"/>
              </w:rPr>
            </w:pPr>
            <w:r w:rsidRPr="00596925">
              <w:rPr>
                <w:rFonts w:asciiTheme="minorHAnsi" w:hAnsiTheme="minorHAnsi" w:cstheme="minorHAnsi"/>
                <w:sz w:val="18"/>
              </w:rPr>
              <w:t>2) Esecuzione dei controlli qualità dei metodi di prova / dotazioni;</w:t>
            </w:r>
          </w:p>
          <w:p w14:paraId="6AD3EF84" w14:textId="77777777" w:rsidR="00667AB2" w:rsidRPr="00596925" w:rsidRDefault="00667AB2" w:rsidP="00427EBD">
            <w:pPr>
              <w:ind w:right="11"/>
              <w:rPr>
                <w:rFonts w:asciiTheme="minorHAnsi" w:hAnsiTheme="minorHAnsi" w:cstheme="minorHAnsi"/>
                <w:sz w:val="18"/>
              </w:rPr>
            </w:pPr>
          </w:p>
        </w:tc>
      </w:tr>
      <w:tr w:rsidR="00667AB2" w:rsidRPr="00596925" w14:paraId="03CCB428" w14:textId="77777777" w:rsidTr="00427EBD">
        <w:trPr>
          <w:trHeight w:val="820"/>
          <w:jc w:val="center"/>
        </w:trPr>
        <w:tc>
          <w:tcPr>
            <w:tcW w:w="1559" w:type="dxa"/>
          </w:tcPr>
          <w:p w14:paraId="09F7CA3D" w14:textId="3E257ECF" w:rsidR="00667AB2" w:rsidRPr="00596925" w:rsidRDefault="008A3F03" w:rsidP="00667AB2">
            <w:pPr>
              <w:jc w:val="center"/>
              <w:rPr>
                <w:rFonts w:asciiTheme="minorHAnsi" w:hAnsiTheme="minorHAnsi" w:cstheme="minorHAnsi"/>
                <w:b/>
                <w:i/>
                <w:sz w:val="18"/>
              </w:rPr>
            </w:pPr>
            <w:r w:rsidRPr="00596925">
              <w:rPr>
                <w:rFonts w:asciiTheme="minorHAnsi" w:hAnsiTheme="minorHAnsi" w:cstheme="minorHAnsi"/>
                <w:b/>
                <w:i/>
                <w:sz w:val="18"/>
              </w:rPr>
              <w:t>Direzione Generale</w:t>
            </w:r>
            <w:r w:rsidR="00667AB2" w:rsidRPr="00596925">
              <w:rPr>
                <w:rFonts w:asciiTheme="minorHAnsi" w:hAnsiTheme="minorHAnsi" w:cstheme="minorHAnsi"/>
                <w:b/>
                <w:i/>
                <w:sz w:val="18"/>
              </w:rPr>
              <w:t xml:space="preserve"> </w:t>
            </w:r>
          </w:p>
        </w:tc>
        <w:tc>
          <w:tcPr>
            <w:tcW w:w="2405" w:type="dxa"/>
          </w:tcPr>
          <w:p w14:paraId="3EF9F823" w14:textId="45979DF4" w:rsidR="00667AB2" w:rsidRPr="00596925" w:rsidRDefault="00427EBD" w:rsidP="00427EBD">
            <w:pPr>
              <w:ind w:right="11"/>
              <w:rPr>
                <w:rFonts w:asciiTheme="minorHAnsi" w:hAnsiTheme="minorHAnsi" w:cstheme="minorHAnsi"/>
                <w:sz w:val="18"/>
              </w:rPr>
            </w:pPr>
            <w:r w:rsidRPr="00596925">
              <w:rPr>
                <w:rFonts w:asciiTheme="minorHAnsi" w:hAnsiTheme="minorHAnsi" w:cstheme="minorHAnsi"/>
                <w:sz w:val="18"/>
              </w:rPr>
              <w:t xml:space="preserve">1) </w:t>
            </w:r>
            <w:r w:rsidR="00667AB2" w:rsidRPr="00596925">
              <w:rPr>
                <w:rFonts w:asciiTheme="minorHAnsi" w:hAnsiTheme="minorHAnsi" w:cstheme="minorHAnsi"/>
                <w:sz w:val="18"/>
              </w:rPr>
              <w:t>È il rappresentante legale dell’azienda;</w:t>
            </w:r>
          </w:p>
          <w:p w14:paraId="14589CDC" w14:textId="063C0C15" w:rsidR="00667AB2" w:rsidRPr="00596925" w:rsidRDefault="00427EBD" w:rsidP="00427EBD">
            <w:pPr>
              <w:ind w:right="11"/>
              <w:rPr>
                <w:rFonts w:asciiTheme="minorHAnsi" w:hAnsiTheme="minorHAnsi" w:cstheme="minorHAnsi"/>
                <w:sz w:val="18"/>
              </w:rPr>
            </w:pPr>
            <w:r w:rsidRPr="00596925">
              <w:rPr>
                <w:rFonts w:asciiTheme="minorHAnsi" w:hAnsiTheme="minorHAnsi" w:cstheme="minorHAnsi"/>
                <w:sz w:val="18"/>
              </w:rPr>
              <w:t xml:space="preserve">2) </w:t>
            </w:r>
            <w:r w:rsidR="00667AB2" w:rsidRPr="00596925">
              <w:rPr>
                <w:rFonts w:asciiTheme="minorHAnsi" w:hAnsiTheme="minorHAnsi" w:cstheme="minorHAnsi"/>
                <w:sz w:val="18"/>
              </w:rPr>
              <w:t>Responsabile del personale;</w:t>
            </w:r>
          </w:p>
          <w:p w14:paraId="021648ED" w14:textId="5143E1E8" w:rsidR="00667AB2" w:rsidRPr="00596925" w:rsidRDefault="00427EBD" w:rsidP="00427EBD">
            <w:pPr>
              <w:rPr>
                <w:rFonts w:asciiTheme="minorHAnsi" w:hAnsiTheme="minorHAnsi" w:cstheme="minorHAnsi"/>
                <w:sz w:val="18"/>
              </w:rPr>
            </w:pPr>
            <w:r w:rsidRPr="00596925">
              <w:rPr>
                <w:rFonts w:asciiTheme="minorHAnsi" w:hAnsiTheme="minorHAnsi" w:cstheme="minorHAnsi"/>
                <w:sz w:val="18"/>
              </w:rPr>
              <w:t xml:space="preserve">3) </w:t>
            </w:r>
            <w:r w:rsidR="00667AB2" w:rsidRPr="00596925">
              <w:rPr>
                <w:rFonts w:asciiTheme="minorHAnsi" w:hAnsiTheme="minorHAnsi" w:cstheme="minorHAnsi"/>
                <w:sz w:val="18"/>
              </w:rPr>
              <w:t>Verifica ed assicura che i processi applicati nel laboratorio siano conformi al sistema di gestione per la qualità, utilizzati correttamente e migliorati con continuità.</w:t>
            </w:r>
          </w:p>
        </w:tc>
        <w:tc>
          <w:tcPr>
            <w:tcW w:w="2131" w:type="dxa"/>
          </w:tcPr>
          <w:p w14:paraId="5FC1D982" w14:textId="29B29852" w:rsidR="00667AB2" w:rsidRPr="00596925" w:rsidRDefault="008A3F03" w:rsidP="00427EBD">
            <w:pPr>
              <w:ind w:left="67" w:right="11"/>
              <w:rPr>
                <w:rFonts w:asciiTheme="minorHAnsi" w:hAnsiTheme="minorHAnsi" w:cstheme="minorHAnsi"/>
                <w:sz w:val="18"/>
              </w:rPr>
            </w:pPr>
            <w:r w:rsidRPr="00596925">
              <w:rPr>
                <w:rFonts w:asciiTheme="minorHAnsi" w:hAnsiTheme="minorHAnsi" w:cstheme="minorHAnsi"/>
                <w:sz w:val="18"/>
              </w:rPr>
              <w:t>1</w:t>
            </w:r>
            <w:r w:rsidR="00427EBD" w:rsidRPr="00596925">
              <w:rPr>
                <w:rFonts w:asciiTheme="minorHAnsi" w:hAnsiTheme="minorHAnsi" w:cstheme="minorHAnsi"/>
                <w:sz w:val="18"/>
              </w:rPr>
              <w:t xml:space="preserve">) </w:t>
            </w:r>
            <w:r w:rsidR="00667AB2" w:rsidRPr="00596925">
              <w:rPr>
                <w:rFonts w:asciiTheme="minorHAnsi" w:hAnsiTheme="minorHAnsi" w:cstheme="minorHAnsi"/>
                <w:sz w:val="18"/>
              </w:rPr>
              <w:t xml:space="preserve">Delega funzioni operative </w:t>
            </w:r>
            <w:r w:rsidRPr="00596925">
              <w:rPr>
                <w:rFonts w:asciiTheme="minorHAnsi" w:hAnsiTheme="minorHAnsi" w:cstheme="minorHAnsi"/>
                <w:sz w:val="18"/>
              </w:rPr>
              <w:t>a</w:t>
            </w:r>
            <w:r w:rsidR="00667AB2" w:rsidRPr="00596925">
              <w:rPr>
                <w:rFonts w:asciiTheme="minorHAnsi" w:hAnsiTheme="minorHAnsi" w:cstheme="minorHAnsi"/>
                <w:sz w:val="18"/>
              </w:rPr>
              <w:t xml:space="preserve"> RL;</w:t>
            </w:r>
          </w:p>
          <w:p w14:paraId="7D325B06" w14:textId="48DA6C4E" w:rsidR="00667AB2" w:rsidRPr="00596925" w:rsidRDefault="008A3F03" w:rsidP="00427EBD">
            <w:pPr>
              <w:ind w:left="67"/>
              <w:rPr>
                <w:rFonts w:asciiTheme="minorHAnsi" w:hAnsiTheme="minorHAnsi" w:cstheme="minorHAnsi"/>
                <w:sz w:val="18"/>
              </w:rPr>
            </w:pPr>
            <w:r w:rsidRPr="00596925">
              <w:rPr>
                <w:rFonts w:asciiTheme="minorHAnsi" w:hAnsiTheme="minorHAnsi" w:cstheme="minorHAnsi"/>
                <w:sz w:val="18"/>
              </w:rPr>
              <w:t>2</w:t>
            </w:r>
            <w:r w:rsidR="00427EBD" w:rsidRPr="00596925">
              <w:rPr>
                <w:rFonts w:asciiTheme="minorHAnsi" w:hAnsiTheme="minorHAnsi" w:cstheme="minorHAnsi"/>
                <w:sz w:val="18"/>
              </w:rPr>
              <w:t xml:space="preserve">) </w:t>
            </w:r>
            <w:r w:rsidR="00667AB2" w:rsidRPr="00596925">
              <w:rPr>
                <w:rFonts w:asciiTheme="minorHAnsi" w:hAnsiTheme="minorHAnsi" w:cstheme="minorHAnsi"/>
                <w:sz w:val="18"/>
              </w:rPr>
              <w:t xml:space="preserve">Approva i documenti </w:t>
            </w:r>
            <w:r w:rsidRPr="00596925">
              <w:rPr>
                <w:rFonts w:asciiTheme="minorHAnsi" w:hAnsiTheme="minorHAnsi" w:cstheme="minorHAnsi"/>
                <w:sz w:val="18"/>
              </w:rPr>
              <w:t>gestionali (es. MQL)</w:t>
            </w:r>
            <w:r w:rsidR="00667AB2" w:rsidRPr="00596925">
              <w:rPr>
                <w:rFonts w:asciiTheme="minorHAnsi" w:hAnsiTheme="minorHAnsi" w:cstheme="minorHAnsi"/>
                <w:sz w:val="18"/>
              </w:rPr>
              <w:t>.</w:t>
            </w:r>
          </w:p>
          <w:p w14:paraId="2BF85981" w14:textId="7541DEA4" w:rsidR="00667AB2" w:rsidRPr="00596925" w:rsidRDefault="00667AB2" w:rsidP="00427EBD">
            <w:pPr>
              <w:ind w:left="67" w:right="11"/>
              <w:rPr>
                <w:rFonts w:asciiTheme="minorHAnsi" w:hAnsiTheme="minorHAnsi" w:cstheme="minorHAnsi"/>
                <w:sz w:val="18"/>
              </w:rPr>
            </w:pPr>
          </w:p>
        </w:tc>
        <w:tc>
          <w:tcPr>
            <w:tcW w:w="2972" w:type="dxa"/>
          </w:tcPr>
          <w:p w14:paraId="243BFF7C" w14:textId="76B0DF07" w:rsidR="00667AB2" w:rsidRPr="00596925" w:rsidRDefault="00427EBD" w:rsidP="00427EBD">
            <w:pPr>
              <w:ind w:left="67" w:right="11"/>
              <w:rPr>
                <w:rFonts w:asciiTheme="minorHAnsi" w:hAnsiTheme="minorHAnsi" w:cstheme="minorHAnsi"/>
                <w:sz w:val="18"/>
              </w:rPr>
            </w:pPr>
            <w:r w:rsidRPr="00596925">
              <w:rPr>
                <w:rFonts w:asciiTheme="minorHAnsi" w:hAnsiTheme="minorHAnsi" w:cstheme="minorHAnsi"/>
                <w:sz w:val="18"/>
              </w:rPr>
              <w:t xml:space="preserve">1) </w:t>
            </w:r>
            <w:r w:rsidR="00667AB2" w:rsidRPr="00596925">
              <w:rPr>
                <w:rFonts w:asciiTheme="minorHAnsi" w:hAnsiTheme="minorHAnsi" w:cstheme="minorHAnsi"/>
                <w:sz w:val="18"/>
              </w:rPr>
              <w:t>Sottoscrive le linee guida della dichiarazione della politica per la qualità;</w:t>
            </w:r>
          </w:p>
          <w:p w14:paraId="06EF7040" w14:textId="0CDA99C8" w:rsidR="00667AB2" w:rsidRPr="00596925" w:rsidRDefault="00427EBD" w:rsidP="00427EBD">
            <w:pPr>
              <w:ind w:left="67"/>
              <w:rPr>
                <w:rFonts w:asciiTheme="minorHAnsi" w:hAnsiTheme="minorHAnsi" w:cstheme="minorHAnsi"/>
                <w:sz w:val="18"/>
              </w:rPr>
            </w:pPr>
            <w:r w:rsidRPr="00596925">
              <w:rPr>
                <w:rFonts w:asciiTheme="minorHAnsi" w:hAnsiTheme="minorHAnsi" w:cstheme="minorHAnsi"/>
                <w:sz w:val="18"/>
              </w:rPr>
              <w:t xml:space="preserve">2) </w:t>
            </w:r>
            <w:r w:rsidR="00667AB2" w:rsidRPr="00596925">
              <w:rPr>
                <w:rFonts w:asciiTheme="minorHAnsi" w:hAnsiTheme="minorHAnsi" w:cstheme="minorHAnsi"/>
                <w:sz w:val="18"/>
              </w:rPr>
              <w:t>Visiona la relazione del riesame del sistema di gestione per la qualità e fissa gli obiettivi della qualità coerenti con quelli dell’azienda;</w:t>
            </w:r>
          </w:p>
          <w:p w14:paraId="5F262E7F" w14:textId="1AE1AA02" w:rsidR="00667AB2" w:rsidRPr="00596925" w:rsidRDefault="00427EBD" w:rsidP="00427EBD">
            <w:pPr>
              <w:ind w:left="67"/>
              <w:rPr>
                <w:rFonts w:asciiTheme="minorHAnsi" w:hAnsiTheme="minorHAnsi" w:cstheme="minorHAnsi"/>
                <w:sz w:val="18"/>
              </w:rPr>
            </w:pPr>
            <w:r w:rsidRPr="00596925">
              <w:rPr>
                <w:rFonts w:asciiTheme="minorHAnsi" w:hAnsiTheme="minorHAnsi" w:cstheme="minorHAnsi"/>
                <w:sz w:val="18"/>
              </w:rPr>
              <w:t xml:space="preserve">3) </w:t>
            </w:r>
            <w:r w:rsidR="00667AB2" w:rsidRPr="00596925">
              <w:rPr>
                <w:rFonts w:asciiTheme="minorHAnsi" w:hAnsiTheme="minorHAnsi" w:cstheme="minorHAnsi"/>
                <w:sz w:val="18"/>
              </w:rPr>
              <w:t>Garantisce l’integrità del sistema di gestione per la qualità a fronte di modifiche pianificate dello stesso.</w:t>
            </w:r>
          </w:p>
          <w:p w14:paraId="76F70CFE" w14:textId="77777777" w:rsidR="00667AB2" w:rsidRPr="00596925" w:rsidRDefault="00667AB2" w:rsidP="00427EBD">
            <w:pPr>
              <w:ind w:left="67"/>
              <w:rPr>
                <w:rFonts w:asciiTheme="minorHAnsi" w:hAnsiTheme="minorHAnsi" w:cstheme="minorHAnsi"/>
                <w:sz w:val="18"/>
              </w:rPr>
            </w:pPr>
          </w:p>
          <w:p w14:paraId="718E868D" w14:textId="24FD4B3C" w:rsidR="00667AB2" w:rsidRPr="00596925" w:rsidRDefault="00667AB2" w:rsidP="00427EBD">
            <w:pPr>
              <w:ind w:left="67" w:right="11"/>
              <w:rPr>
                <w:rFonts w:asciiTheme="minorHAnsi" w:hAnsiTheme="minorHAnsi" w:cstheme="minorHAnsi"/>
                <w:sz w:val="18"/>
              </w:rPr>
            </w:pPr>
          </w:p>
        </w:tc>
      </w:tr>
    </w:tbl>
    <w:p w14:paraId="3DAF3034" w14:textId="16215AAE" w:rsidR="00D371DF" w:rsidRPr="00596925" w:rsidRDefault="00D371DF" w:rsidP="00B3488A">
      <w:pPr>
        <w:pStyle w:val="testo"/>
        <w:ind w:left="0"/>
        <w:rPr>
          <w:rFonts w:asciiTheme="minorHAnsi" w:hAnsiTheme="minorHAnsi" w:cstheme="minorHAnsi"/>
        </w:rPr>
      </w:pPr>
    </w:p>
    <w:p w14:paraId="392F62C7" w14:textId="5B972E02" w:rsidR="008736C0" w:rsidRPr="00596925" w:rsidRDefault="008736C0" w:rsidP="00B3488A">
      <w:pPr>
        <w:pStyle w:val="testo"/>
        <w:ind w:left="0"/>
        <w:rPr>
          <w:rFonts w:asciiTheme="minorHAnsi" w:hAnsiTheme="minorHAnsi" w:cstheme="minorHAnsi"/>
        </w:rPr>
      </w:pPr>
      <w:r w:rsidRPr="00596925">
        <w:rPr>
          <w:rFonts w:asciiTheme="minorHAnsi" w:hAnsiTheme="minorHAnsi" w:cstheme="minorHAnsi"/>
        </w:rPr>
        <w:t>Il laboratorio ha predisposto, raccolto ed organizzato l</w:t>
      </w:r>
      <w:r w:rsidR="001867CD" w:rsidRPr="00596925">
        <w:rPr>
          <w:rFonts w:asciiTheme="minorHAnsi" w:hAnsiTheme="minorHAnsi" w:cstheme="minorHAnsi"/>
        </w:rPr>
        <w:t>a documentazione necessaria ad una</w:t>
      </w:r>
      <w:r w:rsidRPr="00596925">
        <w:rPr>
          <w:rFonts w:asciiTheme="minorHAnsi" w:hAnsiTheme="minorHAnsi" w:cstheme="minorHAnsi"/>
        </w:rPr>
        <w:t xml:space="preserve"> gestione </w:t>
      </w:r>
      <w:r w:rsidR="001867CD" w:rsidRPr="00596925">
        <w:rPr>
          <w:rFonts w:asciiTheme="minorHAnsi" w:hAnsiTheme="minorHAnsi" w:cstheme="minorHAnsi"/>
        </w:rPr>
        <w:t xml:space="preserve">regolare e coerente </w:t>
      </w:r>
      <w:r w:rsidRPr="00596925">
        <w:rPr>
          <w:rFonts w:asciiTheme="minorHAnsi" w:hAnsiTheme="minorHAnsi" w:cstheme="minorHAnsi"/>
        </w:rPr>
        <w:t xml:space="preserve">del </w:t>
      </w:r>
      <w:r w:rsidR="001867CD" w:rsidRPr="00596925">
        <w:rPr>
          <w:rFonts w:asciiTheme="minorHAnsi" w:hAnsiTheme="minorHAnsi" w:cstheme="minorHAnsi"/>
        </w:rPr>
        <w:t xml:space="preserve">proprio </w:t>
      </w:r>
      <w:r w:rsidRPr="00596925">
        <w:rPr>
          <w:rFonts w:asciiTheme="minorHAnsi" w:hAnsiTheme="minorHAnsi" w:cstheme="minorHAnsi"/>
        </w:rPr>
        <w:t>sistema qualità</w:t>
      </w:r>
      <w:r w:rsidR="001867CD" w:rsidRPr="00596925">
        <w:rPr>
          <w:rFonts w:asciiTheme="minorHAnsi" w:hAnsiTheme="minorHAnsi" w:cstheme="minorHAnsi"/>
        </w:rPr>
        <w:t xml:space="preserve"> attraverso i seguenti supporti documentali:</w:t>
      </w:r>
    </w:p>
    <w:p w14:paraId="2D26373C" w14:textId="77777777" w:rsidR="00D4397E" w:rsidRPr="00596925" w:rsidRDefault="00D4397E" w:rsidP="008736C0">
      <w:pPr>
        <w:pStyle w:val="testo"/>
        <w:rPr>
          <w:rFonts w:asciiTheme="minorHAnsi" w:hAnsiTheme="minorHAnsi" w:cstheme="minorHAnsi"/>
        </w:rPr>
      </w:pPr>
    </w:p>
    <w:p w14:paraId="69ED3C9D" w14:textId="57B53634" w:rsidR="008736C0" w:rsidRPr="00596925" w:rsidRDefault="008736C0" w:rsidP="00EE5563">
      <w:pPr>
        <w:pStyle w:val="testo"/>
        <w:numPr>
          <w:ilvl w:val="0"/>
          <w:numId w:val="9"/>
        </w:numPr>
        <w:tabs>
          <w:tab w:val="clear" w:pos="360"/>
          <w:tab w:val="num" w:pos="1211"/>
        </w:tabs>
        <w:ind w:left="1211"/>
        <w:rPr>
          <w:rFonts w:asciiTheme="minorHAnsi" w:hAnsiTheme="minorHAnsi" w:cstheme="minorHAnsi"/>
        </w:rPr>
      </w:pPr>
      <w:r w:rsidRPr="00596925">
        <w:rPr>
          <w:rFonts w:asciiTheme="minorHAnsi" w:hAnsiTheme="minorHAnsi" w:cstheme="minorHAnsi"/>
          <w:b/>
          <w:i/>
        </w:rPr>
        <w:t>Documenti di origine interna</w:t>
      </w:r>
      <w:r w:rsidRPr="00596925">
        <w:rPr>
          <w:rFonts w:asciiTheme="minorHAnsi" w:hAnsiTheme="minorHAnsi" w:cstheme="minorHAnsi"/>
        </w:rPr>
        <w:t xml:space="preserve">, che contengono l'insieme delle “regole </w:t>
      </w:r>
      <w:r w:rsidR="001867CD" w:rsidRPr="00596925">
        <w:rPr>
          <w:rFonts w:asciiTheme="minorHAnsi" w:hAnsiTheme="minorHAnsi" w:cstheme="minorHAnsi"/>
        </w:rPr>
        <w:t>del laboratorio” per la qualità;</w:t>
      </w:r>
    </w:p>
    <w:p w14:paraId="4D3B4873" w14:textId="4D72149D" w:rsidR="008736C0" w:rsidRPr="00596925" w:rsidRDefault="008736C0" w:rsidP="00EE5563">
      <w:pPr>
        <w:pStyle w:val="testo"/>
        <w:numPr>
          <w:ilvl w:val="0"/>
          <w:numId w:val="9"/>
        </w:numPr>
        <w:tabs>
          <w:tab w:val="clear" w:pos="360"/>
          <w:tab w:val="num" w:pos="1211"/>
        </w:tabs>
        <w:ind w:left="1211"/>
        <w:rPr>
          <w:rFonts w:asciiTheme="minorHAnsi" w:hAnsiTheme="minorHAnsi" w:cstheme="minorHAnsi"/>
          <w:b/>
        </w:rPr>
      </w:pPr>
      <w:r w:rsidRPr="00596925">
        <w:rPr>
          <w:rFonts w:asciiTheme="minorHAnsi" w:hAnsiTheme="minorHAnsi" w:cstheme="minorHAnsi"/>
          <w:b/>
          <w:i/>
        </w:rPr>
        <w:t>Documenti di origine esterna</w:t>
      </w:r>
      <w:r w:rsidRPr="00596925">
        <w:rPr>
          <w:rFonts w:asciiTheme="minorHAnsi" w:hAnsiTheme="minorHAnsi" w:cstheme="minorHAnsi"/>
        </w:rPr>
        <w:t>, ad esempio norme, direttive, leggi,</w:t>
      </w:r>
      <w:r w:rsidR="001867CD" w:rsidRPr="00596925">
        <w:rPr>
          <w:rFonts w:asciiTheme="minorHAnsi" w:hAnsiTheme="minorHAnsi" w:cstheme="minorHAnsi"/>
        </w:rPr>
        <w:t xml:space="preserve"> regolamenti, documenti </w:t>
      </w:r>
      <w:r w:rsidR="005528BA" w:rsidRPr="00596925">
        <w:rPr>
          <w:rFonts w:asciiTheme="minorHAnsi" w:hAnsiTheme="minorHAnsi" w:cstheme="minorHAnsi"/>
        </w:rPr>
        <w:t>ACCREDIA</w:t>
      </w:r>
      <w:r w:rsidRPr="00596925">
        <w:rPr>
          <w:rFonts w:asciiTheme="minorHAnsi" w:hAnsiTheme="minorHAnsi" w:cstheme="minorHAnsi"/>
        </w:rPr>
        <w:t xml:space="preserve"> e di altri enti istituzionali, specifiche o documenti del </w:t>
      </w:r>
      <w:r w:rsidR="001867CD" w:rsidRPr="00596925">
        <w:rPr>
          <w:rFonts w:asciiTheme="minorHAnsi" w:hAnsiTheme="minorHAnsi" w:cstheme="minorHAnsi"/>
        </w:rPr>
        <w:t>c</w:t>
      </w:r>
      <w:r w:rsidRPr="00596925">
        <w:rPr>
          <w:rFonts w:asciiTheme="minorHAnsi" w:hAnsiTheme="minorHAnsi" w:cstheme="minorHAnsi"/>
        </w:rPr>
        <w:t xml:space="preserve">liente, listini dei </w:t>
      </w:r>
      <w:r w:rsidR="001867CD" w:rsidRPr="00596925">
        <w:rPr>
          <w:rFonts w:asciiTheme="minorHAnsi" w:hAnsiTheme="minorHAnsi" w:cstheme="minorHAnsi"/>
        </w:rPr>
        <w:t>f</w:t>
      </w:r>
      <w:r w:rsidRPr="00596925">
        <w:rPr>
          <w:rFonts w:asciiTheme="minorHAnsi" w:hAnsiTheme="minorHAnsi" w:cstheme="minorHAnsi"/>
        </w:rPr>
        <w:t>ornitori, manuali d’uso e manutenzione delle apparecchiature, etc.</w:t>
      </w:r>
      <w:r w:rsidR="001867CD" w:rsidRPr="00596925">
        <w:rPr>
          <w:rFonts w:asciiTheme="minorHAnsi" w:hAnsiTheme="minorHAnsi" w:cstheme="minorHAnsi"/>
        </w:rPr>
        <w:t>;</w:t>
      </w:r>
    </w:p>
    <w:p w14:paraId="76572F74" w14:textId="2042EE6E" w:rsidR="008736C0" w:rsidRPr="00596925" w:rsidRDefault="008736C0" w:rsidP="00EE5563">
      <w:pPr>
        <w:pStyle w:val="testo"/>
        <w:numPr>
          <w:ilvl w:val="0"/>
          <w:numId w:val="9"/>
        </w:numPr>
        <w:tabs>
          <w:tab w:val="clear" w:pos="360"/>
          <w:tab w:val="num" w:pos="1211"/>
        </w:tabs>
        <w:ind w:left="1211"/>
        <w:rPr>
          <w:rFonts w:asciiTheme="minorHAnsi" w:hAnsiTheme="minorHAnsi" w:cstheme="minorHAnsi"/>
        </w:rPr>
      </w:pPr>
      <w:r w:rsidRPr="00596925">
        <w:rPr>
          <w:rFonts w:asciiTheme="minorHAnsi" w:hAnsiTheme="minorHAnsi" w:cstheme="minorHAnsi"/>
          <w:b/>
          <w:i/>
        </w:rPr>
        <w:t xml:space="preserve">Documenti di </w:t>
      </w:r>
      <w:r w:rsidR="001867CD" w:rsidRPr="00596925">
        <w:rPr>
          <w:rFonts w:asciiTheme="minorHAnsi" w:hAnsiTheme="minorHAnsi" w:cstheme="minorHAnsi"/>
          <w:b/>
          <w:i/>
        </w:rPr>
        <w:t>r</w:t>
      </w:r>
      <w:r w:rsidRPr="00596925">
        <w:rPr>
          <w:rFonts w:asciiTheme="minorHAnsi" w:hAnsiTheme="minorHAnsi" w:cstheme="minorHAnsi"/>
          <w:b/>
          <w:i/>
        </w:rPr>
        <w:t xml:space="preserve">egistrazione per la </w:t>
      </w:r>
      <w:r w:rsidR="001867CD" w:rsidRPr="00596925">
        <w:rPr>
          <w:rFonts w:asciiTheme="minorHAnsi" w:hAnsiTheme="minorHAnsi" w:cstheme="minorHAnsi"/>
          <w:b/>
          <w:i/>
        </w:rPr>
        <w:t>q</w:t>
      </w:r>
      <w:r w:rsidRPr="00596925">
        <w:rPr>
          <w:rFonts w:asciiTheme="minorHAnsi" w:hAnsiTheme="minorHAnsi" w:cstheme="minorHAnsi"/>
          <w:b/>
          <w:i/>
        </w:rPr>
        <w:t>ualità</w:t>
      </w:r>
      <w:r w:rsidRPr="00596925">
        <w:rPr>
          <w:rFonts w:asciiTheme="minorHAnsi" w:hAnsiTheme="minorHAnsi" w:cstheme="minorHAnsi"/>
        </w:rPr>
        <w:t xml:space="preserve">, che danno evidenza oggettiva che il </w:t>
      </w:r>
      <w:r w:rsidR="001867CD" w:rsidRPr="00596925">
        <w:rPr>
          <w:rFonts w:asciiTheme="minorHAnsi" w:hAnsiTheme="minorHAnsi" w:cstheme="minorHAnsi"/>
        </w:rPr>
        <w:t>s</w:t>
      </w:r>
      <w:r w:rsidRPr="00596925">
        <w:rPr>
          <w:rFonts w:asciiTheme="minorHAnsi" w:hAnsiTheme="minorHAnsi" w:cstheme="minorHAnsi"/>
        </w:rPr>
        <w:t>istema</w:t>
      </w:r>
      <w:r w:rsidR="001867CD" w:rsidRPr="00596925">
        <w:rPr>
          <w:rFonts w:asciiTheme="minorHAnsi" w:hAnsiTheme="minorHAnsi" w:cstheme="minorHAnsi"/>
        </w:rPr>
        <w:t xml:space="preserve"> viene effettivamente applicato.</w:t>
      </w:r>
    </w:p>
    <w:p w14:paraId="42C1A55D" w14:textId="77777777" w:rsidR="001867CD" w:rsidRPr="00596925" w:rsidRDefault="001867CD" w:rsidP="001867CD">
      <w:pPr>
        <w:pStyle w:val="testo"/>
        <w:ind w:left="1211"/>
        <w:rPr>
          <w:rFonts w:asciiTheme="minorHAnsi" w:hAnsiTheme="minorHAnsi" w:cstheme="minorHAnsi"/>
        </w:rPr>
      </w:pPr>
    </w:p>
    <w:p w14:paraId="09C46084" w14:textId="77777777" w:rsidR="008736C0" w:rsidRPr="00596925" w:rsidRDefault="008736C0" w:rsidP="00D371DF">
      <w:pPr>
        <w:pStyle w:val="testo"/>
        <w:ind w:left="0"/>
        <w:rPr>
          <w:rFonts w:asciiTheme="minorHAnsi" w:hAnsiTheme="minorHAnsi" w:cstheme="minorHAnsi"/>
        </w:rPr>
      </w:pPr>
      <w:r w:rsidRPr="00596925">
        <w:rPr>
          <w:rFonts w:asciiTheme="minorHAnsi" w:hAnsiTheme="minorHAnsi" w:cstheme="minorHAnsi"/>
        </w:rPr>
        <w:t>In particolare, i documenti di origine interna sono di seguito specificati:</w:t>
      </w:r>
    </w:p>
    <w:p w14:paraId="19F1AB7E" w14:textId="77777777" w:rsidR="001867CD" w:rsidRPr="00596925" w:rsidRDefault="001867CD" w:rsidP="008736C0">
      <w:pPr>
        <w:pStyle w:val="testo"/>
        <w:rPr>
          <w:rFonts w:asciiTheme="minorHAnsi" w:hAnsiTheme="minorHAnsi" w:cstheme="minorHAnsi"/>
          <w:sz w:val="12"/>
        </w:rPr>
      </w:pPr>
    </w:p>
    <w:p w14:paraId="4DB766AB" w14:textId="50E9B7D2" w:rsidR="008736C0" w:rsidRPr="00596925" w:rsidRDefault="001867CD" w:rsidP="00EE5563">
      <w:pPr>
        <w:pStyle w:val="testo"/>
        <w:numPr>
          <w:ilvl w:val="0"/>
          <w:numId w:val="57"/>
        </w:numPr>
        <w:rPr>
          <w:rFonts w:asciiTheme="minorHAnsi" w:hAnsiTheme="minorHAnsi" w:cstheme="minorHAnsi"/>
        </w:rPr>
      </w:pPr>
      <w:r w:rsidRPr="00596925">
        <w:rPr>
          <w:rFonts w:asciiTheme="minorHAnsi" w:hAnsiTheme="minorHAnsi" w:cstheme="minorHAnsi"/>
        </w:rPr>
        <w:t>Il m</w:t>
      </w:r>
      <w:r w:rsidR="008736C0" w:rsidRPr="00596925">
        <w:rPr>
          <w:rFonts w:asciiTheme="minorHAnsi" w:hAnsiTheme="minorHAnsi" w:cstheme="minorHAnsi"/>
        </w:rPr>
        <w:t xml:space="preserve">anuale </w:t>
      </w:r>
      <w:r w:rsidRPr="00596925">
        <w:rPr>
          <w:rFonts w:asciiTheme="minorHAnsi" w:hAnsiTheme="minorHAnsi" w:cstheme="minorHAnsi"/>
        </w:rPr>
        <w:t>della q</w:t>
      </w:r>
      <w:r w:rsidR="008736C0" w:rsidRPr="00596925">
        <w:rPr>
          <w:rFonts w:asciiTheme="minorHAnsi" w:hAnsiTheme="minorHAnsi" w:cstheme="minorHAnsi"/>
        </w:rPr>
        <w:t xml:space="preserve">ualità (il presente documento) descrive la struttura ed il </w:t>
      </w:r>
      <w:r w:rsidR="00742862" w:rsidRPr="00596925">
        <w:rPr>
          <w:rFonts w:asciiTheme="minorHAnsi" w:hAnsiTheme="minorHAnsi" w:cstheme="minorHAnsi"/>
        </w:rPr>
        <w:t>s</w:t>
      </w:r>
      <w:r w:rsidR="008736C0" w:rsidRPr="00596925">
        <w:rPr>
          <w:rFonts w:asciiTheme="minorHAnsi" w:hAnsiTheme="minorHAnsi" w:cstheme="minorHAnsi"/>
        </w:rPr>
        <w:t xml:space="preserve">istema di </w:t>
      </w:r>
      <w:r w:rsidR="00742862" w:rsidRPr="00596925">
        <w:rPr>
          <w:rFonts w:asciiTheme="minorHAnsi" w:hAnsiTheme="minorHAnsi" w:cstheme="minorHAnsi"/>
        </w:rPr>
        <w:t>g</w:t>
      </w:r>
      <w:r w:rsidR="008736C0" w:rsidRPr="00596925">
        <w:rPr>
          <w:rFonts w:asciiTheme="minorHAnsi" w:hAnsiTheme="minorHAnsi" w:cstheme="minorHAnsi"/>
        </w:rPr>
        <w:t>estione del laboratorio, i rapporti con l’organizzazione generale,</w:t>
      </w:r>
      <w:r w:rsidR="00742862" w:rsidRPr="00596925">
        <w:rPr>
          <w:rFonts w:asciiTheme="minorHAnsi" w:hAnsiTheme="minorHAnsi" w:cstheme="minorHAnsi"/>
        </w:rPr>
        <w:t xml:space="preserve"> i processi,</w:t>
      </w:r>
      <w:r w:rsidR="008736C0" w:rsidRPr="00596925">
        <w:rPr>
          <w:rFonts w:asciiTheme="minorHAnsi" w:hAnsiTheme="minorHAnsi" w:cstheme="minorHAnsi"/>
        </w:rPr>
        <w:t xml:space="preserve"> i criteri generali e le procedure adottate per soddisfare i requisiti della norma e di </w:t>
      </w:r>
      <w:r w:rsidR="005528BA" w:rsidRPr="00596925">
        <w:rPr>
          <w:rFonts w:asciiTheme="minorHAnsi" w:hAnsiTheme="minorHAnsi" w:cstheme="minorHAnsi"/>
        </w:rPr>
        <w:t>ACCREDIA</w:t>
      </w:r>
      <w:r w:rsidR="008736C0" w:rsidRPr="00596925">
        <w:rPr>
          <w:rFonts w:asciiTheme="minorHAnsi" w:hAnsiTheme="minorHAnsi" w:cstheme="minorHAnsi"/>
        </w:rPr>
        <w:t xml:space="preserve">, </w:t>
      </w:r>
      <w:r w:rsidR="00742862" w:rsidRPr="00596925">
        <w:rPr>
          <w:rFonts w:asciiTheme="minorHAnsi" w:hAnsiTheme="minorHAnsi" w:cstheme="minorHAnsi"/>
        </w:rPr>
        <w:t xml:space="preserve">riporta i </w:t>
      </w:r>
      <w:r w:rsidR="008736C0" w:rsidRPr="00596925">
        <w:rPr>
          <w:rFonts w:asciiTheme="minorHAnsi" w:hAnsiTheme="minorHAnsi" w:cstheme="minorHAnsi"/>
        </w:rPr>
        <w:t>riferimenti alle procedu</w:t>
      </w:r>
      <w:r w:rsidR="00742862" w:rsidRPr="00596925">
        <w:rPr>
          <w:rFonts w:asciiTheme="minorHAnsi" w:hAnsiTheme="minorHAnsi" w:cstheme="minorHAnsi"/>
        </w:rPr>
        <w:t>re gestionali ed operative del laboratorio.</w:t>
      </w:r>
    </w:p>
    <w:p w14:paraId="3600D8F2" w14:textId="77777777" w:rsidR="00742862" w:rsidRPr="00596925" w:rsidRDefault="00742862" w:rsidP="00742862">
      <w:pPr>
        <w:pStyle w:val="testo"/>
        <w:rPr>
          <w:rFonts w:asciiTheme="minorHAnsi" w:hAnsiTheme="minorHAnsi" w:cstheme="minorHAnsi"/>
        </w:rPr>
      </w:pPr>
    </w:p>
    <w:p w14:paraId="6365BECF" w14:textId="77777777" w:rsidR="00742862" w:rsidRPr="00596925" w:rsidRDefault="008736C0" w:rsidP="00D371DF">
      <w:pPr>
        <w:pStyle w:val="testo"/>
        <w:ind w:left="0"/>
        <w:rPr>
          <w:rFonts w:asciiTheme="minorHAnsi" w:hAnsiTheme="minorHAnsi" w:cstheme="minorHAnsi"/>
        </w:rPr>
      </w:pPr>
      <w:r w:rsidRPr="00596925">
        <w:rPr>
          <w:rFonts w:asciiTheme="minorHAnsi" w:hAnsiTheme="minorHAnsi" w:cstheme="minorHAnsi"/>
        </w:rPr>
        <w:lastRenderedPageBreak/>
        <w:t>Documenti autoportanti che possiedono propria revisione sono</w:t>
      </w:r>
      <w:r w:rsidR="00742862" w:rsidRPr="00596925">
        <w:rPr>
          <w:rFonts w:asciiTheme="minorHAnsi" w:hAnsiTheme="minorHAnsi" w:cstheme="minorHAnsi"/>
        </w:rPr>
        <w:t>:</w:t>
      </w:r>
      <w:r w:rsidRPr="00596925">
        <w:rPr>
          <w:rFonts w:asciiTheme="minorHAnsi" w:hAnsiTheme="minorHAnsi" w:cstheme="minorHAnsi"/>
        </w:rPr>
        <w:t xml:space="preserve"> </w:t>
      </w:r>
    </w:p>
    <w:p w14:paraId="0B2D67FA" w14:textId="77777777" w:rsidR="00AE4255" w:rsidRPr="00596925" w:rsidRDefault="00AE4255" w:rsidP="00742862">
      <w:pPr>
        <w:pStyle w:val="testo"/>
        <w:rPr>
          <w:rFonts w:asciiTheme="minorHAnsi" w:hAnsiTheme="minorHAnsi" w:cstheme="minorHAnsi"/>
          <w:b/>
        </w:rPr>
      </w:pPr>
    </w:p>
    <w:p w14:paraId="1BA90498" w14:textId="2E9692C3" w:rsidR="00742862" w:rsidRPr="00596925" w:rsidRDefault="00742862" w:rsidP="00A23697">
      <w:pPr>
        <w:pStyle w:val="testo"/>
        <w:numPr>
          <w:ilvl w:val="0"/>
          <w:numId w:val="57"/>
        </w:numPr>
        <w:ind w:hanging="176"/>
        <w:rPr>
          <w:rFonts w:asciiTheme="minorHAnsi" w:hAnsiTheme="minorHAnsi" w:cstheme="minorHAnsi"/>
        </w:rPr>
      </w:pPr>
      <w:r w:rsidRPr="00596925">
        <w:rPr>
          <w:rFonts w:asciiTheme="minorHAnsi" w:hAnsiTheme="minorHAnsi" w:cstheme="minorHAnsi"/>
        </w:rPr>
        <w:t xml:space="preserve">DA-02 All.1 (Allegato #1 alla domanda di Accreditamento </w:t>
      </w:r>
      <w:r w:rsidR="005528BA" w:rsidRPr="00596925">
        <w:rPr>
          <w:rFonts w:asciiTheme="minorHAnsi" w:hAnsiTheme="minorHAnsi" w:cstheme="minorHAnsi"/>
        </w:rPr>
        <w:t>ACCREDIA</w:t>
      </w:r>
      <w:r w:rsidRPr="00596925">
        <w:rPr>
          <w:rFonts w:asciiTheme="minorHAnsi" w:hAnsiTheme="minorHAnsi" w:cstheme="minorHAnsi"/>
        </w:rPr>
        <w:t>, elenco delle prove da accreditare);</w:t>
      </w:r>
    </w:p>
    <w:p w14:paraId="0CA48A9A" w14:textId="35B42A92" w:rsidR="00742862" w:rsidRPr="00596925" w:rsidRDefault="008736C0" w:rsidP="00A23697">
      <w:pPr>
        <w:pStyle w:val="testo"/>
        <w:numPr>
          <w:ilvl w:val="0"/>
          <w:numId w:val="57"/>
        </w:numPr>
        <w:ind w:hanging="176"/>
        <w:rPr>
          <w:rFonts w:asciiTheme="minorHAnsi" w:hAnsiTheme="minorHAnsi" w:cstheme="minorHAnsi"/>
        </w:rPr>
      </w:pPr>
      <w:r w:rsidRPr="00596925">
        <w:rPr>
          <w:rFonts w:asciiTheme="minorHAnsi" w:hAnsiTheme="minorHAnsi" w:cstheme="minorHAnsi"/>
        </w:rPr>
        <w:t xml:space="preserve">Organigramma e la </w:t>
      </w:r>
      <w:r w:rsidR="00742862" w:rsidRPr="00596925">
        <w:rPr>
          <w:rFonts w:asciiTheme="minorHAnsi" w:hAnsiTheme="minorHAnsi" w:cstheme="minorHAnsi"/>
        </w:rPr>
        <w:t>dichiarazione della politica per la qualità del laboratorio.</w:t>
      </w:r>
    </w:p>
    <w:p w14:paraId="339F97D7" w14:textId="5F6C86F0" w:rsidR="008736C0" w:rsidRPr="00596925" w:rsidRDefault="008736C0" w:rsidP="00A23697">
      <w:pPr>
        <w:pStyle w:val="testo"/>
        <w:numPr>
          <w:ilvl w:val="0"/>
          <w:numId w:val="57"/>
        </w:numPr>
        <w:ind w:hanging="176"/>
        <w:rPr>
          <w:rFonts w:asciiTheme="minorHAnsi" w:hAnsiTheme="minorHAnsi" w:cstheme="minorHAnsi"/>
        </w:rPr>
      </w:pPr>
      <w:r w:rsidRPr="00596925">
        <w:rPr>
          <w:rFonts w:asciiTheme="minorHAnsi" w:hAnsiTheme="minorHAnsi" w:cstheme="minorHAnsi"/>
        </w:rPr>
        <w:t>Procedure a carattere gestionale che descrivono i processi e le modalità di gestione degli stessi possono esse</w:t>
      </w:r>
      <w:r w:rsidR="005457F1" w:rsidRPr="00596925">
        <w:rPr>
          <w:rFonts w:asciiTheme="minorHAnsi" w:hAnsiTheme="minorHAnsi" w:cstheme="minorHAnsi"/>
        </w:rPr>
        <w:t>re comuni con le procedure del s</w:t>
      </w:r>
      <w:r w:rsidRPr="00596925">
        <w:rPr>
          <w:rFonts w:asciiTheme="minorHAnsi" w:hAnsiTheme="minorHAnsi" w:cstheme="minorHAnsi"/>
        </w:rPr>
        <w:t xml:space="preserve">istema di </w:t>
      </w:r>
      <w:r w:rsidR="005457F1" w:rsidRPr="00596925">
        <w:rPr>
          <w:rFonts w:asciiTheme="minorHAnsi" w:hAnsiTheme="minorHAnsi" w:cstheme="minorHAnsi"/>
        </w:rPr>
        <w:t>g</w:t>
      </w:r>
      <w:r w:rsidRPr="00596925">
        <w:rPr>
          <w:rFonts w:asciiTheme="minorHAnsi" w:hAnsiTheme="minorHAnsi" w:cstheme="minorHAnsi"/>
        </w:rPr>
        <w:t xml:space="preserve">estione </w:t>
      </w:r>
      <w:r w:rsidR="00742862" w:rsidRPr="00596925">
        <w:rPr>
          <w:rFonts w:asciiTheme="minorHAnsi" w:hAnsiTheme="minorHAnsi" w:cstheme="minorHAnsi"/>
        </w:rPr>
        <w:t xml:space="preserve">del laboratorio od essere descritte nel presente </w:t>
      </w:r>
      <w:r w:rsidR="005528BA" w:rsidRPr="00596925">
        <w:rPr>
          <w:rFonts w:asciiTheme="minorHAnsi" w:hAnsiTheme="minorHAnsi" w:cstheme="minorHAnsi"/>
        </w:rPr>
        <w:t>MQL</w:t>
      </w:r>
      <w:r w:rsidRPr="00596925">
        <w:rPr>
          <w:rFonts w:asciiTheme="minorHAnsi" w:hAnsiTheme="minorHAnsi" w:cstheme="minorHAnsi"/>
        </w:rPr>
        <w:t>;</w:t>
      </w:r>
    </w:p>
    <w:p w14:paraId="0C90F32B" w14:textId="6181A131" w:rsidR="008736C0" w:rsidRPr="00596925" w:rsidRDefault="00742862" w:rsidP="00A23697">
      <w:pPr>
        <w:pStyle w:val="testo"/>
        <w:numPr>
          <w:ilvl w:val="0"/>
          <w:numId w:val="57"/>
        </w:numPr>
        <w:ind w:hanging="176"/>
        <w:rPr>
          <w:rFonts w:asciiTheme="minorHAnsi" w:hAnsiTheme="minorHAnsi" w:cstheme="minorHAnsi"/>
        </w:rPr>
      </w:pPr>
      <w:r w:rsidRPr="00596925">
        <w:rPr>
          <w:rFonts w:asciiTheme="minorHAnsi" w:hAnsiTheme="minorHAnsi" w:cstheme="minorHAnsi"/>
        </w:rPr>
        <w:t>Procedure di l</w:t>
      </w:r>
      <w:r w:rsidR="008736C0" w:rsidRPr="00596925">
        <w:rPr>
          <w:rFonts w:asciiTheme="minorHAnsi" w:hAnsiTheme="minorHAnsi" w:cstheme="minorHAnsi"/>
        </w:rPr>
        <w:t xml:space="preserve">aboratorio </w:t>
      </w:r>
      <w:r w:rsidRPr="00596925">
        <w:rPr>
          <w:rFonts w:asciiTheme="minorHAnsi" w:hAnsiTheme="minorHAnsi" w:cstheme="minorHAnsi"/>
        </w:rPr>
        <w:t>contenenti</w:t>
      </w:r>
      <w:r w:rsidR="008736C0" w:rsidRPr="00596925">
        <w:rPr>
          <w:rFonts w:asciiTheme="minorHAnsi" w:hAnsiTheme="minorHAnsi" w:cstheme="minorHAnsi"/>
        </w:rPr>
        <w:t xml:space="preserve"> processi specifici del laboratorio o </w:t>
      </w:r>
      <w:r w:rsidRPr="00596925">
        <w:rPr>
          <w:rFonts w:asciiTheme="minorHAnsi" w:hAnsiTheme="minorHAnsi" w:cstheme="minorHAnsi"/>
        </w:rPr>
        <w:t>procedure di prova</w:t>
      </w:r>
      <w:r w:rsidR="008736C0" w:rsidRPr="00596925">
        <w:rPr>
          <w:rFonts w:asciiTheme="minorHAnsi" w:hAnsiTheme="minorHAnsi" w:cstheme="minorHAnsi"/>
        </w:rPr>
        <w:t xml:space="preserve"> e</w:t>
      </w:r>
      <w:r w:rsidRPr="00596925">
        <w:rPr>
          <w:rFonts w:asciiTheme="minorHAnsi" w:hAnsiTheme="minorHAnsi" w:cstheme="minorHAnsi"/>
        </w:rPr>
        <w:t>/o</w:t>
      </w:r>
      <w:r w:rsidR="008736C0" w:rsidRPr="00596925">
        <w:rPr>
          <w:rFonts w:asciiTheme="minorHAnsi" w:hAnsiTheme="minorHAnsi" w:cstheme="minorHAnsi"/>
        </w:rPr>
        <w:t xml:space="preserve"> informazioni necessarie e rilevanti </w:t>
      </w:r>
      <w:r w:rsidRPr="00596925">
        <w:rPr>
          <w:rFonts w:asciiTheme="minorHAnsi" w:hAnsiTheme="minorHAnsi" w:cstheme="minorHAnsi"/>
        </w:rPr>
        <w:t>all’applicazione dei metodi di prova;</w:t>
      </w:r>
    </w:p>
    <w:p w14:paraId="2FCD66DA" w14:textId="4511C63E" w:rsidR="008736C0" w:rsidRPr="00596925" w:rsidRDefault="00742862" w:rsidP="00A23697">
      <w:pPr>
        <w:pStyle w:val="testo"/>
        <w:numPr>
          <w:ilvl w:val="0"/>
          <w:numId w:val="57"/>
        </w:numPr>
        <w:ind w:hanging="176"/>
        <w:rPr>
          <w:rFonts w:asciiTheme="minorHAnsi" w:hAnsiTheme="minorHAnsi" w:cstheme="minorHAnsi"/>
        </w:rPr>
      </w:pPr>
      <w:r w:rsidRPr="00596925">
        <w:rPr>
          <w:rFonts w:asciiTheme="minorHAnsi" w:hAnsiTheme="minorHAnsi" w:cstheme="minorHAnsi"/>
        </w:rPr>
        <w:t>M</w:t>
      </w:r>
      <w:r w:rsidR="008736C0" w:rsidRPr="00596925">
        <w:rPr>
          <w:rFonts w:asciiTheme="minorHAnsi" w:hAnsiTheme="minorHAnsi" w:cstheme="minorHAnsi"/>
        </w:rPr>
        <w:t xml:space="preserve">oduli </w:t>
      </w:r>
      <w:r w:rsidRPr="00596925">
        <w:rPr>
          <w:rFonts w:asciiTheme="minorHAnsi" w:hAnsiTheme="minorHAnsi" w:cstheme="minorHAnsi"/>
        </w:rPr>
        <w:t>utilizzati per la gestione dei</w:t>
      </w:r>
      <w:r w:rsidR="00745D11" w:rsidRPr="00596925">
        <w:rPr>
          <w:rFonts w:asciiTheme="minorHAnsi" w:hAnsiTheme="minorHAnsi" w:cstheme="minorHAnsi"/>
        </w:rPr>
        <w:t xml:space="preserve"> processi</w:t>
      </w:r>
      <w:r w:rsidR="008736C0" w:rsidRPr="00596925">
        <w:rPr>
          <w:rFonts w:asciiTheme="minorHAnsi" w:hAnsiTheme="minorHAnsi" w:cstheme="minorHAnsi"/>
        </w:rPr>
        <w:t xml:space="preserve"> e per la raccolta e la registrazione oggettiva dei dati e/o</w:t>
      </w:r>
      <w:r w:rsidR="005528BA" w:rsidRPr="00596925">
        <w:rPr>
          <w:rFonts w:asciiTheme="minorHAnsi" w:hAnsiTheme="minorHAnsi" w:cstheme="minorHAnsi"/>
        </w:rPr>
        <w:t>d</w:t>
      </w:r>
      <w:r w:rsidR="008736C0" w:rsidRPr="00596925">
        <w:rPr>
          <w:rFonts w:asciiTheme="minorHAnsi" w:hAnsiTheme="minorHAnsi" w:cstheme="minorHAnsi"/>
        </w:rPr>
        <w:t xml:space="preserve"> informazioni (es: moduli per la pianificazione degli audit, fogli di lavoro,</w:t>
      </w:r>
      <w:r w:rsidR="005457F1" w:rsidRPr="00596925">
        <w:rPr>
          <w:rFonts w:asciiTheme="minorHAnsi" w:hAnsiTheme="minorHAnsi" w:cstheme="minorHAnsi"/>
        </w:rPr>
        <w:t xml:space="preserve"> fogli di calcolo,</w:t>
      </w:r>
      <w:r w:rsidR="008736C0" w:rsidRPr="00596925">
        <w:rPr>
          <w:rFonts w:asciiTheme="minorHAnsi" w:hAnsiTheme="minorHAnsi" w:cstheme="minorHAnsi"/>
        </w:rPr>
        <w:t xml:space="preserve"> rapporto di prova, etc.).</w:t>
      </w:r>
    </w:p>
    <w:p w14:paraId="1B0A260C" w14:textId="77777777" w:rsidR="00742862" w:rsidRPr="00596925" w:rsidRDefault="00742862" w:rsidP="00742862">
      <w:pPr>
        <w:pStyle w:val="testo"/>
        <w:ind w:left="0"/>
        <w:rPr>
          <w:rFonts w:asciiTheme="minorHAnsi" w:hAnsiTheme="minorHAnsi" w:cstheme="minorHAnsi"/>
        </w:rPr>
      </w:pPr>
    </w:p>
    <w:p w14:paraId="75EF95CE" w14:textId="0BFD4655" w:rsidR="008736C0" w:rsidRPr="00596925" w:rsidRDefault="008736C0" w:rsidP="005528BA">
      <w:pPr>
        <w:pStyle w:val="testo"/>
        <w:ind w:left="0"/>
        <w:rPr>
          <w:rFonts w:asciiTheme="minorHAnsi" w:hAnsiTheme="minorHAnsi" w:cstheme="minorHAnsi"/>
        </w:rPr>
      </w:pPr>
      <w:r w:rsidRPr="00596925">
        <w:rPr>
          <w:rFonts w:asciiTheme="minorHAnsi" w:hAnsiTheme="minorHAnsi" w:cstheme="minorHAnsi"/>
        </w:rPr>
        <w:t xml:space="preserve">La struttura della documentazione del sistema ed il contenuto della stessa è comunicata al personale attraverso la formazione e l’addestramento; specifiche procedure, moduli, necessari per l’esecuzione delle attività, sono distribuiti a mano/personalmente da RL/RQL al personale interessato. </w:t>
      </w:r>
      <w:r w:rsidR="000A1B1F" w:rsidRPr="00596925">
        <w:rPr>
          <w:rFonts w:asciiTheme="minorHAnsi" w:hAnsiTheme="minorHAnsi" w:cstheme="minorHAnsi"/>
        </w:rPr>
        <w:t xml:space="preserve">In aggiunta a quanto descritto al §6.2 del presente documento, RL/RQL </w:t>
      </w:r>
      <w:r w:rsidR="0092791D" w:rsidRPr="00596925">
        <w:rPr>
          <w:rFonts w:asciiTheme="minorHAnsi" w:hAnsiTheme="minorHAnsi" w:cstheme="minorHAnsi"/>
        </w:rPr>
        <w:t xml:space="preserve">all'atto dell'inserimento di ogni funzione operante in laboratorio, </w:t>
      </w:r>
      <w:r w:rsidR="000A1B1F" w:rsidRPr="00596925">
        <w:rPr>
          <w:rFonts w:asciiTheme="minorHAnsi" w:hAnsiTheme="minorHAnsi" w:cstheme="minorHAnsi"/>
        </w:rPr>
        <w:t>consegna, illustra e fa firmare per accettazione un</w:t>
      </w:r>
      <w:r w:rsidR="0092791D" w:rsidRPr="00596925">
        <w:rPr>
          <w:rFonts w:asciiTheme="minorHAnsi" w:hAnsiTheme="minorHAnsi" w:cstheme="minorHAnsi"/>
        </w:rPr>
        <w:t>o specifico</w:t>
      </w:r>
      <w:r w:rsidR="000A1B1F" w:rsidRPr="00596925">
        <w:rPr>
          <w:rFonts w:asciiTheme="minorHAnsi" w:hAnsiTheme="minorHAnsi" w:cstheme="minorHAnsi"/>
        </w:rPr>
        <w:t xml:space="preserve"> mansionario </w:t>
      </w:r>
      <w:r w:rsidR="00DE3622" w:rsidRPr="00596925">
        <w:rPr>
          <w:rFonts w:asciiTheme="minorHAnsi" w:hAnsiTheme="minorHAnsi" w:cstheme="minorHAnsi"/>
        </w:rPr>
        <w:t>(</w:t>
      </w:r>
      <w:r w:rsidR="00B50397" w:rsidRPr="00596925">
        <w:rPr>
          <w:rFonts w:asciiTheme="minorHAnsi" w:hAnsiTheme="minorHAnsi" w:cstheme="minorHAnsi"/>
        </w:rPr>
        <w:t>incluso in</w:t>
      </w:r>
      <w:r w:rsidR="00DE3622" w:rsidRPr="00596925">
        <w:rPr>
          <w:rFonts w:asciiTheme="minorHAnsi" w:hAnsiTheme="minorHAnsi" w:cstheme="minorHAnsi"/>
        </w:rPr>
        <w:t xml:space="preserve"> M</w:t>
      </w:r>
      <w:r w:rsidR="004324D8" w:rsidRPr="00596925">
        <w:rPr>
          <w:rFonts w:asciiTheme="minorHAnsi" w:hAnsiTheme="minorHAnsi" w:cstheme="minorHAnsi"/>
        </w:rPr>
        <w:t>109</w:t>
      </w:r>
      <w:r w:rsidR="000A1B1F" w:rsidRPr="00596925">
        <w:rPr>
          <w:rFonts w:asciiTheme="minorHAnsi" w:hAnsiTheme="minorHAnsi" w:cstheme="minorHAnsi"/>
        </w:rPr>
        <w:t xml:space="preserve">) </w:t>
      </w:r>
      <w:r w:rsidR="0092791D" w:rsidRPr="00596925">
        <w:rPr>
          <w:rFonts w:asciiTheme="minorHAnsi" w:hAnsiTheme="minorHAnsi" w:cstheme="minorHAnsi"/>
        </w:rPr>
        <w:t>riportante le seguenti informazioni:</w:t>
      </w:r>
    </w:p>
    <w:p w14:paraId="4F672958" w14:textId="77777777" w:rsidR="0092791D" w:rsidRPr="00596925" w:rsidRDefault="0092791D" w:rsidP="00742862">
      <w:pPr>
        <w:pStyle w:val="testo"/>
        <w:ind w:left="708"/>
        <w:rPr>
          <w:rFonts w:asciiTheme="minorHAnsi" w:hAnsiTheme="minorHAnsi" w:cstheme="minorHAnsi"/>
        </w:rPr>
      </w:pPr>
    </w:p>
    <w:p w14:paraId="6AC51B27" w14:textId="7D29869C" w:rsidR="0092791D" w:rsidRPr="00596925" w:rsidRDefault="0092791D" w:rsidP="00742862">
      <w:pPr>
        <w:pStyle w:val="testo"/>
        <w:ind w:left="708"/>
        <w:rPr>
          <w:rFonts w:asciiTheme="minorHAnsi" w:hAnsiTheme="minorHAnsi" w:cstheme="minorHAnsi"/>
        </w:rPr>
      </w:pPr>
      <w:r w:rsidRPr="00596925">
        <w:rPr>
          <w:rFonts w:asciiTheme="minorHAnsi" w:hAnsiTheme="minorHAnsi" w:cstheme="minorHAnsi"/>
        </w:rPr>
        <w:t>- Compiti assegnati;</w:t>
      </w:r>
    </w:p>
    <w:p w14:paraId="3D1E1565" w14:textId="417E9B66" w:rsidR="0092791D" w:rsidRPr="00596925" w:rsidRDefault="0092791D" w:rsidP="00742862">
      <w:pPr>
        <w:pStyle w:val="testo"/>
        <w:ind w:left="708"/>
        <w:rPr>
          <w:rFonts w:asciiTheme="minorHAnsi" w:hAnsiTheme="minorHAnsi" w:cstheme="minorHAnsi"/>
        </w:rPr>
      </w:pPr>
      <w:r w:rsidRPr="00596925">
        <w:rPr>
          <w:rFonts w:asciiTheme="minorHAnsi" w:hAnsiTheme="minorHAnsi" w:cstheme="minorHAnsi"/>
        </w:rPr>
        <w:t>- Grado di istruzione richiesto e posseduto;</w:t>
      </w:r>
    </w:p>
    <w:p w14:paraId="767D56FA" w14:textId="296185DA" w:rsidR="0092791D" w:rsidRPr="00596925" w:rsidRDefault="0092791D" w:rsidP="00742862">
      <w:pPr>
        <w:pStyle w:val="testo"/>
        <w:ind w:left="708"/>
        <w:rPr>
          <w:rFonts w:asciiTheme="minorHAnsi" w:hAnsiTheme="minorHAnsi" w:cstheme="minorHAnsi"/>
        </w:rPr>
      </w:pPr>
      <w:r w:rsidRPr="00596925">
        <w:rPr>
          <w:rFonts w:asciiTheme="minorHAnsi" w:hAnsiTheme="minorHAnsi" w:cstheme="minorHAnsi"/>
        </w:rPr>
        <w:t>- Esperienza richiesta e posseduta;</w:t>
      </w:r>
    </w:p>
    <w:p w14:paraId="311C6528" w14:textId="6AB168EC" w:rsidR="0092791D" w:rsidRPr="00596925" w:rsidRDefault="0092791D" w:rsidP="00742862">
      <w:pPr>
        <w:pStyle w:val="testo"/>
        <w:ind w:left="708"/>
        <w:rPr>
          <w:rFonts w:asciiTheme="minorHAnsi" w:hAnsiTheme="minorHAnsi" w:cstheme="minorHAnsi"/>
        </w:rPr>
      </w:pPr>
      <w:r w:rsidRPr="00596925">
        <w:rPr>
          <w:rFonts w:asciiTheme="minorHAnsi" w:hAnsiTheme="minorHAnsi" w:cstheme="minorHAnsi"/>
        </w:rPr>
        <w:t>- Formazione richiesta e posseduta;</w:t>
      </w:r>
    </w:p>
    <w:p w14:paraId="7AD42A67" w14:textId="152E223C" w:rsidR="0092791D" w:rsidRPr="00596925" w:rsidRDefault="0092791D" w:rsidP="0092791D">
      <w:pPr>
        <w:pStyle w:val="testo"/>
        <w:ind w:left="708"/>
        <w:rPr>
          <w:rFonts w:asciiTheme="minorHAnsi" w:hAnsiTheme="minorHAnsi" w:cstheme="minorHAnsi"/>
        </w:rPr>
      </w:pPr>
      <w:r w:rsidRPr="00596925">
        <w:rPr>
          <w:rFonts w:asciiTheme="minorHAnsi" w:hAnsiTheme="minorHAnsi" w:cstheme="minorHAnsi"/>
        </w:rPr>
        <w:t>- Addestramento previsto relativo al ruolo ed agli incarichi ricoperti.</w:t>
      </w:r>
    </w:p>
    <w:p w14:paraId="0CC38033" w14:textId="77777777" w:rsidR="005457F1" w:rsidRPr="00596925" w:rsidRDefault="005457F1" w:rsidP="0092791D">
      <w:pPr>
        <w:pStyle w:val="testo"/>
        <w:ind w:left="708"/>
        <w:rPr>
          <w:rFonts w:asciiTheme="minorHAnsi" w:hAnsiTheme="minorHAnsi" w:cstheme="minorHAnsi"/>
        </w:rPr>
      </w:pPr>
    </w:p>
    <w:p w14:paraId="5CDD56AE" w14:textId="604E31A8" w:rsidR="00745D11" w:rsidRPr="00596925" w:rsidRDefault="00F967F8" w:rsidP="005528BA">
      <w:pPr>
        <w:pStyle w:val="testo"/>
        <w:ind w:left="0"/>
        <w:rPr>
          <w:rStyle w:val="CharacterStyle1"/>
          <w:rFonts w:asciiTheme="minorHAnsi" w:hAnsiTheme="minorHAnsi" w:cstheme="minorHAnsi"/>
        </w:rPr>
      </w:pPr>
      <w:r w:rsidRPr="00596925">
        <w:rPr>
          <w:rFonts w:asciiTheme="minorHAnsi" w:hAnsiTheme="minorHAnsi" w:cstheme="minorHAnsi"/>
        </w:rPr>
        <w:t xml:space="preserve">Attraverso tale prassi </w:t>
      </w:r>
      <w:r w:rsidR="005457F1" w:rsidRPr="00596925">
        <w:rPr>
          <w:rFonts w:asciiTheme="minorHAnsi" w:hAnsiTheme="minorHAnsi" w:cstheme="minorHAnsi"/>
        </w:rPr>
        <w:t>esecutiva</w:t>
      </w:r>
      <w:r w:rsidRPr="00596925">
        <w:rPr>
          <w:rFonts w:asciiTheme="minorHAnsi" w:hAnsiTheme="minorHAnsi" w:cstheme="minorHAnsi"/>
        </w:rPr>
        <w:t>, t</w:t>
      </w:r>
      <w:r w:rsidR="00773C2F" w:rsidRPr="00596925">
        <w:rPr>
          <w:rFonts w:asciiTheme="minorHAnsi" w:hAnsiTheme="minorHAnsi" w:cstheme="minorHAnsi"/>
        </w:rPr>
        <w:t>utte le funzioni operative del</w:t>
      </w:r>
      <w:r w:rsidR="0092791D" w:rsidRPr="00596925">
        <w:rPr>
          <w:rFonts w:asciiTheme="minorHAnsi" w:hAnsiTheme="minorHAnsi" w:cstheme="minorHAnsi"/>
        </w:rPr>
        <w:t xml:space="preserve"> laboratorio che gestiscono, eseguono o verificano i processi che influenzano i risultati delle attività </w:t>
      </w:r>
      <w:r w:rsidR="00773C2F" w:rsidRPr="00596925">
        <w:rPr>
          <w:rFonts w:asciiTheme="minorHAnsi" w:hAnsiTheme="minorHAnsi" w:cstheme="minorHAnsi"/>
        </w:rPr>
        <w:t xml:space="preserve">condotte, </w:t>
      </w:r>
      <w:r w:rsidR="0092791D" w:rsidRPr="00596925">
        <w:rPr>
          <w:rFonts w:asciiTheme="minorHAnsi" w:hAnsiTheme="minorHAnsi" w:cstheme="minorHAnsi"/>
        </w:rPr>
        <w:t xml:space="preserve">vengono a conoscenza dell'estensione e dei limiti delle proprie responsabilità. Tale modulo viene </w:t>
      </w:r>
      <w:r w:rsidR="00E81ABA" w:rsidRPr="00596925">
        <w:rPr>
          <w:rFonts w:asciiTheme="minorHAnsi" w:hAnsiTheme="minorHAnsi" w:cstheme="minorHAnsi"/>
        </w:rPr>
        <w:t xml:space="preserve">redatto e </w:t>
      </w:r>
      <w:r w:rsidR="0092791D" w:rsidRPr="00596925">
        <w:rPr>
          <w:rFonts w:asciiTheme="minorHAnsi" w:hAnsiTheme="minorHAnsi" w:cstheme="minorHAnsi"/>
        </w:rPr>
        <w:t xml:space="preserve">consegnato al personale del laboratorio direttamente dal </w:t>
      </w:r>
      <w:r w:rsidR="00A23697" w:rsidRPr="00596925">
        <w:rPr>
          <w:rFonts w:asciiTheme="minorHAnsi" w:hAnsiTheme="minorHAnsi" w:cstheme="minorHAnsi"/>
        </w:rPr>
        <w:t>DG</w:t>
      </w:r>
      <w:r w:rsidR="0092791D" w:rsidRPr="00596925">
        <w:rPr>
          <w:rFonts w:asciiTheme="minorHAnsi" w:hAnsiTheme="minorHAnsi" w:cstheme="minorHAnsi"/>
        </w:rPr>
        <w:t xml:space="preserve"> </w:t>
      </w:r>
      <w:r w:rsidR="00E81ABA" w:rsidRPr="00596925">
        <w:rPr>
          <w:rFonts w:asciiTheme="minorHAnsi" w:hAnsiTheme="minorHAnsi" w:cstheme="minorHAnsi"/>
        </w:rPr>
        <w:t>(coadiuvato da RL/RQL)</w:t>
      </w:r>
      <w:r w:rsidR="00745D11" w:rsidRPr="00596925">
        <w:rPr>
          <w:rFonts w:asciiTheme="minorHAnsi" w:hAnsiTheme="minorHAnsi" w:cstheme="minorHAnsi"/>
        </w:rPr>
        <w:t>.</w:t>
      </w:r>
      <w:r w:rsidR="00745D11" w:rsidRPr="00596925">
        <w:rPr>
          <w:rStyle w:val="CharacterStyle1"/>
          <w:rFonts w:asciiTheme="minorHAnsi" w:hAnsiTheme="minorHAnsi" w:cstheme="minorHAnsi"/>
        </w:rPr>
        <w:t xml:space="preserve"> </w:t>
      </w:r>
    </w:p>
    <w:p w14:paraId="3C7C19D3" w14:textId="77777777" w:rsidR="00745D11" w:rsidRPr="00596925" w:rsidRDefault="00745D11" w:rsidP="00745D11">
      <w:pPr>
        <w:pStyle w:val="testo"/>
        <w:ind w:left="708"/>
        <w:rPr>
          <w:rStyle w:val="CharacterStyle1"/>
          <w:rFonts w:asciiTheme="minorHAnsi" w:hAnsiTheme="minorHAnsi" w:cstheme="minorHAnsi"/>
        </w:rPr>
      </w:pPr>
    </w:p>
    <w:p w14:paraId="35021D4F" w14:textId="38548D4E" w:rsidR="00745D11" w:rsidRPr="00596925" w:rsidRDefault="009E33E0" w:rsidP="005528BA">
      <w:pPr>
        <w:pStyle w:val="testo"/>
        <w:ind w:left="0"/>
        <w:rPr>
          <w:rFonts w:asciiTheme="minorHAnsi" w:hAnsiTheme="minorHAnsi" w:cstheme="minorHAnsi"/>
        </w:rPr>
      </w:pPr>
      <w:r w:rsidRPr="00596925">
        <w:rPr>
          <w:rFonts w:asciiTheme="minorHAnsi" w:hAnsiTheme="minorHAnsi" w:cstheme="minorHAnsi"/>
        </w:rPr>
        <w:t xml:space="preserve">All’interno dell’organizzazione sono presenti, in relazione anche al numero esiguo di persone interessate, linee di comunicazione dirette tra </w:t>
      </w:r>
      <w:r w:rsidR="00F4376C" w:rsidRPr="00596925">
        <w:rPr>
          <w:rFonts w:asciiTheme="minorHAnsi" w:hAnsiTheme="minorHAnsi" w:cstheme="minorHAnsi"/>
        </w:rPr>
        <w:t>DG</w:t>
      </w:r>
      <w:r w:rsidRPr="00596925">
        <w:rPr>
          <w:rFonts w:asciiTheme="minorHAnsi" w:hAnsiTheme="minorHAnsi" w:cstheme="minorHAnsi"/>
        </w:rPr>
        <w:t xml:space="preserve"> ed il personale. L’attività di comunicazione interna comunque avviene anche mediante riunioni interne </w:t>
      </w:r>
      <w:r w:rsidR="004324D8" w:rsidRPr="00596925">
        <w:rPr>
          <w:rFonts w:asciiTheme="minorHAnsi" w:hAnsiTheme="minorHAnsi" w:cstheme="minorHAnsi"/>
        </w:rPr>
        <w:t>verbalizzate</w:t>
      </w:r>
      <w:r w:rsidRPr="00596925">
        <w:rPr>
          <w:rFonts w:asciiTheme="minorHAnsi" w:hAnsiTheme="minorHAnsi" w:cstheme="minorHAnsi"/>
        </w:rPr>
        <w:t xml:space="preserve">. Le informazioni che vengono trasferite riguardano l’efficacia del sistema gestionale, i requisiti dei clienti e quelli cogenti, eventuali cambiamenti necessari per le prove quali i metodi e le procedure, le materie prime, le attrezzature. Le informazioni condivise sono utilizzate per aggiornare il sistema e, quelle rilevanti, sono </w:t>
      </w:r>
      <w:r w:rsidRPr="00596925">
        <w:rPr>
          <w:rFonts w:asciiTheme="minorHAnsi" w:hAnsiTheme="minorHAnsi" w:cstheme="minorHAnsi"/>
          <w:i/>
        </w:rPr>
        <w:t>input</w:t>
      </w:r>
      <w:r w:rsidRPr="00596925">
        <w:rPr>
          <w:rFonts w:asciiTheme="minorHAnsi" w:hAnsiTheme="minorHAnsi" w:cstheme="minorHAnsi"/>
        </w:rPr>
        <w:t xml:space="preserve"> per il riesame della</w:t>
      </w:r>
      <w:r w:rsidR="00745D11" w:rsidRPr="00596925">
        <w:rPr>
          <w:rFonts w:asciiTheme="minorHAnsi" w:hAnsiTheme="minorHAnsi" w:cstheme="minorHAnsi"/>
        </w:rPr>
        <w:t xml:space="preserve"> direzione.</w:t>
      </w:r>
    </w:p>
    <w:p w14:paraId="178E9513" w14:textId="77777777" w:rsidR="005528BA" w:rsidRPr="00596925" w:rsidRDefault="005528BA" w:rsidP="005528BA">
      <w:pPr>
        <w:pStyle w:val="testo"/>
        <w:ind w:left="0"/>
        <w:rPr>
          <w:rFonts w:asciiTheme="minorHAnsi" w:hAnsiTheme="minorHAnsi" w:cstheme="minorHAnsi"/>
        </w:rPr>
      </w:pPr>
    </w:p>
    <w:p w14:paraId="093D609B" w14:textId="6E2F66F6" w:rsidR="009E33E0" w:rsidRPr="00596925" w:rsidRDefault="009E33E0" w:rsidP="005528BA">
      <w:pPr>
        <w:pStyle w:val="testo"/>
        <w:ind w:left="0"/>
        <w:rPr>
          <w:rFonts w:asciiTheme="minorHAnsi" w:hAnsiTheme="minorHAnsi" w:cstheme="minorHAnsi"/>
        </w:rPr>
      </w:pPr>
      <w:r w:rsidRPr="00596925">
        <w:rPr>
          <w:rFonts w:asciiTheme="minorHAnsi" w:hAnsiTheme="minorHAnsi" w:cstheme="minorHAnsi"/>
        </w:rPr>
        <w:lastRenderedPageBreak/>
        <w:t>Nel caso siano pianificati ed attuati cambiamenti del sistema per l’adeguamento, il miglioramento ed il raggiungimento degli obiettivi prefissati, l’integrità del sistema è mantenuta in quanto le modifiche vengono gestite tramite riunioni verbalizzate</w:t>
      </w:r>
      <w:r w:rsidR="004324D8" w:rsidRPr="00596925">
        <w:rPr>
          <w:rFonts w:asciiTheme="minorHAnsi" w:hAnsiTheme="minorHAnsi" w:cstheme="minorHAnsi"/>
        </w:rPr>
        <w:t xml:space="preserve"> </w:t>
      </w:r>
      <w:r w:rsidR="00537BFB" w:rsidRPr="00596925">
        <w:rPr>
          <w:rFonts w:asciiTheme="minorHAnsi" w:hAnsiTheme="minorHAnsi" w:cstheme="minorHAnsi"/>
        </w:rPr>
        <w:t>anche</w:t>
      </w:r>
      <w:r w:rsidRPr="00596925">
        <w:rPr>
          <w:rFonts w:asciiTheme="minorHAnsi" w:hAnsiTheme="minorHAnsi" w:cstheme="minorHAnsi"/>
        </w:rPr>
        <w:t xml:space="preserve"> eventuali </w:t>
      </w:r>
      <w:r w:rsidR="00537BFB" w:rsidRPr="00596925">
        <w:rPr>
          <w:rFonts w:asciiTheme="minorHAnsi" w:hAnsiTheme="minorHAnsi" w:cstheme="minorHAnsi"/>
        </w:rPr>
        <w:t xml:space="preserve">azioni di capitalizzazione opportunità, </w:t>
      </w:r>
      <w:r w:rsidR="00537BFB" w:rsidRPr="00596925">
        <w:rPr>
          <w:rFonts w:asciiTheme="minorHAnsi" w:hAnsiTheme="minorHAnsi" w:cstheme="minorHAnsi"/>
          <w:i/>
        </w:rPr>
        <w:t>OUTPUT</w:t>
      </w:r>
      <w:r w:rsidR="00537BFB" w:rsidRPr="00596925">
        <w:rPr>
          <w:rFonts w:asciiTheme="minorHAnsi" w:hAnsiTheme="minorHAnsi" w:cstheme="minorHAnsi"/>
        </w:rPr>
        <w:t xml:space="preserve"> della gestione del rischio (</w:t>
      </w:r>
      <w:r w:rsidR="00306E5D" w:rsidRPr="00596925">
        <w:rPr>
          <w:rFonts w:asciiTheme="minorHAnsi" w:hAnsiTheme="minorHAnsi" w:cstheme="minorHAnsi"/>
        </w:rPr>
        <w:t>C</w:t>
      </w:r>
      <w:r w:rsidR="00537BFB" w:rsidRPr="00596925">
        <w:rPr>
          <w:rFonts w:asciiTheme="minorHAnsi" w:hAnsiTheme="minorHAnsi" w:cstheme="minorHAnsi"/>
        </w:rPr>
        <w:t>f</w:t>
      </w:r>
      <w:r w:rsidR="00306E5D" w:rsidRPr="00596925">
        <w:rPr>
          <w:rFonts w:asciiTheme="minorHAnsi" w:hAnsiTheme="minorHAnsi" w:cstheme="minorHAnsi"/>
        </w:rPr>
        <w:t>r</w:t>
      </w:r>
      <w:r w:rsidR="00537BFB" w:rsidRPr="00596925">
        <w:rPr>
          <w:rFonts w:asciiTheme="minorHAnsi" w:hAnsiTheme="minorHAnsi" w:cstheme="minorHAnsi"/>
        </w:rPr>
        <w:t>. PG</w:t>
      </w:r>
      <w:r w:rsidR="004E0581" w:rsidRPr="00596925">
        <w:rPr>
          <w:rFonts w:asciiTheme="minorHAnsi" w:hAnsiTheme="minorHAnsi" w:cstheme="minorHAnsi"/>
        </w:rPr>
        <w:t>01</w:t>
      </w:r>
      <w:r w:rsidR="00537BFB" w:rsidRPr="00596925">
        <w:rPr>
          <w:rFonts w:asciiTheme="minorHAnsi" w:hAnsiTheme="minorHAnsi" w:cstheme="minorHAnsi"/>
        </w:rPr>
        <w:t>),</w:t>
      </w:r>
      <w:r w:rsidRPr="00596925">
        <w:rPr>
          <w:rFonts w:asciiTheme="minorHAnsi" w:hAnsiTheme="minorHAnsi" w:cstheme="minorHAnsi"/>
        </w:rPr>
        <w:t xml:space="preserve"> </w:t>
      </w:r>
      <w:r w:rsidR="00537BFB" w:rsidRPr="00596925">
        <w:rPr>
          <w:rFonts w:asciiTheme="minorHAnsi" w:hAnsiTheme="minorHAnsi" w:cstheme="minorHAnsi"/>
        </w:rPr>
        <w:t>definendo</w:t>
      </w:r>
      <w:r w:rsidRPr="00596925">
        <w:rPr>
          <w:rFonts w:asciiTheme="minorHAnsi" w:hAnsiTheme="minorHAnsi" w:cstheme="minorHAnsi"/>
        </w:rPr>
        <w:t xml:space="preserve"> tempi e responsabilità, vengono verificate tramite gli audit interni, vengono riesaminate attraverso il riesame della </w:t>
      </w:r>
      <w:r w:rsidR="00537BFB" w:rsidRPr="00596925">
        <w:rPr>
          <w:rFonts w:asciiTheme="minorHAnsi" w:hAnsiTheme="minorHAnsi" w:cstheme="minorHAnsi"/>
        </w:rPr>
        <w:t>direzione,</w:t>
      </w:r>
      <w:r w:rsidRPr="00596925">
        <w:rPr>
          <w:rFonts w:asciiTheme="minorHAnsi" w:hAnsiTheme="minorHAnsi" w:cstheme="minorHAnsi"/>
        </w:rPr>
        <w:t xml:space="preserve"> che in ogni caso vi</w:t>
      </w:r>
      <w:r w:rsidR="00537BFB" w:rsidRPr="00596925">
        <w:rPr>
          <w:rFonts w:asciiTheme="minorHAnsi" w:hAnsiTheme="minorHAnsi" w:cstheme="minorHAnsi"/>
        </w:rPr>
        <w:t>ene eseguito almeno annualmente; in tale occasione vengono esaminate anche le registrazioni documentali prodotte.</w:t>
      </w:r>
    </w:p>
    <w:p w14:paraId="12AFE2D8" w14:textId="77777777" w:rsidR="009E33E0" w:rsidRPr="00596925" w:rsidRDefault="009E33E0" w:rsidP="00C77EF3">
      <w:pPr>
        <w:pStyle w:val="testo"/>
        <w:ind w:left="0"/>
        <w:rPr>
          <w:rFonts w:asciiTheme="minorHAnsi" w:hAnsiTheme="minorHAnsi" w:cstheme="minorHAnsi"/>
        </w:rPr>
      </w:pPr>
      <w:r w:rsidRPr="00596925">
        <w:rPr>
          <w:rFonts w:asciiTheme="minorHAnsi" w:hAnsiTheme="minorHAnsi" w:cstheme="minorHAnsi"/>
        </w:rPr>
        <w:t>In particolare:</w:t>
      </w:r>
    </w:p>
    <w:p w14:paraId="208C57F7" w14:textId="77777777" w:rsidR="00745D11" w:rsidRPr="00596925" w:rsidRDefault="00745D11" w:rsidP="009E33E0">
      <w:pPr>
        <w:pStyle w:val="testo"/>
        <w:rPr>
          <w:rFonts w:asciiTheme="minorHAnsi" w:hAnsiTheme="minorHAnsi" w:cstheme="minorHAnsi"/>
        </w:rPr>
      </w:pPr>
    </w:p>
    <w:p w14:paraId="6519D58E" w14:textId="4378E9E1" w:rsidR="005B6CA0" w:rsidRPr="00596925" w:rsidRDefault="009E33E0" w:rsidP="00EE5563">
      <w:pPr>
        <w:pStyle w:val="testo"/>
        <w:numPr>
          <w:ilvl w:val="0"/>
          <w:numId w:val="10"/>
        </w:numPr>
        <w:rPr>
          <w:rFonts w:asciiTheme="minorHAnsi" w:hAnsiTheme="minorHAnsi" w:cstheme="minorHAnsi"/>
        </w:rPr>
      </w:pPr>
      <w:r w:rsidRPr="00596925">
        <w:rPr>
          <w:rFonts w:asciiTheme="minorHAnsi" w:hAnsiTheme="minorHAnsi" w:cstheme="minorHAnsi"/>
        </w:rPr>
        <w:t xml:space="preserve">Nel caso di esigenze/proposte di cambiamenti strutturali, la questione può essere sollevata </w:t>
      </w:r>
      <w:r w:rsidR="00ED1325" w:rsidRPr="00596925">
        <w:rPr>
          <w:rFonts w:asciiTheme="minorHAnsi" w:hAnsiTheme="minorHAnsi" w:cstheme="minorHAnsi"/>
        </w:rPr>
        <w:t>da</w:t>
      </w:r>
      <w:r w:rsidRPr="00596925">
        <w:rPr>
          <w:rFonts w:asciiTheme="minorHAnsi" w:hAnsiTheme="minorHAnsi" w:cstheme="minorHAnsi"/>
        </w:rPr>
        <w:t xml:space="preserve"> </w:t>
      </w:r>
      <w:r w:rsidR="004E0581" w:rsidRPr="00596925">
        <w:rPr>
          <w:rFonts w:asciiTheme="minorHAnsi" w:hAnsiTheme="minorHAnsi" w:cstheme="minorHAnsi"/>
        </w:rPr>
        <w:t>DG</w:t>
      </w:r>
      <w:r w:rsidRPr="00596925">
        <w:rPr>
          <w:rFonts w:asciiTheme="minorHAnsi" w:hAnsiTheme="minorHAnsi" w:cstheme="minorHAnsi"/>
        </w:rPr>
        <w:t xml:space="preserve">, </w:t>
      </w:r>
      <w:r w:rsidR="00537BFB" w:rsidRPr="00596925">
        <w:rPr>
          <w:rFonts w:asciiTheme="minorHAnsi" w:hAnsiTheme="minorHAnsi" w:cstheme="minorHAnsi"/>
        </w:rPr>
        <w:t>da RL o da RQL</w:t>
      </w:r>
      <w:r w:rsidRPr="00596925">
        <w:rPr>
          <w:rFonts w:asciiTheme="minorHAnsi" w:hAnsiTheme="minorHAnsi" w:cstheme="minorHAnsi"/>
        </w:rPr>
        <w:t xml:space="preserve"> in riunioni verbalizzate, dalle quali scaturiranno le eventuali azioni </w:t>
      </w:r>
      <w:r w:rsidR="00537BFB" w:rsidRPr="00596925">
        <w:rPr>
          <w:rFonts w:asciiTheme="minorHAnsi" w:hAnsiTheme="minorHAnsi" w:cstheme="minorHAnsi"/>
        </w:rPr>
        <w:t>di miglioramento,</w:t>
      </w:r>
      <w:r w:rsidRPr="00596925">
        <w:rPr>
          <w:rFonts w:asciiTheme="minorHAnsi" w:hAnsiTheme="minorHAnsi" w:cstheme="minorHAnsi"/>
        </w:rPr>
        <w:t xml:space="preserve"> </w:t>
      </w:r>
      <w:r w:rsidR="00537BFB" w:rsidRPr="00596925">
        <w:rPr>
          <w:rFonts w:asciiTheme="minorHAnsi" w:hAnsiTheme="minorHAnsi" w:cstheme="minorHAnsi"/>
        </w:rPr>
        <w:t xml:space="preserve">attraverso cui definire i tempi e </w:t>
      </w:r>
      <w:r w:rsidRPr="00596925">
        <w:rPr>
          <w:rFonts w:asciiTheme="minorHAnsi" w:hAnsiTheme="minorHAnsi" w:cstheme="minorHAnsi"/>
        </w:rPr>
        <w:t xml:space="preserve">modalità; tale cambiamento sarà di responsabilità </w:t>
      </w:r>
      <w:r w:rsidR="00ED1325" w:rsidRPr="00596925">
        <w:rPr>
          <w:rFonts w:asciiTheme="minorHAnsi" w:hAnsiTheme="minorHAnsi" w:cstheme="minorHAnsi"/>
        </w:rPr>
        <w:t>di</w:t>
      </w:r>
      <w:r w:rsidRPr="00596925">
        <w:rPr>
          <w:rFonts w:asciiTheme="minorHAnsi" w:hAnsiTheme="minorHAnsi" w:cstheme="minorHAnsi"/>
        </w:rPr>
        <w:t xml:space="preserve"> </w:t>
      </w:r>
      <w:r w:rsidR="004E0581" w:rsidRPr="00596925">
        <w:rPr>
          <w:rFonts w:asciiTheme="minorHAnsi" w:hAnsiTheme="minorHAnsi" w:cstheme="minorHAnsi"/>
        </w:rPr>
        <w:t>DG</w:t>
      </w:r>
      <w:r w:rsidRPr="00596925">
        <w:rPr>
          <w:rFonts w:asciiTheme="minorHAnsi" w:hAnsiTheme="minorHAnsi" w:cstheme="minorHAnsi"/>
        </w:rPr>
        <w:t xml:space="preserve"> con il supporto degli uffici interessati (amministrativo, acquisti, tecnico, etc.). Se la modifica strutturale comporta cambiamenti </w:t>
      </w:r>
      <w:r w:rsidR="005B6CA0" w:rsidRPr="00596925">
        <w:rPr>
          <w:rFonts w:asciiTheme="minorHAnsi" w:hAnsiTheme="minorHAnsi" w:cstheme="minorHAnsi"/>
        </w:rPr>
        <w:t>dei</w:t>
      </w:r>
      <w:r w:rsidRPr="00596925">
        <w:rPr>
          <w:rFonts w:asciiTheme="minorHAnsi" w:hAnsiTheme="minorHAnsi" w:cstheme="minorHAnsi"/>
        </w:rPr>
        <w:t xml:space="preserve"> processi del </w:t>
      </w:r>
      <w:r w:rsidR="005B6CA0" w:rsidRPr="00596925">
        <w:rPr>
          <w:rFonts w:asciiTheme="minorHAnsi" w:hAnsiTheme="minorHAnsi" w:cstheme="minorHAnsi"/>
        </w:rPr>
        <w:t>laboratorio</w:t>
      </w:r>
      <w:r w:rsidRPr="00596925">
        <w:rPr>
          <w:rFonts w:asciiTheme="minorHAnsi" w:hAnsiTheme="minorHAnsi" w:cstheme="minorHAnsi"/>
        </w:rPr>
        <w:t xml:space="preserve"> (flusso del campione, ambiente controllato, etc.) tale cambiamento sarà valutato </w:t>
      </w:r>
      <w:r w:rsidR="005B6CA0" w:rsidRPr="00596925">
        <w:rPr>
          <w:rFonts w:asciiTheme="minorHAnsi" w:hAnsiTheme="minorHAnsi" w:cstheme="minorHAnsi"/>
        </w:rPr>
        <w:t>da RL/RQL</w:t>
      </w:r>
      <w:r w:rsidRPr="00596925">
        <w:rPr>
          <w:rFonts w:asciiTheme="minorHAnsi" w:hAnsiTheme="minorHAnsi" w:cstheme="minorHAnsi"/>
        </w:rPr>
        <w:t xml:space="preserve"> e gestit</w:t>
      </w:r>
      <w:r w:rsidR="005B6CA0" w:rsidRPr="00596925">
        <w:rPr>
          <w:rFonts w:asciiTheme="minorHAnsi" w:hAnsiTheme="minorHAnsi" w:cstheme="minorHAnsi"/>
        </w:rPr>
        <w:t>o</w:t>
      </w:r>
      <w:r w:rsidRPr="00596925">
        <w:rPr>
          <w:rFonts w:asciiTheme="minorHAnsi" w:hAnsiTheme="minorHAnsi" w:cstheme="minorHAnsi"/>
        </w:rPr>
        <w:t xml:space="preserve"> con </w:t>
      </w:r>
      <w:r w:rsidR="005B6CA0" w:rsidRPr="00596925">
        <w:rPr>
          <w:rFonts w:asciiTheme="minorHAnsi" w:hAnsiTheme="minorHAnsi" w:cstheme="minorHAnsi"/>
        </w:rPr>
        <w:t xml:space="preserve">relative specifiche </w:t>
      </w:r>
      <w:r w:rsidRPr="00596925">
        <w:rPr>
          <w:rFonts w:asciiTheme="minorHAnsi" w:hAnsiTheme="minorHAnsi" w:cstheme="minorHAnsi"/>
        </w:rPr>
        <w:t xml:space="preserve">azioni </w:t>
      </w:r>
      <w:r w:rsidR="005B6CA0" w:rsidRPr="00596925">
        <w:rPr>
          <w:rFonts w:asciiTheme="minorHAnsi" w:hAnsiTheme="minorHAnsi" w:cstheme="minorHAnsi"/>
        </w:rPr>
        <w:t>di miglioramento (</w:t>
      </w:r>
      <w:r w:rsidR="004324D8" w:rsidRPr="00596925">
        <w:rPr>
          <w:rFonts w:asciiTheme="minorHAnsi" w:hAnsiTheme="minorHAnsi" w:cstheme="minorHAnsi"/>
        </w:rPr>
        <w:t>M113</w:t>
      </w:r>
      <w:r w:rsidR="005B6CA0" w:rsidRPr="00596925">
        <w:rPr>
          <w:rFonts w:asciiTheme="minorHAnsi" w:hAnsiTheme="minorHAnsi" w:cstheme="minorHAnsi"/>
        </w:rPr>
        <w:t>)</w:t>
      </w:r>
      <w:r w:rsidRPr="00596925">
        <w:rPr>
          <w:rFonts w:asciiTheme="minorHAnsi" w:hAnsiTheme="minorHAnsi" w:cstheme="minorHAnsi"/>
        </w:rPr>
        <w:t xml:space="preserve">, </w:t>
      </w:r>
      <w:r w:rsidR="005B6CA0" w:rsidRPr="00596925">
        <w:rPr>
          <w:rFonts w:asciiTheme="minorHAnsi" w:hAnsiTheme="minorHAnsi" w:cstheme="minorHAnsi"/>
        </w:rPr>
        <w:t>a seguire si attua</w:t>
      </w:r>
      <w:r w:rsidR="004E0581" w:rsidRPr="00596925">
        <w:rPr>
          <w:rFonts w:asciiTheme="minorHAnsi" w:hAnsiTheme="minorHAnsi" w:cstheme="minorHAnsi"/>
        </w:rPr>
        <w:t>, se necessario,</w:t>
      </w:r>
      <w:r w:rsidR="005B6CA0" w:rsidRPr="00596925">
        <w:rPr>
          <w:rFonts w:asciiTheme="minorHAnsi" w:hAnsiTheme="minorHAnsi" w:cstheme="minorHAnsi"/>
        </w:rPr>
        <w:t xml:space="preserve"> un </w:t>
      </w:r>
      <w:r w:rsidRPr="00596925">
        <w:rPr>
          <w:rFonts w:asciiTheme="minorHAnsi" w:hAnsiTheme="minorHAnsi" w:cstheme="minorHAnsi"/>
        </w:rPr>
        <w:t xml:space="preserve">riesame documentale del </w:t>
      </w:r>
      <w:r w:rsidR="005B6CA0" w:rsidRPr="00596925">
        <w:rPr>
          <w:rFonts w:asciiTheme="minorHAnsi" w:hAnsiTheme="minorHAnsi" w:cstheme="minorHAnsi"/>
        </w:rPr>
        <w:t>s</w:t>
      </w:r>
      <w:r w:rsidRPr="00596925">
        <w:rPr>
          <w:rFonts w:asciiTheme="minorHAnsi" w:hAnsiTheme="minorHAnsi" w:cstheme="minorHAnsi"/>
        </w:rPr>
        <w:t xml:space="preserve">istema </w:t>
      </w:r>
      <w:r w:rsidR="005B6CA0" w:rsidRPr="00596925">
        <w:rPr>
          <w:rFonts w:asciiTheme="minorHAnsi" w:hAnsiTheme="minorHAnsi" w:cstheme="minorHAnsi"/>
        </w:rPr>
        <w:t>g</w:t>
      </w:r>
      <w:r w:rsidRPr="00596925">
        <w:rPr>
          <w:rFonts w:asciiTheme="minorHAnsi" w:hAnsiTheme="minorHAnsi" w:cstheme="minorHAnsi"/>
        </w:rPr>
        <w:t>estionale da parte di R</w:t>
      </w:r>
      <w:r w:rsidR="005B6CA0" w:rsidRPr="00596925">
        <w:rPr>
          <w:rFonts w:asciiTheme="minorHAnsi" w:hAnsiTheme="minorHAnsi" w:cstheme="minorHAnsi"/>
        </w:rPr>
        <w:t>QL (con</w:t>
      </w:r>
      <w:r w:rsidRPr="00596925">
        <w:rPr>
          <w:rFonts w:asciiTheme="minorHAnsi" w:hAnsiTheme="minorHAnsi" w:cstheme="minorHAnsi"/>
        </w:rPr>
        <w:t xml:space="preserve"> audit interno</w:t>
      </w:r>
      <w:r w:rsidR="005B6CA0" w:rsidRPr="00596925">
        <w:rPr>
          <w:rFonts w:asciiTheme="minorHAnsi" w:hAnsiTheme="minorHAnsi" w:cstheme="minorHAnsi"/>
        </w:rPr>
        <w:t>)</w:t>
      </w:r>
      <w:r w:rsidRPr="00596925">
        <w:rPr>
          <w:rFonts w:asciiTheme="minorHAnsi" w:hAnsiTheme="minorHAnsi" w:cstheme="minorHAnsi"/>
        </w:rPr>
        <w:t xml:space="preserve"> </w:t>
      </w:r>
      <w:r w:rsidR="005B6CA0" w:rsidRPr="00596925">
        <w:rPr>
          <w:rFonts w:asciiTheme="minorHAnsi" w:hAnsiTheme="minorHAnsi" w:cstheme="minorHAnsi"/>
        </w:rPr>
        <w:t>al fine di</w:t>
      </w:r>
      <w:r w:rsidRPr="00596925">
        <w:rPr>
          <w:rFonts w:asciiTheme="minorHAnsi" w:hAnsiTheme="minorHAnsi" w:cstheme="minorHAnsi"/>
        </w:rPr>
        <w:t xml:space="preserve"> v</w:t>
      </w:r>
      <w:r w:rsidR="00745D11" w:rsidRPr="00596925">
        <w:rPr>
          <w:rFonts w:asciiTheme="minorHAnsi" w:hAnsiTheme="minorHAnsi" w:cstheme="minorHAnsi"/>
        </w:rPr>
        <w:t>erificare l’integrità mantenuta.</w:t>
      </w:r>
    </w:p>
    <w:p w14:paraId="025993D4" w14:textId="77777777" w:rsidR="00ED1325" w:rsidRPr="00596925" w:rsidRDefault="00ED1325" w:rsidP="00ED1325">
      <w:pPr>
        <w:pStyle w:val="testo"/>
        <w:ind w:left="1411"/>
        <w:rPr>
          <w:rFonts w:asciiTheme="minorHAnsi" w:hAnsiTheme="minorHAnsi" w:cstheme="minorHAnsi"/>
        </w:rPr>
      </w:pPr>
    </w:p>
    <w:p w14:paraId="4E0BBFF7" w14:textId="0B5BE034" w:rsidR="009E33E0" w:rsidRPr="00596925" w:rsidRDefault="00745D11" w:rsidP="00EE5563">
      <w:pPr>
        <w:pStyle w:val="testo"/>
        <w:numPr>
          <w:ilvl w:val="0"/>
          <w:numId w:val="10"/>
        </w:numPr>
        <w:rPr>
          <w:rFonts w:asciiTheme="minorHAnsi" w:hAnsiTheme="minorHAnsi" w:cstheme="minorHAnsi"/>
        </w:rPr>
      </w:pPr>
      <w:r w:rsidRPr="00596925">
        <w:rPr>
          <w:rFonts w:asciiTheme="minorHAnsi" w:hAnsiTheme="minorHAnsi" w:cstheme="minorHAnsi"/>
        </w:rPr>
        <w:t>N</w:t>
      </w:r>
      <w:r w:rsidR="009E33E0" w:rsidRPr="00596925">
        <w:rPr>
          <w:rFonts w:asciiTheme="minorHAnsi" w:hAnsiTheme="minorHAnsi" w:cstheme="minorHAnsi"/>
        </w:rPr>
        <w:t xml:space="preserve">el caso di cambiamenti derivati da documenti esterni (nuove norme, leggi, etc.), </w:t>
      </w:r>
      <w:r w:rsidR="00E16A60" w:rsidRPr="00596925">
        <w:rPr>
          <w:rFonts w:asciiTheme="minorHAnsi" w:hAnsiTheme="minorHAnsi" w:cstheme="minorHAnsi"/>
        </w:rPr>
        <w:t>RL/RQL</w:t>
      </w:r>
      <w:r w:rsidR="009E33E0" w:rsidRPr="00596925">
        <w:rPr>
          <w:rFonts w:asciiTheme="minorHAnsi" w:hAnsiTheme="minorHAnsi" w:cstheme="minorHAnsi"/>
        </w:rPr>
        <w:t xml:space="preserve"> valutano la presa in carico del nuovo documento e come questo possa eventualmente modificare l’operatività di un</w:t>
      </w:r>
      <w:r w:rsidR="00E16A60" w:rsidRPr="00596925">
        <w:rPr>
          <w:rFonts w:asciiTheme="minorHAnsi" w:hAnsiTheme="minorHAnsi" w:cstheme="minorHAnsi"/>
        </w:rPr>
        <w:t>o o più</w:t>
      </w:r>
      <w:r w:rsidR="009E33E0" w:rsidRPr="00596925">
        <w:rPr>
          <w:rFonts w:asciiTheme="minorHAnsi" w:hAnsiTheme="minorHAnsi" w:cstheme="minorHAnsi"/>
        </w:rPr>
        <w:t xml:space="preserve"> process</w:t>
      </w:r>
      <w:r w:rsidR="00E16A60" w:rsidRPr="00596925">
        <w:rPr>
          <w:rFonts w:asciiTheme="minorHAnsi" w:hAnsiTheme="minorHAnsi" w:cstheme="minorHAnsi"/>
        </w:rPr>
        <w:t>i</w:t>
      </w:r>
      <w:r w:rsidR="009E33E0" w:rsidRPr="00596925">
        <w:rPr>
          <w:rFonts w:asciiTheme="minorHAnsi" w:hAnsiTheme="minorHAnsi" w:cstheme="minorHAnsi"/>
        </w:rPr>
        <w:t xml:space="preserve"> all’interno del </w:t>
      </w:r>
      <w:r w:rsidR="00E16A60" w:rsidRPr="00596925">
        <w:rPr>
          <w:rFonts w:asciiTheme="minorHAnsi" w:hAnsiTheme="minorHAnsi" w:cstheme="minorHAnsi"/>
        </w:rPr>
        <w:t>laboratorio</w:t>
      </w:r>
      <w:r w:rsidR="009E33E0" w:rsidRPr="00596925">
        <w:rPr>
          <w:rFonts w:asciiTheme="minorHAnsi" w:hAnsiTheme="minorHAnsi" w:cstheme="minorHAnsi"/>
        </w:rPr>
        <w:t xml:space="preserve">; in caso di eventuale cambiamento, esso sarà gestito attraverso azioni </w:t>
      </w:r>
      <w:r w:rsidR="007D64E7" w:rsidRPr="00596925">
        <w:rPr>
          <w:rFonts w:asciiTheme="minorHAnsi" w:hAnsiTheme="minorHAnsi" w:cstheme="minorHAnsi"/>
        </w:rPr>
        <w:t>di miglioramento (</w:t>
      </w:r>
      <w:r w:rsidR="004324D8" w:rsidRPr="00596925">
        <w:rPr>
          <w:rFonts w:asciiTheme="minorHAnsi" w:hAnsiTheme="minorHAnsi" w:cstheme="minorHAnsi"/>
        </w:rPr>
        <w:t>M113</w:t>
      </w:r>
      <w:r w:rsidR="007D64E7" w:rsidRPr="00596925">
        <w:rPr>
          <w:rFonts w:asciiTheme="minorHAnsi" w:hAnsiTheme="minorHAnsi" w:cstheme="minorHAnsi"/>
        </w:rPr>
        <w:t>)</w:t>
      </w:r>
      <w:r w:rsidR="004800BC" w:rsidRPr="00596925">
        <w:rPr>
          <w:rFonts w:asciiTheme="minorHAnsi" w:hAnsiTheme="minorHAnsi" w:cstheme="minorHAnsi"/>
        </w:rPr>
        <w:t xml:space="preserve"> ed </w:t>
      </w:r>
      <w:r w:rsidR="009E33E0" w:rsidRPr="00596925">
        <w:rPr>
          <w:rFonts w:asciiTheme="minorHAnsi" w:hAnsiTheme="minorHAnsi" w:cstheme="minorHAnsi"/>
        </w:rPr>
        <w:t>un riesame documentale da parte di RQL</w:t>
      </w:r>
      <w:r w:rsidR="004800BC" w:rsidRPr="00596925">
        <w:rPr>
          <w:rFonts w:asciiTheme="minorHAnsi" w:hAnsiTheme="minorHAnsi" w:cstheme="minorHAnsi"/>
        </w:rPr>
        <w:t>. Se il cambiamento appartiene ad un processo ascrivibile al processo analitico, in occasione dell’</w:t>
      </w:r>
      <w:r w:rsidR="009E33E0" w:rsidRPr="00596925">
        <w:rPr>
          <w:rFonts w:asciiTheme="minorHAnsi" w:hAnsiTheme="minorHAnsi" w:cstheme="minorHAnsi"/>
        </w:rPr>
        <w:t xml:space="preserve">audit </w:t>
      </w:r>
      <w:r w:rsidR="004800BC" w:rsidRPr="00596925">
        <w:rPr>
          <w:rFonts w:asciiTheme="minorHAnsi" w:hAnsiTheme="minorHAnsi" w:cstheme="minorHAnsi"/>
        </w:rPr>
        <w:t>interno pianificato nel corso dell’anno, viene</w:t>
      </w:r>
      <w:r w:rsidR="009E33E0" w:rsidRPr="00596925">
        <w:rPr>
          <w:rFonts w:asciiTheme="minorHAnsi" w:hAnsiTheme="minorHAnsi" w:cstheme="minorHAnsi"/>
        </w:rPr>
        <w:t xml:space="preserve"> </w:t>
      </w:r>
      <w:r w:rsidR="004800BC" w:rsidRPr="00596925">
        <w:rPr>
          <w:rFonts w:asciiTheme="minorHAnsi" w:hAnsiTheme="minorHAnsi" w:cstheme="minorHAnsi"/>
        </w:rPr>
        <w:t>inclusa la verifica della</w:t>
      </w:r>
      <w:r w:rsidRPr="00596925">
        <w:rPr>
          <w:rFonts w:asciiTheme="minorHAnsi" w:hAnsiTheme="minorHAnsi" w:cstheme="minorHAnsi"/>
        </w:rPr>
        <w:t xml:space="preserve"> gestione del cambiamento</w:t>
      </w:r>
      <w:r w:rsidR="004800BC" w:rsidRPr="00596925">
        <w:rPr>
          <w:rFonts w:asciiTheme="minorHAnsi" w:hAnsiTheme="minorHAnsi" w:cstheme="minorHAnsi"/>
        </w:rPr>
        <w:t xml:space="preserve"> stesso</w:t>
      </w:r>
      <w:r w:rsidRPr="00596925">
        <w:rPr>
          <w:rFonts w:asciiTheme="minorHAnsi" w:hAnsiTheme="minorHAnsi" w:cstheme="minorHAnsi"/>
        </w:rPr>
        <w:t>.</w:t>
      </w:r>
    </w:p>
    <w:p w14:paraId="4188E4A9" w14:textId="77777777" w:rsidR="00ED1325" w:rsidRPr="00596925" w:rsidRDefault="00ED1325" w:rsidP="00ED1325">
      <w:pPr>
        <w:pStyle w:val="testo"/>
        <w:ind w:left="0"/>
        <w:rPr>
          <w:rFonts w:asciiTheme="minorHAnsi" w:hAnsiTheme="minorHAnsi" w:cstheme="minorHAnsi"/>
        </w:rPr>
      </w:pPr>
    </w:p>
    <w:p w14:paraId="33D05181" w14:textId="0317423F" w:rsidR="009E33E0" w:rsidRPr="00596925" w:rsidRDefault="00745D11" w:rsidP="005528BA">
      <w:pPr>
        <w:pStyle w:val="testo"/>
        <w:ind w:left="1411" w:hanging="560"/>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t>N</w:t>
      </w:r>
      <w:r w:rsidR="009E33E0" w:rsidRPr="00596925">
        <w:rPr>
          <w:rFonts w:asciiTheme="minorHAnsi" w:hAnsiTheme="minorHAnsi" w:cstheme="minorHAnsi"/>
        </w:rPr>
        <w:t>el caso di cambiamenti a livello di personale, si prevede una riunione per la valutazione di come poter gestire il c</w:t>
      </w:r>
      <w:r w:rsidR="004800BC" w:rsidRPr="00596925">
        <w:rPr>
          <w:rFonts w:asciiTheme="minorHAnsi" w:hAnsiTheme="minorHAnsi" w:cstheme="minorHAnsi"/>
        </w:rPr>
        <w:t xml:space="preserve">ambiamento; RL in accordo con </w:t>
      </w:r>
      <w:r w:rsidR="004E0581" w:rsidRPr="00596925">
        <w:rPr>
          <w:rFonts w:asciiTheme="minorHAnsi" w:hAnsiTheme="minorHAnsi" w:cstheme="minorHAnsi"/>
        </w:rPr>
        <w:t>DG</w:t>
      </w:r>
      <w:r w:rsidR="009E33E0" w:rsidRPr="00596925">
        <w:rPr>
          <w:rFonts w:asciiTheme="minorHAnsi" w:hAnsiTheme="minorHAnsi" w:cstheme="minorHAnsi"/>
        </w:rPr>
        <w:t xml:space="preserve"> gestisce la ripartizione delle responsabilità e gli incarichi da conferire (</w:t>
      </w:r>
      <w:r w:rsidR="004324D8" w:rsidRPr="00596925">
        <w:rPr>
          <w:rFonts w:asciiTheme="minorHAnsi" w:hAnsiTheme="minorHAnsi" w:cstheme="minorHAnsi"/>
        </w:rPr>
        <w:t>M109</w:t>
      </w:r>
      <w:r w:rsidR="009E33E0" w:rsidRPr="00596925">
        <w:rPr>
          <w:rFonts w:asciiTheme="minorHAnsi" w:hAnsiTheme="minorHAnsi" w:cstheme="minorHAnsi"/>
        </w:rPr>
        <w:t xml:space="preserve">); si valuta in sede di riunione l’eventuale programma di addestramento per i nuovi incarichi/nuovo personale che deve essere approvato da RL; RQL riesamina la documentazione per verificare il corretto svolgersi dell’addestramento e le eventuali modifiche documentali. </w:t>
      </w:r>
    </w:p>
    <w:p w14:paraId="59D3A0F2" w14:textId="77777777" w:rsidR="009E33E0" w:rsidRPr="00596925" w:rsidRDefault="009E33E0" w:rsidP="009E33E0">
      <w:pPr>
        <w:pStyle w:val="testo"/>
        <w:rPr>
          <w:rFonts w:asciiTheme="minorHAnsi" w:hAnsiTheme="minorHAnsi" w:cstheme="minorHAnsi"/>
        </w:rPr>
      </w:pPr>
    </w:p>
    <w:p w14:paraId="26D25103" w14:textId="0085B05A" w:rsidR="009E33E0" w:rsidRDefault="009E33E0" w:rsidP="005528BA">
      <w:pPr>
        <w:pStyle w:val="testo"/>
        <w:ind w:left="0"/>
        <w:rPr>
          <w:rFonts w:asciiTheme="minorHAnsi" w:hAnsiTheme="minorHAnsi" w:cstheme="minorHAnsi"/>
        </w:rPr>
      </w:pPr>
      <w:r w:rsidRPr="00596925">
        <w:rPr>
          <w:rFonts w:asciiTheme="minorHAnsi" w:hAnsiTheme="minorHAnsi" w:cstheme="minorHAnsi"/>
        </w:rPr>
        <w:t>Il laborato</w:t>
      </w:r>
      <w:r w:rsidR="004800BC" w:rsidRPr="00596925">
        <w:rPr>
          <w:rFonts w:asciiTheme="minorHAnsi" w:hAnsiTheme="minorHAnsi" w:cstheme="minorHAnsi"/>
        </w:rPr>
        <w:t xml:space="preserve">rio informa prontamente ACCREDIA </w:t>
      </w:r>
      <w:r w:rsidRPr="00596925">
        <w:rPr>
          <w:rFonts w:asciiTheme="minorHAnsi" w:hAnsiTheme="minorHAnsi" w:cstheme="minorHAnsi"/>
        </w:rPr>
        <w:t xml:space="preserve">di ogni cambiamento nella propria struttura che possa influenzare il mantenimento della conformità ai requisiti prescritti da ACCREDIA attraverso l’invio di comunicazione scritta e/o revisione della </w:t>
      </w:r>
      <w:r w:rsidR="004800BC" w:rsidRPr="00596925">
        <w:rPr>
          <w:rFonts w:asciiTheme="minorHAnsi" w:hAnsiTheme="minorHAnsi" w:cstheme="minorHAnsi"/>
        </w:rPr>
        <w:t>d</w:t>
      </w:r>
      <w:r w:rsidRPr="00596925">
        <w:rPr>
          <w:rFonts w:asciiTheme="minorHAnsi" w:hAnsiTheme="minorHAnsi" w:cstheme="minorHAnsi"/>
        </w:rPr>
        <w:t xml:space="preserve">omanda di </w:t>
      </w:r>
      <w:r w:rsidR="004800BC" w:rsidRPr="00596925">
        <w:rPr>
          <w:rFonts w:asciiTheme="minorHAnsi" w:hAnsiTheme="minorHAnsi" w:cstheme="minorHAnsi"/>
        </w:rPr>
        <w:t>a</w:t>
      </w:r>
      <w:r w:rsidRPr="00596925">
        <w:rPr>
          <w:rFonts w:asciiTheme="minorHAnsi" w:hAnsiTheme="minorHAnsi" w:cstheme="minorHAnsi"/>
        </w:rPr>
        <w:t xml:space="preserve">ccreditamento (es. cambio </w:t>
      </w:r>
      <w:r w:rsidR="001D712B" w:rsidRPr="00596925">
        <w:rPr>
          <w:rFonts w:asciiTheme="minorHAnsi" w:hAnsiTheme="minorHAnsi" w:cstheme="minorHAnsi"/>
        </w:rPr>
        <w:t>RL/RQL</w:t>
      </w:r>
      <w:r w:rsidRPr="00596925">
        <w:rPr>
          <w:rFonts w:asciiTheme="minorHAnsi" w:hAnsiTheme="minorHAnsi" w:cstheme="minorHAnsi"/>
        </w:rPr>
        <w:t>).</w:t>
      </w:r>
    </w:p>
    <w:p w14:paraId="2B6109AF" w14:textId="77777777" w:rsidR="00D50834" w:rsidRPr="00596925" w:rsidRDefault="00D50834" w:rsidP="005528BA">
      <w:pPr>
        <w:pStyle w:val="testo"/>
        <w:ind w:left="0"/>
        <w:rPr>
          <w:rFonts w:asciiTheme="minorHAnsi" w:hAnsiTheme="minorHAnsi" w:cstheme="minorHAnsi"/>
        </w:rPr>
      </w:pPr>
    </w:p>
    <w:p w14:paraId="152DD450" w14:textId="5E88975F" w:rsidR="006234D8" w:rsidRPr="00596925" w:rsidRDefault="00CC0945" w:rsidP="00CC0945">
      <w:pPr>
        <w:pStyle w:val="Titolo1"/>
        <w:rPr>
          <w:rFonts w:asciiTheme="minorHAnsi" w:hAnsiTheme="minorHAnsi" w:cstheme="minorHAnsi"/>
          <w:color w:val="002060"/>
        </w:rPr>
      </w:pPr>
      <w:bookmarkStart w:id="62" w:name="_Toc169248516"/>
      <w:r w:rsidRPr="00596925">
        <w:rPr>
          <w:rFonts w:asciiTheme="minorHAnsi" w:hAnsiTheme="minorHAnsi" w:cstheme="minorHAnsi"/>
          <w:color w:val="002060"/>
        </w:rPr>
        <w:lastRenderedPageBreak/>
        <w:t xml:space="preserve">6 </w:t>
      </w:r>
      <w:r w:rsidRPr="00596925">
        <w:rPr>
          <w:rFonts w:asciiTheme="minorHAnsi" w:hAnsiTheme="minorHAnsi" w:cstheme="minorHAnsi"/>
          <w:color w:val="002060"/>
        </w:rPr>
        <w:tab/>
        <w:t>REQUISITI</w:t>
      </w:r>
      <w:r w:rsidR="00C0739F" w:rsidRPr="00596925">
        <w:rPr>
          <w:rFonts w:asciiTheme="minorHAnsi" w:hAnsiTheme="minorHAnsi" w:cstheme="minorHAnsi"/>
          <w:color w:val="002060"/>
        </w:rPr>
        <w:t xml:space="preserve"> RELATIVI ALLE</w:t>
      </w:r>
      <w:r w:rsidRPr="00596925">
        <w:rPr>
          <w:rFonts w:asciiTheme="minorHAnsi" w:hAnsiTheme="minorHAnsi" w:cstheme="minorHAnsi"/>
          <w:color w:val="002060"/>
        </w:rPr>
        <w:t xml:space="preserve"> RISORSE</w:t>
      </w:r>
      <w:bookmarkEnd w:id="62"/>
    </w:p>
    <w:p w14:paraId="61AA112F" w14:textId="77777777" w:rsidR="00656114" w:rsidRPr="00596925" w:rsidRDefault="00656114" w:rsidP="00656114">
      <w:pPr>
        <w:rPr>
          <w:rFonts w:asciiTheme="minorHAnsi" w:hAnsiTheme="minorHAnsi" w:cstheme="minorHAnsi"/>
          <w:color w:val="002060"/>
        </w:rPr>
      </w:pPr>
    </w:p>
    <w:p w14:paraId="45961008" w14:textId="35695778" w:rsidR="00656114" w:rsidRPr="00596925" w:rsidRDefault="00CC0945" w:rsidP="008C045F">
      <w:pPr>
        <w:pStyle w:val="Titolo2"/>
        <w:rPr>
          <w:rFonts w:asciiTheme="minorHAnsi" w:hAnsiTheme="minorHAnsi" w:cstheme="minorHAnsi"/>
          <w:color w:val="002060"/>
        </w:rPr>
      </w:pPr>
      <w:bookmarkStart w:id="63" w:name="_Toc169248517"/>
      <w:r w:rsidRPr="00596925">
        <w:rPr>
          <w:rFonts w:asciiTheme="minorHAnsi" w:hAnsiTheme="minorHAnsi" w:cstheme="minorHAnsi"/>
          <w:color w:val="002060"/>
        </w:rPr>
        <w:t xml:space="preserve">6.1 </w:t>
      </w:r>
      <w:r w:rsidR="00C0739F" w:rsidRPr="00596925">
        <w:rPr>
          <w:rFonts w:asciiTheme="minorHAnsi" w:hAnsiTheme="minorHAnsi" w:cstheme="minorHAnsi"/>
          <w:color w:val="002060"/>
        </w:rPr>
        <w:t>Generalità</w:t>
      </w:r>
      <w:bookmarkEnd w:id="63"/>
    </w:p>
    <w:p w14:paraId="40EF55D6" w14:textId="2C8E781D" w:rsidR="009E33E0" w:rsidRPr="00596925" w:rsidRDefault="009E33E0" w:rsidP="009E33E0">
      <w:pPr>
        <w:rPr>
          <w:rFonts w:asciiTheme="minorHAnsi" w:hAnsiTheme="minorHAnsi" w:cstheme="minorHAnsi"/>
          <w:sz w:val="20"/>
          <w:szCs w:val="20"/>
        </w:rPr>
      </w:pPr>
      <w:r w:rsidRPr="00596925">
        <w:rPr>
          <w:rFonts w:asciiTheme="minorHAnsi" w:hAnsiTheme="minorHAnsi" w:cstheme="minorHAnsi"/>
          <w:sz w:val="20"/>
          <w:szCs w:val="20"/>
        </w:rPr>
        <w:t xml:space="preserve">Il laboratorio deve avere disponibilità di personale, </w:t>
      </w:r>
      <w:r w:rsidR="00E81445" w:rsidRPr="00596925">
        <w:rPr>
          <w:rFonts w:asciiTheme="minorHAnsi" w:hAnsiTheme="minorHAnsi" w:cstheme="minorHAnsi"/>
          <w:sz w:val="20"/>
          <w:szCs w:val="20"/>
        </w:rPr>
        <w:t>dotazioni</w:t>
      </w:r>
      <w:r w:rsidRPr="00596925">
        <w:rPr>
          <w:rFonts w:asciiTheme="minorHAnsi" w:hAnsiTheme="minorHAnsi" w:cstheme="minorHAnsi"/>
          <w:sz w:val="20"/>
          <w:szCs w:val="20"/>
        </w:rPr>
        <w:t>, strutture, sistemi e servizi di supporto per svolgere le</w:t>
      </w:r>
      <w:r w:rsidR="00C36A88" w:rsidRPr="00596925">
        <w:rPr>
          <w:rFonts w:asciiTheme="minorHAnsi" w:hAnsiTheme="minorHAnsi" w:cstheme="minorHAnsi"/>
          <w:sz w:val="20"/>
          <w:szCs w:val="20"/>
        </w:rPr>
        <w:t xml:space="preserve"> proprie</w:t>
      </w:r>
      <w:r w:rsidRPr="00596925">
        <w:rPr>
          <w:rFonts w:asciiTheme="minorHAnsi" w:hAnsiTheme="minorHAnsi" w:cstheme="minorHAnsi"/>
          <w:sz w:val="20"/>
          <w:szCs w:val="20"/>
        </w:rPr>
        <w:t xml:space="preserve"> attività</w:t>
      </w:r>
      <w:r w:rsidR="00C11A93" w:rsidRPr="00596925">
        <w:rPr>
          <w:rFonts w:asciiTheme="minorHAnsi" w:hAnsiTheme="minorHAnsi" w:cstheme="minorHAnsi"/>
          <w:sz w:val="20"/>
          <w:szCs w:val="20"/>
        </w:rPr>
        <w:t>.</w:t>
      </w:r>
    </w:p>
    <w:p w14:paraId="635AA9CA" w14:textId="77777777" w:rsidR="00656114" w:rsidRPr="00596925" w:rsidRDefault="00656114" w:rsidP="009E33E0">
      <w:pPr>
        <w:rPr>
          <w:rFonts w:asciiTheme="minorHAnsi" w:hAnsiTheme="minorHAnsi" w:cstheme="minorHAnsi"/>
          <w:sz w:val="20"/>
          <w:szCs w:val="20"/>
        </w:rPr>
      </w:pPr>
    </w:p>
    <w:p w14:paraId="54CFF08A" w14:textId="44EB050A" w:rsidR="00B73F54" w:rsidRPr="00596925" w:rsidRDefault="00D21CDA" w:rsidP="00472CBA">
      <w:pPr>
        <w:pStyle w:val="testo"/>
        <w:ind w:left="0"/>
        <w:rPr>
          <w:rFonts w:asciiTheme="minorHAnsi" w:hAnsiTheme="minorHAnsi" w:cstheme="minorHAnsi"/>
        </w:rPr>
      </w:pPr>
      <w:r w:rsidRPr="00596925">
        <w:rPr>
          <w:rFonts w:asciiTheme="minorHAnsi" w:hAnsiTheme="minorHAnsi" w:cstheme="minorHAnsi"/>
        </w:rPr>
        <w:t>Oltre alle dotazioni base, necessarie per la propria operatività, quali ad esempio ventilconvettori per riscaldamento e condizionamento estivo, il</w:t>
      </w:r>
      <w:r w:rsidR="00E81445" w:rsidRPr="00596925">
        <w:rPr>
          <w:rFonts w:asciiTheme="minorHAnsi" w:hAnsiTheme="minorHAnsi" w:cstheme="minorHAnsi"/>
        </w:rPr>
        <w:t xml:space="preserve"> l</w:t>
      </w:r>
      <w:r w:rsidR="00B73F54" w:rsidRPr="00596925">
        <w:rPr>
          <w:rFonts w:asciiTheme="minorHAnsi" w:hAnsiTheme="minorHAnsi" w:cstheme="minorHAnsi"/>
        </w:rPr>
        <w:t>aboratorio è dotato di mezzi per l'effettuazione delle prove in condizioni di sicurezza:</w:t>
      </w:r>
    </w:p>
    <w:p w14:paraId="579944AB" w14:textId="77777777" w:rsidR="00E81445" w:rsidRPr="00596925" w:rsidRDefault="00E81445" w:rsidP="00B73F54">
      <w:pPr>
        <w:pStyle w:val="testo"/>
        <w:rPr>
          <w:rFonts w:asciiTheme="minorHAnsi" w:hAnsiTheme="minorHAnsi" w:cstheme="minorHAnsi"/>
        </w:rPr>
      </w:pPr>
    </w:p>
    <w:p w14:paraId="1B0606D5" w14:textId="77777777" w:rsidR="00B73F54" w:rsidRPr="00596925" w:rsidRDefault="00B73F54" w:rsidP="00EE5563">
      <w:pPr>
        <w:pStyle w:val="testo"/>
        <w:numPr>
          <w:ilvl w:val="0"/>
          <w:numId w:val="52"/>
        </w:numPr>
        <w:rPr>
          <w:rFonts w:asciiTheme="minorHAnsi" w:hAnsiTheme="minorHAnsi" w:cstheme="minorHAnsi"/>
        </w:rPr>
      </w:pPr>
      <w:r w:rsidRPr="00596925">
        <w:rPr>
          <w:rFonts w:asciiTheme="minorHAnsi" w:hAnsiTheme="minorHAnsi" w:cstheme="minorHAnsi"/>
        </w:rPr>
        <w:t>Sistemi di raccolta degli scarti di lavorazione e dei rifiuti;</w:t>
      </w:r>
    </w:p>
    <w:p w14:paraId="5140CE94" w14:textId="70A2B518" w:rsidR="00B73F54" w:rsidRPr="00596925" w:rsidRDefault="00B73F54" w:rsidP="00EE5563">
      <w:pPr>
        <w:pStyle w:val="testo"/>
        <w:numPr>
          <w:ilvl w:val="0"/>
          <w:numId w:val="52"/>
        </w:numPr>
        <w:rPr>
          <w:rFonts w:asciiTheme="minorHAnsi" w:hAnsiTheme="minorHAnsi" w:cstheme="minorHAnsi"/>
        </w:rPr>
      </w:pPr>
      <w:r w:rsidRPr="00596925">
        <w:rPr>
          <w:rFonts w:asciiTheme="minorHAnsi" w:hAnsiTheme="minorHAnsi" w:cstheme="minorHAnsi"/>
        </w:rPr>
        <w:t>Guanti, mascherine, occhiali e altri DPI</w:t>
      </w:r>
      <w:r w:rsidR="00C36A88" w:rsidRPr="00596925">
        <w:rPr>
          <w:rFonts w:asciiTheme="minorHAnsi" w:hAnsiTheme="minorHAnsi" w:cstheme="minorHAnsi"/>
        </w:rPr>
        <w:t xml:space="preserve"> (Dispositivi di Protezione Individuali)</w:t>
      </w:r>
      <w:r w:rsidRPr="00596925">
        <w:rPr>
          <w:rFonts w:asciiTheme="minorHAnsi" w:hAnsiTheme="minorHAnsi" w:cstheme="minorHAnsi"/>
        </w:rPr>
        <w:t>;</w:t>
      </w:r>
    </w:p>
    <w:p w14:paraId="3E41DC42" w14:textId="77777777" w:rsidR="00B73F54" w:rsidRPr="00596925" w:rsidRDefault="00B73F54" w:rsidP="00EE5563">
      <w:pPr>
        <w:pStyle w:val="testo"/>
        <w:numPr>
          <w:ilvl w:val="0"/>
          <w:numId w:val="52"/>
        </w:numPr>
        <w:rPr>
          <w:rFonts w:asciiTheme="minorHAnsi" w:hAnsiTheme="minorHAnsi" w:cstheme="minorHAnsi"/>
        </w:rPr>
      </w:pPr>
      <w:r w:rsidRPr="00596925">
        <w:rPr>
          <w:rFonts w:asciiTheme="minorHAnsi" w:hAnsiTheme="minorHAnsi" w:cstheme="minorHAnsi"/>
        </w:rPr>
        <w:t>Cassetta di pronto soccorso;</w:t>
      </w:r>
    </w:p>
    <w:p w14:paraId="74D8888A" w14:textId="562A76F1" w:rsidR="00B73F54" w:rsidRPr="00596925" w:rsidRDefault="00D21CDA" w:rsidP="00EE5563">
      <w:pPr>
        <w:pStyle w:val="testo"/>
        <w:numPr>
          <w:ilvl w:val="0"/>
          <w:numId w:val="52"/>
        </w:numPr>
        <w:rPr>
          <w:rFonts w:asciiTheme="minorHAnsi" w:hAnsiTheme="minorHAnsi" w:cstheme="minorHAnsi"/>
        </w:rPr>
      </w:pPr>
      <w:r w:rsidRPr="00596925">
        <w:rPr>
          <w:rFonts w:asciiTheme="minorHAnsi" w:hAnsiTheme="minorHAnsi" w:cstheme="minorHAnsi"/>
        </w:rPr>
        <w:t>Luci di emergenza.</w:t>
      </w:r>
    </w:p>
    <w:p w14:paraId="3621ED85" w14:textId="77777777" w:rsidR="00D21CDA" w:rsidRPr="00596925" w:rsidRDefault="00D21CDA" w:rsidP="00D21CDA">
      <w:pPr>
        <w:pStyle w:val="testo"/>
        <w:ind w:left="1571"/>
        <w:rPr>
          <w:rFonts w:asciiTheme="minorHAnsi" w:hAnsiTheme="minorHAnsi" w:cstheme="minorHAnsi"/>
        </w:rPr>
      </w:pPr>
    </w:p>
    <w:p w14:paraId="1986AAA9" w14:textId="10601092" w:rsidR="009E33E0" w:rsidRPr="00596925" w:rsidRDefault="009E33E0" w:rsidP="008C045F">
      <w:pPr>
        <w:pStyle w:val="Titolo2"/>
        <w:rPr>
          <w:rFonts w:asciiTheme="minorHAnsi" w:hAnsiTheme="minorHAnsi" w:cstheme="minorHAnsi"/>
          <w:color w:val="002060"/>
        </w:rPr>
      </w:pPr>
      <w:bookmarkStart w:id="64" w:name="_Toc169248518"/>
      <w:r w:rsidRPr="00596925">
        <w:rPr>
          <w:rFonts w:asciiTheme="minorHAnsi" w:hAnsiTheme="minorHAnsi" w:cstheme="minorHAnsi"/>
          <w:color w:val="002060"/>
        </w:rPr>
        <w:t>6.2 Personale</w:t>
      </w:r>
      <w:bookmarkEnd w:id="64"/>
      <w:r w:rsidR="00D426AE" w:rsidRPr="00596925">
        <w:rPr>
          <w:rFonts w:asciiTheme="minorHAnsi" w:hAnsiTheme="minorHAnsi" w:cstheme="minorHAnsi"/>
          <w:color w:val="002060"/>
        </w:rPr>
        <w:t xml:space="preserve"> </w:t>
      </w:r>
    </w:p>
    <w:p w14:paraId="3DBA5BDE" w14:textId="6DF84E8B" w:rsidR="008E712D" w:rsidRPr="00596925" w:rsidRDefault="004631FD" w:rsidP="00FC148F">
      <w:pPr>
        <w:pStyle w:val="testo"/>
        <w:ind w:left="0"/>
        <w:rPr>
          <w:rFonts w:asciiTheme="minorHAnsi" w:hAnsiTheme="minorHAnsi" w:cstheme="minorHAnsi"/>
        </w:rPr>
      </w:pPr>
      <w:r w:rsidRPr="00596925">
        <w:rPr>
          <w:rFonts w:asciiTheme="minorHAnsi" w:hAnsiTheme="minorHAnsi" w:cstheme="minorHAnsi"/>
        </w:rPr>
        <w:t>LTA</w:t>
      </w:r>
      <w:r w:rsidR="00AC58E7" w:rsidRPr="00596925">
        <w:rPr>
          <w:rFonts w:asciiTheme="minorHAnsi" w:hAnsiTheme="minorHAnsi" w:cstheme="minorHAnsi"/>
        </w:rPr>
        <w:t xml:space="preserve"> S.r.l. </w:t>
      </w:r>
      <w:r w:rsidR="009E33E0" w:rsidRPr="00596925">
        <w:rPr>
          <w:rFonts w:asciiTheme="minorHAnsi" w:hAnsiTheme="minorHAnsi" w:cstheme="minorHAnsi"/>
        </w:rPr>
        <w:t>ritiene che le persone siano le risorse più import</w:t>
      </w:r>
      <w:r w:rsidR="008E712D" w:rsidRPr="00596925">
        <w:rPr>
          <w:rFonts w:asciiTheme="minorHAnsi" w:hAnsiTheme="minorHAnsi" w:cstheme="minorHAnsi"/>
        </w:rPr>
        <w:t xml:space="preserve">anti per il conseguimento dei </w:t>
      </w:r>
      <w:r w:rsidR="00D60B5C" w:rsidRPr="00596925">
        <w:rPr>
          <w:rFonts w:asciiTheme="minorHAnsi" w:hAnsiTheme="minorHAnsi" w:cstheme="minorHAnsi"/>
        </w:rPr>
        <w:t>propri</w:t>
      </w:r>
      <w:r w:rsidR="008E712D" w:rsidRPr="00596925">
        <w:rPr>
          <w:rFonts w:asciiTheme="minorHAnsi" w:hAnsiTheme="minorHAnsi" w:cstheme="minorHAnsi"/>
        </w:rPr>
        <w:t xml:space="preserve"> obiettivi</w:t>
      </w:r>
      <w:r w:rsidR="009E33E0" w:rsidRPr="00596925">
        <w:rPr>
          <w:rFonts w:asciiTheme="minorHAnsi" w:hAnsiTheme="minorHAnsi" w:cstheme="minorHAnsi"/>
        </w:rPr>
        <w:t>. Il laboratorio impiega</w:t>
      </w:r>
      <w:r w:rsidR="00D60B5C" w:rsidRPr="00596925">
        <w:rPr>
          <w:rFonts w:asciiTheme="minorHAnsi" w:hAnsiTheme="minorHAnsi" w:cstheme="minorHAnsi"/>
        </w:rPr>
        <w:t>,</w:t>
      </w:r>
      <w:r w:rsidR="009E33E0" w:rsidRPr="00596925">
        <w:rPr>
          <w:rFonts w:asciiTheme="minorHAnsi" w:hAnsiTheme="minorHAnsi" w:cstheme="minorHAnsi"/>
        </w:rPr>
        <w:t xml:space="preserve"> </w:t>
      </w:r>
      <w:r w:rsidR="00D60B5C" w:rsidRPr="00596925">
        <w:rPr>
          <w:rFonts w:asciiTheme="minorHAnsi" w:hAnsiTheme="minorHAnsi" w:cstheme="minorHAnsi"/>
        </w:rPr>
        <w:t xml:space="preserve">per le proprie attività di prova, </w:t>
      </w:r>
      <w:r w:rsidR="009E33E0" w:rsidRPr="00596925">
        <w:rPr>
          <w:rFonts w:asciiTheme="minorHAnsi" w:hAnsiTheme="minorHAnsi" w:cstheme="minorHAnsi"/>
        </w:rPr>
        <w:t>solo personale dipendente</w:t>
      </w:r>
      <w:r w:rsidR="0009206B" w:rsidRPr="00596925">
        <w:rPr>
          <w:rFonts w:asciiTheme="minorHAnsi" w:hAnsiTheme="minorHAnsi" w:cstheme="minorHAnsi"/>
        </w:rPr>
        <w:t>,</w:t>
      </w:r>
      <w:r w:rsidR="00D60B5C" w:rsidRPr="00596925">
        <w:rPr>
          <w:rFonts w:asciiTheme="minorHAnsi" w:hAnsiTheme="minorHAnsi" w:cstheme="minorHAnsi"/>
        </w:rPr>
        <w:t xml:space="preserve"> operante secondo:</w:t>
      </w:r>
    </w:p>
    <w:p w14:paraId="46789333" w14:textId="77777777" w:rsidR="008E712D" w:rsidRPr="00596925" w:rsidRDefault="008E712D" w:rsidP="00FC148F">
      <w:pPr>
        <w:pStyle w:val="testo"/>
        <w:ind w:left="0"/>
        <w:rPr>
          <w:rFonts w:asciiTheme="minorHAnsi" w:hAnsiTheme="minorHAnsi" w:cstheme="minorHAnsi"/>
          <w:sz w:val="11"/>
        </w:rPr>
      </w:pPr>
    </w:p>
    <w:p w14:paraId="17ADDA39" w14:textId="7397F306" w:rsidR="00D60B5C" w:rsidRPr="00596925" w:rsidRDefault="00D60B5C" w:rsidP="00EE5563">
      <w:pPr>
        <w:pStyle w:val="testo"/>
        <w:numPr>
          <w:ilvl w:val="0"/>
          <w:numId w:val="10"/>
        </w:numPr>
        <w:rPr>
          <w:rFonts w:asciiTheme="minorHAnsi" w:hAnsiTheme="minorHAnsi" w:cstheme="minorHAnsi"/>
        </w:rPr>
      </w:pPr>
      <w:r w:rsidRPr="00596925">
        <w:rPr>
          <w:rFonts w:asciiTheme="minorHAnsi" w:hAnsiTheme="minorHAnsi" w:cstheme="minorHAnsi"/>
        </w:rPr>
        <w:t>Quanto previsto al §4.1 del presente documento;</w:t>
      </w:r>
    </w:p>
    <w:p w14:paraId="007CBC73" w14:textId="0FD7C7B5" w:rsidR="00D60B5C" w:rsidRPr="00596925" w:rsidRDefault="00D60B5C" w:rsidP="00EE5563">
      <w:pPr>
        <w:pStyle w:val="testo"/>
        <w:numPr>
          <w:ilvl w:val="0"/>
          <w:numId w:val="10"/>
        </w:numPr>
        <w:rPr>
          <w:rFonts w:asciiTheme="minorHAnsi" w:hAnsiTheme="minorHAnsi" w:cstheme="minorHAnsi"/>
        </w:rPr>
      </w:pPr>
      <w:r w:rsidRPr="00596925">
        <w:rPr>
          <w:rFonts w:asciiTheme="minorHAnsi" w:hAnsiTheme="minorHAnsi" w:cstheme="minorHAnsi"/>
        </w:rPr>
        <w:t>Specifiche competenze rispondenti a requisiti di ruolo</w:t>
      </w:r>
      <w:r w:rsidR="008E712D" w:rsidRPr="00596925">
        <w:rPr>
          <w:rFonts w:asciiTheme="minorHAnsi" w:hAnsiTheme="minorHAnsi" w:cstheme="minorHAnsi"/>
        </w:rPr>
        <w:t xml:space="preserve"> (precisate di seguito ed introdotte al §5 del presente </w:t>
      </w:r>
      <w:r w:rsidR="00207BA9" w:rsidRPr="00596925">
        <w:rPr>
          <w:rFonts w:asciiTheme="minorHAnsi" w:hAnsiTheme="minorHAnsi" w:cstheme="minorHAnsi"/>
        </w:rPr>
        <w:t>MQL</w:t>
      </w:r>
      <w:r w:rsidR="008E712D" w:rsidRPr="00596925">
        <w:rPr>
          <w:rFonts w:asciiTheme="minorHAnsi" w:hAnsiTheme="minorHAnsi" w:cstheme="minorHAnsi"/>
        </w:rPr>
        <w:t>)</w:t>
      </w:r>
      <w:r w:rsidRPr="00596925">
        <w:rPr>
          <w:rFonts w:asciiTheme="minorHAnsi" w:hAnsiTheme="minorHAnsi" w:cstheme="minorHAnsi"/>
        </w:rPr>
        <w:t>;</w:t>
      </w:r>
    </w:p>
    <w:p w14:paraId="1755CF23" w14:textId="38AECF5A" w:rsidR="00D60B5C" w:rsidRPr="00596925" w:rsidRDefault="00D60B5C" w:rsidP="00EE5563">
      <w:pPr>
        <w:pStyle w:val="testo"/>
        <w:numPr>
          <w:ilvl w:val="0"/>
          <w:numId w:val="10"/>
        </w:numPr>
        <w:rPr>
          <w:rFonts w:asciiTheme="minorHAnsi" w:hAnsiTheme="minorHAnsi" w:cstheme="minorHAnsi"/>
        </w:rPr>
      </w:pPr>
      <w:r w:rsidRPr="00596925">
        <w:rPr>
          <w:rFonts w:asciiTheme="minorHAnsi" w:hAnsiTheme="minorHAnsi" w:cstheme="minorHAnsi"/>
        </w:rPr>
        <w:t>Quanto previsto dal sistema di gestione per la qualità del laboratorio.</w:t>
      </w:r>
    </w:p>
    <w:p w14:paraId="3466DE3B" w14:textId="7C0829A4" w:rsidR="003858B1" w:rsidRPr="00596925" w:rsidRDefault="003858B1" w:rsidP="003858B1">
      <w:pPr>
        <w:pStyle w:val="testo"/>
        <w:ind w:left="0"/>
        <w:rPr>
          <w:rFonts w:asciiTheme="minorHAnsi" w:hAnsiTheme="minorHAnsi" w:cstheme="minorHAnsi"/>
        </w:rPr>
      </w:pPr>
    </w:p>
    <w:p w14:paraId="41667B1E" w14:textId="0DA07CBB" w:rsidR="00CF22F0" w:rsidRPr="00596925" w:rsidRDefault="00CF22F0" w:rsidP="003858B1">
      <w:pPr>
        <w:pStyle w:val="testo"/>
        <w:ind w:left="0"/>
        <w:rPr>
          <w:rFonts w:asciiTheme="minorHAnsi" w:hAnsiTheme="minorHAnsi" w:cstheme="minorHAnsi"/>
        </w:rPr>
      </w:pPr>
      <w:r w:rsidRPr="00596925">
        <w:rPr>
          <w:rFonts w:asciiTheme="minorHAnsi" w:hAnsiTheme="minorHAnsi" w:cstheme="minorHAnsi"/>
        </w:rPr>
        <w:t xml:space="preserve">Personale esterno al laboratorio, al quale viene imposto di operare secondo quanto </w:t>
      </w:r>
      <w:r w:rsidR="0009206B" w:rsidRPr="00596925">
        <w:rPr>
          <w:rFonts w:asciiTheme="minorHAnsi" w:hAnsiTheme="minorHAnsi" w:cstheme="minorHAnsi"/>
        </w:rPr>
        <w:t>annunciato</w:t>
      </w:r>
      <w:r w:rsidRPr="00596925">
        <w:rPr>
          <w:rFonts w:asciiTheme="minorHAnsi" w:hAnsiTheme="minorHAnsi" w:cstheme="minorHAnsi"/>
        </w:rPr>
        <w:t xml:space="preserve"> dai tre punti di cui sopra, appartiene alle seguenti categorie:</w:t>
      </w:r>
    </w:p>
    <w:p w14:paraId="64151A8E" w14:textId="77777777" w:rsidR="00207BA9" w:rsidRPr="00596925" w:rsidRDefault="00207BA9" w:rsidP="003858B1">
      <w:pPr>
        <w:pStyle w:val="testo"/>
        <w:ind w:left="0"/>
        <w:rPr>
          <w:rFonts w:asciiTheme="minorHAnsi" w:hAnsiTheme="minorHAnsi" w:cstheme="minorHAnsi"/>
        </w:rPr>
      </w:pPr>
    </w:p>
    <w:p w14:paraId="3033D737" w14:textId="77777777" w:rsidR="00CF22F0" w:rsidRPr="00C5184C" w:rsidRDefault="00CF22F0" w:rsidP="00EE5563">
      <w:pPr>
        <w:pStyle w:val="testo"/>
        <w:numPr>
          <w:ilvl w:val="0"/>
          <w:numId w:val="10"/>
        </w:numPr>
        <w:rPr>
          <w:rFonts w:asciiTheme="minorHAnsi" w:hAnsiTheme="minorHAnsi" w:cstheme="minorHAnsi"/>
        </w:rPr>
      </w:pPr>
      <w:r w:rsidRPr="00C5184C">
        <w:rPr>
          <w:rFonts w:asciiTheme="minorHAnsi" w:hAnsiTheme="minorHAnsi" w:cstheme="minorHAnsi"/>
        </w:rPr>
        <w:t>Personale che svolge tarature in laboratorio (es: taratura bilance);</w:t>
      </w:r>
    </w:p>
    <w:p w14:paraId="60326599" w14:textId="47FCC33C" w:rsidR="003858B1" w:rsidRPr="00C5184C" w:rsidRDefault="0009206B" w:rsidP="00EE5563">
      <w:pPr>
        <w:pStyle w:val="testo"/>
        <w:numPr>
          <w:ilvl w:val="0"/>
          <w:numId w:val="10"/>
        </w:numPr>
        <w:rPr>
          <w:rFonts w:asciiTheme="minorHAnsi" w:hAnsiTheme="minorHAnsi" w:cstheme="minorHAnsi"/>
        </w:rPr>
      </w:pPr>
      <w:r w:rsidRPr="00C5184C">
        <w:rPr>
          <w:rFonts w:asciiTheme="minorHAnsi" w:hAnsiTheme="minorHAnsi" w:cstheme="minorHAnsi"/>
        </w:rPr>
        <w:t>Personale installatore di</w:t>
      </w:r>
      <w:r w:rsidR="00CF22F0" w:rsidRPr="00C5184C">
        <w:rPr>
          <w:rFonts w:asciiTheme="minorHAnsi" w:hAnsiTheme="minorHAnsi" w:cstheme="minorHAnsi"/>
        </w:rPr>
        <w:t xml:space="preserve"> sistemi </w:t>
      </w:r>
      <w:r w:rsidRPr="00C5184C">
        <w:rPr>
          <w:rFonts w:asciiTheme="minorHAnsi" w:hAnsiTheme="minorHAnsi" w:cstheme="minorHAnsi"/>
        </w:rPr>
        <w:t xml:space="preserve">informatici </w:t>
      </w:r>
      <w:r w:rsidRPr="00C5184C">
        <w:rPr>
          <w:rFonts w:asciiTheme="minorHAnsi" w:hAnsiTheme="minorHAnsi" w:cstheme="minorHAnsi"/>
          <w:i/>
        </w:rPr>
        <w:t>hardware</w:t>
      </w:r>
      <w:r w:rsidRPr="00C5184C">
        <w:rPr>
          <w:rFonts w:asciiTheme="minorHAnsi" w:hAnsiTheme="minorHAnsi" w:cstheme="minorHAnsi"/>
        </w:rPr>
        <w:t xml:space="preserve"> e </w:t>
      </w:r>
      <w:r w:rsidR="00CF22F0" w:rsidRPr="00C5184C">
        <w:rPr>
          <w:rFonts w:asciiTheme="minorHAnsi" w:hAnsiTheme="minorHAnsi" w:cstheme="minorHAnsi"/>
          <w:i/>
        </w:rPr>
        <w:t>software</w:t>
      </w:r>
      <w:r w:rsidR="00CF22F0" w:rsidRPr="00C5184C">
        <w:rPr>
          <w:rFonts w:asciiTheme="minorHAnsi" w:hAnsiTheme="minorHAnsi" w:cstheme="minorHAnsi"/>
        </w:rPr>
        <w:t xml:space="preserve"> in laboratorio (es: </w:t>
      </w:r>
      <w:r w:rsidR="00C5184C" w:rsidRPr="00C5184C">
        <w:rPr>
          <w:rFonts w:asciiTheme="minorHAnsi" w:hAnsiTheme="minorHAnsi" w:cstheme="minorHAnsi"/>
          <w:i/>
        </w:rPr>
        <w:t>ERP Mago4 Professional</w:t>
      </w:r>
      <w:r w:rsidR="00CF22F0" w:rsidRPr="00C5184C">
        <w:rPr>
          <w:rFonts w:asciiTheme="minorHAnsi" w:hAnsiTheme="minorHAnsi" w:cstheme="minorHAnsi"/>
        </w:rPr>
        <w:t>);</w:t>
      </w:r>
    </w:p>
    <w:p w14:paraId="787FBF4F" w14:textId="03C64E98" w:rsidR="00CF22F0" w:rsidRPr="00596925" w:rsidRDefault="0009206B" w:rsidP="00EE5563">
      <w:pPr>
        <w:pStyle w:val="testo"/>
        <w:numPr>
          <w:ilvl w:val="0"/>
          <w:numId w:val="10"/>
        </w:numPr>
        <w:rPr>
          <w:rFonts w:asciiTheme="minorHAnsi" w:hAnsiTheme="minorHAnsi" w:cstheme="minorHAnsi"/>
        </w:rPr>
      </w:pPr>
      <w:r w:rsidRPr="00C5184C">
        <w:rPr>
          <w:rFonts w:asciiTheme="minorHAnsi" w:hAnsiTheme="minorHAnsi" w:cstheme="minorHAnsi"/>
        </w:rPr>
        <w:t xml:space="preserve">Personale tecnico che </w:t>
      </w:r>
      <w:r w:rsidR="009B4241" w:rsidRPr="00C5184C">
        <w:rPr>
          <w:rFonts w:asciiTheme="minorHAnsi" w:hAnsiTheme="minorHAnsi" w:cstheme="minorHAnsi"/>
        </w:rPr>
        <w:t>svol</w:t>
      </w:r>
      <w:r w:rsidR="009B4241">
        <w:rPr>
          <w:rFonts w:asciiTheme="minorHAnsi" w:hAnsiTheme="minorHAnsi" w:cstheme="minorHAnsi"/>
        </w:rPr>
        <w:t>g</w:t>
      </w:r>
      <w:r w:rsidR="009B4241" w:rsidRPr="00C5184C">
        <w:rPr>
          <w:rFonts w:asciiTheme="minorHAnsi" w:hAnsiTheme="minorHAnsi" w:cstheme="minorHAnsi"/>
        </w:rPr>
        <w:t xml:space="preserve">e </w:t>
      </w:r>
      <w:r w:rsidRPr="00C5184C">
        <w:rPr>
          <w:rFonts w:asciiTheme="minorHAnsi" w:hAnsiTheme="minorHAnsi" w:cstheme="minorHAnsi"/>
        </w:rPr>
        <w:t>attività di manutenzione/riparazione delle dotazioni</w:t>
      </w:r>
      <w:r w:rsidRPr="00596925">
        <w:rPr>
          <w:rFonts w:asciiTheme="minorHAnsi" w:hAnsiTheme="minorHAnsi" w:cstheme="minorHAnsi"/>
        </w:rPr>
        <w:t xml:space="preserve"> di laboratorio;</w:t>
      </w:r>
    </w:p>
    <w:p w14:paraId="22688715" w14:textId="4E931F73" w:rsidR="00D60B5C" w:rsidRPr="00596925" w:rsidRDefault="0009206B" w:rsidP="00EE5563">
      <w:pPr>
        <w:pStyle w:val="testo"/>
        <w:numPr>
          <w:ilvl w:val="0"/>
          <w:numId w:val="10"/>
        </w:numPr>
        <w:rPr>
          <w:rFonts w:asciiTheme="minorHAnsi" w:hAnsiTheme="minorHAnsi" w:cstheme="minorHAnsi"/>
        </w:rPr>
      </w:pPr>
      <w:r w:rsidRPr="00596925">
        <w:rPr>
          <w:rFonts w:asciiTheme="minorHAnsi" w:hAnsiTheme="minorHAnsi" w:cstheme="minorHAnsi"/>
        </w:rPr>
        <w:t>Personale consulente/docente in materia sistema di gestione per la qualità.</w:t>
      </w:r>
    </w:p>
    <w:p w14:paraId="7D2A6520" w14:textId="77777777" w:rsidR="0009206B" w:rsidRPr="00596925" w:rsidRDefault="0009206B" w:rsidP="0009206B">
      <w:pPr>
        <w:pStyle w:val="testo"/>
        <w:ind w:left="1411"/>
        <w:rPr>
          <w:rFonts w:asciiTheme="minorHAnsi" w:hAnsiTheme="minorHAnsi" w:cstheme="minorHAnsi"/>
        </w:rPr>
      </w:pPr>
    </w:p>
    <w:p w14:paraId="6BC0866B" w14:textId="340EC6A9" w:rsidR="009E33E0" w:rsidRPr="00596925" w:rsidRDefault="009E33E0" w:rsidP="00D60B5C">
      <w:pPr>
        <w:pStyle w:val="testo"/>
        <w:ind w:left="0"/>
        <w:rPr>
          <w:rFonts w:asciiTheme="minorHAnsi" w:hAnsiTheme="minorHAnsi" w:cstheme="minorHAnsi"/>
        </w:rPr>
      </w:pPr>
      <w:r w:rsidRPr="00596925">
        <w:rPr>
          <w:rFonts w:asciiTheme="minorHAnsi" w:hAnsiTheme="minorHAnsi" w:cstheme="minorHAnsi"/>
        </w:rPr>
        <w:t xml:space="preserve">La procedura </w:t>
      </w:r>
      <w:r w:rsidR="00D60B5C" w:rsidRPr="00596925">
        <w:rPr>
          <w:rFonts w:asciiTheme="minorHAnsi" w:hAnsiTheme="minorHAnsi" w:cstheme="minorHAnsi"/>
        </w:rPr>
        <w:t>PG</w:t>
      </w:r>
      <w:r w:rsidR="00F16CFE" w:rsidRPr="00596925">
        <w:rPr>
          <w:rFonts w:asciiTheme="minorHAnsi" w:hAnsiTheme="minorHAnsi" w:cstheme="minorHAnsi"/>
        </w:rPr>
        <w:t>03</w:t>
      </w:r>
      <w:r w:rsidR="00155713">
        <w:rPr>
          <w:rFonts w:asciiTheme="minorHAnsi" w:hAnsiTheme="minorHAnsi" w:cstheme="minorHAnsi"/>
        </w:rPr>
        <w:t>_</w:t>
      </w:r>
      <w:r w:rsidR="00D60B5C" w:rsidRPr="00596925">
        <w:rPr>
          <w:rFonts w:asciiTheme="minorHAnsi" w:hAnsiTheme="minorHAnsi" w:cstheme="minorHAnsi"/>
        </w:rPr>
        <w:t xml:space="preserve">Gestione delle risorse umane </w:t>
      </w:r>
      <w:r w:rsidRPr="00596925">
        <w:rPr>
          <w:rFonts w:asciiTheme="minorHAnsi" w:hAnsiTheme="minorHAnsi" w:cstheme="minorHAnsi"/>
        </w:rPr>
        <w:t xml:space="preserve">definisce le responsabilità, i criteri e le modalità seguite per la gestione delle risorse umane </w:t>
      </w:r>
      <w:r w:rsidR="00D60B5C" w:rsidRPr="00596925">
        <w:rPr>
          <w:rFonts w:asciiTheme="minorHAnsi" w:hAnsiTheme="minorHAnsi" w:cstheme="minorHAnsi"/>
        </w:rPr>
        <w:t xml:space="preserve">del laboratorio </w:t>
      </w:r>
      <w:r w:rsidRPr="00596925">
        <w:rPr>
          <w:rFonts w:asciiTheme="minorHAnsi" w:hAnsiTheme="minorHAnsi" w:cstheme="minorHAnsi"/>
        </w:rPr>
        <w:t xml:space="preserve">ed è integrata da quanto specificato nel presente </w:t>
      </w:r>
      <w:r w:rsidR="00207BA9" w:rsidRPr="00596925">
        <w:rPr>
          <w:rFonts w:asciiTheme="minorHAnsi" w:hAnsiTheme="minorHAnsi" w:cstheme="minorHAnsi"/>
        </w:rPr>
        <w:t>MQL</w:t>
      </w:r>
      <w:r w:rsidRPr="00596925">
        <w:rPr>
          <w:rFonts w:asciiTheme="minorHAnsi" w:hAnsiTheme="minorHAnsi" w:cstheme="minorHAnsi"/>
        </w:rPr>
        <w:t xml:space="preserve">. </w:t>
      </w:r>
      <w:r w:rsidR="00573A0E" w:rsidRPr="00596925">
        <w:rPr>
          <w:rFonts w:asciiTheme="minorHAnsi" w:hAnsiTheme="minorHAnsi" w:cstheme="minorHAnsi"/>
        </w:rPr>
        <w:t>In particolare</w:t>
      </w:r>
      <w:r w:rsidR="00F16CFE" w:rsidRPr="00596925">
        <w:rPr>
          <w:rFonts w:asciiTheme="minorHAnsi" w:hAnsiTheme="minorHAnsi" w:cstheme="minorHAnsi"/>
        </w:rPr>
        <w:t>,</w:t>
      </w:r>
      <w:r w:rsidR="00573A0E" w:rsidRPr="00596925">
        <w:rPr>
          <w:rFonts w:asciiTheme="minorHAnsi" w:hAnsiTheme="minorHAnsi" w:cstheme="minorHAnsi"/>
        </w:rPr>
        <w:t xml:space="preserve"> tale procedura descrive come il laboratorio gestisce i seguenti aspetti:</w:t>
      </w:r>
    </w:p>
    <w:p w14:paraId="2EB7DA30" w14:textId="77777777" w:rsidR="00573A0E" w:rsidRPr="00596925" w:rsidRDefault="00573A0E" w:rsidP="00D60B5C">
      <w:pPr>
        <w:pStyle w:val="testo"/>
        <w:ind w:left="0"/>
        <w:rPr>
          <w:rFonts w:asciiTheme="minorHAnsi" w:hAnsiTheme="minorHAnsi" w:cstheme="minorHAnsi"/>
        </w:rPr>
      </w:pPr>
    </w:p>
    <w:p w14:paraId="3F6DB5C4" w14:textId="6C460E80" w:rsidR="00573A0E" w:rsidRPr="00596925" w:rsidRDefault="00573A0E" w:rsidP="00EE5563">
      <w:pPr>
        <w:pStyle w:val="testo"/>
        <w:numPr>
          <w:ilvl w:val="0"/>
          <w:numId w:val="10"/>
        </w:numPr>
        <w:rPr>
          <w:rFonts w:asciiTheme="minorHAnsi" w:hAnsiTheme="minorHAnsi" w:cstheme="minorHAnsi"/>
        </w:rPr>
      </w:pPr>
      <w:r w:rsidRPr="00596925">
        <w:rPr>
          <w:rFonts w:asciiTheme="minorHAnsi" w:hAnsiTheme="minorHAnsi" w:cstheme="minorHAnsi"/>
        </w:rPr>
        <w:t>Determinazione dei requisiti di competenza;</w:t>
      </w:r>
    </w:p>
    <w:p w14:paraId="0E4E48A8" w14:textId="66184C58" w:rsidR="00573A0E" w:rsidRPr="00596925" w:rsidRDefault="00573A0E" w:rsidP="00EE5563">
      <w:pPr>
        <w:pStyle w:val="testo"/>
        <w:numPr>
          <w:ilvl w:val="0"/>
          <w:numId w:val="10"/>
        </w:numPr>
        <w:rPr>
          <w:rFonts w:asciiTheme="minorHAnsi" w:hAnsiTheme="minorHAnsi" w:cstheme="minorHAnsi"/>
        </w:rPr>
      </w:pPr>
      <w:r w:rsidRPr="00596925">
        <w:rPr>
          <w:rFonts w:asciiTheme="minorHAnsi" w:hAnsiTheme="minorHAnsi" w:cstheme="minorHAnsi"/>
        </w:rPr>
        <w:t>Selezione del personale;</w:t>
      </w:r>
    </w:p>
    <w:p w14:paraId="56A72A8D" w14:textId="22FDB022" w:rsidR="00573A0E" w:rsidRPr="00596925" w:rsidRDefault="00573A0E" w:rsidP="00EE5563">
      <w:pPr>
        <w:pStyle w:val="testo"/>
        <w:numPr>
          <w:ilvl w:val="0"/>
          <w:numId w:val="10"/>
        </w:numPr>
        <w:rPr>
          <w:rFonts w:asciiTheme="minorHAnsi" w:hAnsiTheme="minorHAnsi" w:cstheme="minorHAnsi"/>
        </w:rPr>
      </w:pPr>
      <w:r w:rsidRPr="00596925">
        <w:rPr>
          <w:rFonts w:asciiTheme="minorHAnsi" w:hAnsiTheme="minorHAnsi" w:cstheme="minorHAnsi"/>
        </w:rPr>
        <w:lastRenderedPageBreak/>
        <w:t>Formazione del personale;</w:t>
      </w:r>
    </w:p>
    <w:p w14:paraId="4D35C61A" w14:textId="2CDB3809" w:rsidR="00573A0E" w:rsidRPr="00596925" w:rsidRDefault="00573A0E" w:rsidP="00EE5563">
      <w:pPr>
        <w:pStyle w:val="testo"/>
        <w:numPr>
          <w:ilvl w:val="0"/>
          <w:numId w:val="10"/>
        </w:numPr>
        <w:rPr>
          <w:rFonts w:asciiTheme="minorHAnsi" w:hAnsiTheme="minorHAnsi" w:cstheme="minorHAnsi"/>
        </w:rPr>
      </w:pPr>
      <w:r w:rsidRPr="00596925">
        <w:rPr>
          <w:rFonts w:asciiTheme="minorHAnsi" w:hAnsiTheme="minorHAnsi" w:cstheme="minorHAnsi"/>
        </w:rPr>
        <w:t>Supervisione del personale;</w:t>
      </w:r>
    </w:p>
    <w:p w14:paraId="795AD646" w14:textId="63A9FE30" w:rsidR="00573A0E" w:rsidRPr="00596925" w:rsidRDefault="00573A0E" w:rsidP="00EE5563">
      <w:pPr>
        <w:pStyle w:val="testo"/>
        <w:numPr>
          <w:ilvl w:val="0"/>
          <w:numId w:val="10"/>
        </w:numPr>
        <w:rPr>
          <w:rFonts w:asciiTheme="minorHAnsi" w:hAnsiTheme="minorHAnsi" w:cstheme="minorHAnsi"/>
        </w:rPr>
      </w:pPr>
      <w:r w:rsidRPr="00596925">
        <w:rPr>
          <w:rFonts w:asciiTheme="minorHAnsi" w:hAnsiTheme="minorHAnsi" w:cstheme="minorHAnsi"/>
        </w:rPr>
        <w:t>Autorizzazione del personale;</w:t>
      </w:r>
    </w:p>
    <w:p w14:paraId="71018DCE" w14:textId="0B895613" w:rsidR="00573A0E" w:rsidRPr="00596925" w:rsidRDefault="00573A0E" w:rsidP="00EE5563">
      <w:pPr>
        <w:pStyle w:val="testo"/>
        <w:numPr>
          <w:ilvl w:val="0"/>
          <w:numId w:val="10"/>
        </w:numPr>
        <w:rPr>
          <w:rFonts w:asciiTheme="minorHAnsi" w:hAnsiTheme="minorHAnsi" w:cstheme="minorHAnsi"/>
        </w:rPr>
      </w:pPr>
      <w:r w:rsidRPr="00596925">
        <w:rPr>
          <w:rFonts w:asciiTheme="minorHAnsi" w:hAnsiTheme="minorHAnsi" w:cstheme="minorHAnsi"/>
        </w:rPr>
        <w:t>Monitoraggio della competenza del personale.</w:t>
      </w:r>
    </w:p>
    <w:p w14:paraId="5E3A419F" w14:textId="77777777" w:rsidR="00573A0E" w:rsidRPr="00596925" w:rsidRDefault="00573A0E" w:rsidP="00573A0E">
      <w:pPr>
        <w:pStyle w:val="testo"/>
        <w:ind w:left="1411"/>
        <w:rPr>
          <w:rFonts w:asciiTheme="minorHAnsi" w:hAnsiTheme="minorHAnsi" w:cstheme="minorHAnsi"/>
        </w:rPr>
      </w:pPr>
    </w:p>
    <w:p w14:paraId="46D60EA6" w14:textId="7A192BFA" w:rsidR="00FC148F" w:rsidRPr="00596925" w:rsidRDefault="001E4C7E" w:rsidP="00FC148F">
      <w:pPr>
        <w:pStyle w:val="testo"/>
        <w:ind w:left="0"/>
        <w:rPr>
          <w:rFonts w:asciiTheme="minorHAnsi" w:hAnsiTheme="minorHAnsi" w:cstheme="minorHAnsi"/>
        </w:rPr>
      </w:pPr>
      <w:r w:rsidRPr="00596925">
        <w:rPr>
          <w:rFonts w:asciiTheme="minorHAnsi" w:hAnsiTheme="minorHAnsi" w:cstheme="minorHAnsi"/>
        </w:rPr>
        <w:t>Il personale del laboratorio è consapevole del proprio ruolo nell’ambito della qualità. La consapevolezza è assicurata:</w:t>
      </w:r>
    </w:p>
    <w:p w14:paraId="6DBAB01B" w14:textId="77777777" w:rsidR="00306E5D" w:rsidRPr="00596925" w:rsidRDefault="00306E5D" w:rsidP="00FC148F">
      <w:pPr>
        <w:pStyle w:val="testo"/>
        <w:ind w:left="0"/>
        <w:rPr>
          <w:rFonts w:asciiTheme="minorHAnsi" w:hAnsiTheme="minorHAnsi" w:cstheme="minorHAnsi"/>
          <w:sz w:val="8"/>
        </w:rPr>
      </w:pPr>
    </w:p>
    <w:p w14:paraId="34499472" w14:textId="77777777" w:rsidR="001E4C7E" w:rsidRPr="00596925" w:rsidRDefault="001E4C7E" w:rsidP="00EE5563">
      <w:pPr>
        <w:pStyle w:val="testo"/>
        <w:numPr>
          <w:ilvl w:val="0"/>
          <w:numId w:val="48"/>
        </w:numPr>
        <w:rPr>
          <w:rFonts w:asciiTheme="minorHAnsi" w:hAnsiTheme="minorHAnsi" w:cstheme="minorHAnsi"/>
        </w:rPr>
      </w:pPr>
      <w:r w:rsidRPr="00596925">
        <w:rPr>
          <w:rFonts w:asciiTheme="minorHAnsi" w:hAnsiTheme="minorHAnsi" w:cstheme="minorHAnsi"/>
        </w:rPr>
        <w:t>Dalla formazione ed addestramento;</w:t>
      </w:r>
    </w:p>
    <w:p w14:paraId="05D09DE7" w14:textId="77777777" w:rsidR="001E4C7E" w:rsidRPr="00596925" w:rsidRDefault="001E4C7E" w:rsidP="00EE5563">
      <w:pPr>
        <w:pStyle w:val="testo"/>
        <w:numPr>
          <w:ilvl w:val="0"/>
          <w:numId w:val="48"/>
        </w:numPr>
        <w:rPr>
          <w:rFonts w:asciiTheme="minorHAnsi" w:hAnsiTheme="minorHAnsi" w:cstheme="minorHAnsi"/>
        </w:rPr>
      </w:pPr>
      <w:r w:rsidRPr="00596925">
        <w:rPr>
          <w:rFonts w:asciiTheme="minorHAnsi" w:hAnsiTheme="minorHAnsi" w:cstheme="minorHAnsi"/>
        </w:rPr>
        <w:t>Dall’effettuazione di riunioni periodiche;</w:t>
      </w:r>
    </w:p>
    <w:p w14:paraId="2F465B25" w14:textId="7070C7A8" w:rsidR="001E4C7E" w:rsidRPr="00596925" w:rsidRDefault="001E4C7E" w:rsidP="00EE5563">
      <w:pPr>
        <w:pStyle w:val="testo"/>
        <w:numPr>
          <w:ilvl w:val="0"/>
          <w:numId w:val="48"/>
        </w:numPr>
        <w:rPr>
          <w:rFonts w:asciiTheme="minorHAnsi" w:hAnsiTheme="minorHAnsi" w:cstheme="minorHAnsi"/>
        </w:rPr>
      </w:pPr>
      <w:r w:rsidRPr="00596925">
        <w:rPr>
          <w:rFonts w:asciiTheme="minorHAnsi" w:hAnsiTheme="minorHAnsi" w:cstheme="minorHAnsi"/>
        </w:rPr>
        <w:t xml:space="preserve">Dalla diffusione di informazioni relative agli obiettivi </w:t>
      </w:r>
      <w:r w:rsidR="008E712D" w:rsidRPr="00596925">
        <w:rPr>
          <w:rFonts w:asciiTheme="minorHAnsi" w:hAnsiTheme="minorHAnsi" w:cstheme="minorHAnsi"/>
        </w:rPr>
        <w:t>per la</w:t>
      </w:r>
      <w:r w:rsidRPr="00596925">
        <w:rPr>
          <w:rFonts w:asciiTheme="minorHAnsi" w:hAnsiTheme="minorHAnsi" w:cstheme="minorHAnsi"/>
        </w:rPr>
        <w:t xml:space="preserve"> qualità e</w:t>
      </w:r>
      <w:r w:rsidR="00D60B5C" w:rsidRPr="00596925">
        <w:rPr>
          <w:rFonts w:asciiTheme="minorHAnsi" w:hAnsiTheme="minorHAnsi" w:cstheme="minorHAnsi"/>
        </w:rPr>
        <w:t>d</w:t>
      </w:r>
      <w:r w:rsidRPr="00596925">
        <w:rPr>
          <w:rFonts w:asciiTheme="minorHAnsi" w:hAnsiTheme="minorHAnsi" w:cstheme="minorHAnsi"/>
        </w:rPr>
        <w:t xml:space="preserve"> all’andamento della struttura</w:t>
      </w:r>
      <w:r w:rsidR="008E712D" w:rsidRPr="00596925">
        <w:rPr>
          <w:rFonts w:asciiTheme="minorHAnsi" w:hAnsiTheme="minorHAnsi" w:cstheme="minorHAnsi"/>
        </w:rPr>
        <w:t xml:space="preserve"> operativa</w:t>
      </w:r>
      <w:r w:rsidRPr="00596925">
        <w:rPr>
          <w:rFonts w:asciiTheme="minorHAnsi" w:hAnsiTheme="minorHAnsi" w:cstheme="minorHAnsi"/>
        </w:rPr>
        <w:t>;</w:t>
      </w:r>
    </w:p>
    <w:p w14:paraId="53F1B161" w14:textId="10531837" w:rsidR="009E33E0" w:rsidRPr="00596925" w:rsidRDefault="001E4C7E" w:rsidP="00EE5563">
      <w:pPr>
        <w:pStyle w:val="testo"/>
        <w:numPr>
          <w:ilvl w:val="0"/>
          <w:numId w:val="48"/>
        </w:numPr>
        <w:rPr>
          <w:rFonts w:asciiTheme="minorHAnsi" w:hAnsiTheme="minorHAnsi" w:cstheme="minorHAnsi"/>
        </w:rPr>
      </w:pPr>
      <w:r w:rsidRPr="00596925">
        <w:rPr>
          <w:rFonts w:asciiTheme="minorHAnsi" w:hAnsiTheme="minorHAnsi" w:cstheme="minorHAnsi"/>
        </w:rPr>
        <w:t>Dalla raccolta di suggerimenti</w:t>
      </w:r>
      <w:r w:rsidR="00FC148F" w:rsidRPr="00596925">
        <w:rPr>
          <w:rFonts w:asciiTheme="minorHAnsi" w:hAnsiTheme="minorHAnsi" w:cstheme="minorHAnsi"/>
        </w:rPr>
        <w:t>.</w:t>
      </w:r>
    </w:p>
    <w:p w14:paraId="7E71D54C" w14:textId="77777777" w:rsidR="008E712D" w:rsidRPr="00596925" w:rsidRDefault="008E712D" w:rsidP="008E712D">
      <w:pPr>
        <w:pStyle w:val="testo"/>
        <w:ind w:left="1211"/>
        <w:rPr>
          <w:rFonts w:asciiTheme="minorHAnsi" w:hAnsiTheme="minorHAnsi" w:cstheme="minorHAnsi"/>
        </w:rPr>
      </w:pPr>
    </w:p>
    <w:p w14:paraId="6C0EC1F8" w14:textId="2592A66F" w:rsidR="009E33E0" w:rsidRPr="00596925" w:rsidRDefault="009E33E0" w:rsidP="00D60B5C">
      <w:pPr>
        <w:pStyle w:val="testo"/>
        <w:ind w:left="0"/>
        <w:rPr>
          <w:rFonts w:asciiTheme="minorHAnsi" w:hAnsiTheme="minorHAnsi" w:cstheme="minorHAnsi"/>
        </w:rPr>
      </w:pPr>
      <w:r w:rsidRPr="00596925">
        <w:rPr>
          <w:rFonts w:asciiTheme="minorHAnsi" w:hAnsiTheme="minorHAnsi" w:cstheme="minorHAnsi"/>
        </w:rPr>
        <w:t xml:space="preserve">Il personale selezionato per svolgere una definita funzione viene formato ed addestrato nel caso sia carente </w:t>
      </w:r>
      <w:r w:rsidR="0009206B" w:rsidRPr="00596925">
        <w:rPr>
          <w:rFonts w:asciiTheme="minorHAnsi" w:hAnsiTheme="minorHAnsi" w:cstheme="minorHAnsi"/>
        </w:rPr>
        <w:t>in merito a specifiche competenze</w:t>
      </w:r>
      <w:r w:rsidRPr="00596925">
        <w:rPr>
          <w:rFonts w:asciiTheme="minorHAnsi" w:hAnsiTheme="minorHAnsi" w:cstheme="minorHAnsi"/>
        </w:rPr>
        <w:t xml:space="preserve"> richieste. Tali carenze sono rilevate attraverso il confronto tra il profilo della funzione richiesto e le caratteristiche distintive </w:t>
      </w:r>
      <w:r w:rsidR="0009206B" w:rsidRPr="00596925">
        <w:rPr>
          <w:rFonts w:asciiTheme="minorHAnsi" w:hAnsiTheme="minorHAnsi" w:cstheme="minorHAnsi"/>
        </w:rPr>
        <w:t>possedute da</w:t>
      </w:r>
      <w:r w:rsidRPr="00596925">
        <w:rPr>
          <w:rFonts w:asciiTheme="minorHAnsi" w:hAnsiTheme="minorHAnsi" w:cstheme="minorHAnsi"/>
        </w:rPr>
        <w:t>lla persona scelta.</w:t>
      </w:r>
    </w:p>
    <w:p w14:paraId="0D34419B" w14:textId="4682A3E2" w:rsidR="009E33E0" w:rsidRPr="00596925" w:rsidRDefault="009E33E0" w:rsidP="00D60B5C">
      <w:pPr>
        <w:pStyle w:val="testo"/>
        <w:ind w:left="0"/>
        <w:rPr>
          <w:rFonts w:asciiTheme="minorHAnsi" w:hAnsiTheme="minorHAnsi" w:cstheme="minorHAnsi"/>
        </w:rPr>
      </w:pPr>
      <w:r w:rsidRPr="00596925">
        <w:rPr>
          <w:rFonts w:asciiTheme="minorHAnsi" w:hAnsiTheme="minorHAnsi" w:cstheme="minorHAnsi"/>
        </w:rPr>
        <w:t>Es</w:t>
      </w:r>
      <w:r w:rsidR="00207BA9" w:rsidRPr="00596925">
        <w:rPr>
          <w:rFonts w:asciiTheme="minorHAnsi" w:hAnsiTheme="minorHAnsi" w:cstheme="minorHAnsi"/>
        </w:rPr>
        <w:t>igenze specifiche di formazione/</w:t>
      </w:r>
      <w:r w:rsidRPr="00596925">
        <w:rPr>
          <w:rFonts w:asciiTheme="minorHAnsi" w:hAnsiTheme="minorHAnsi" w:cstheme="minorHAnsi"/>
        </w:rPr>
        <w:t>add</w:t>
      </w:r>
      <w:r w:rsidR="00D60B5C" w:rsidRPr="00596925">
        <w:rPr>
          <w:rFonts w:asciiTheme="minorHAnsi" w:hAnsiTheme="minorHAnsi" w:cstheme="minorHAnsi"/>
        </w:rPr>
        <w:t>estramento possono derivare da n</w:t>
      </w:r>
      <w:r w:rsidRPr="00596925">
        <w:rPr>
          <w:rFonts w:asciiTheme="minorHAnsi" w:hAnsiTheme="minorHAnsi" w:cstheme="minorHAnsi"/>
        </w:rPr>
        <w:t xml:space="preserve">on </w:t>
      </w:r>
      <w:r w:rsidR="00D60B5C" w:rsidRPr="00596925">
        <w:rPr>
          <w:rFonts w:asciiTheme="minorHAnsi" w:hAnsiTheme="minorHAnsi" w:cstheme="minorHAnsi"/>
        </w:rPr>
        <w:t>c</w:t>
      </w:r>
      <w:r w:rsidRPr="00596925">
        <w:rPr>
          <w:rFonts w:asciiTheme="minorHAnsi" w:hAnsiTheme="minorHAnsi" w:cstheme="minorHAnsi"/>
        </w:rPr>
        <w:t xml:space="preserve">onformità e conseguenti azioni correttive, </w:t>
      </w:r>
      <w:r w:rsidR="00D60B5C" w:rsidRPr="00596925">
        <w:rPr>
          <w:rFonts w:asciiTheme="minorHAnsi" w:hAnsiTheme="minorHAnsi" w:cstheme="minorHAnsi"/>
        </w:rPr>
        <w:t>dalla gestione del rischio</w:t>
      </w:r>
      <w:r w:rsidRPr="00596925">
        <w:rPr>
          <w:rFonts w:asciiTheme="minorHAnsi" w:hAnsiTheme="minorHAnsi" w:cstheme="minorHAnsi"/>
        </w:rPr>
        <w:t>, da audit</w:t>
      </w:r>
      <w:r w:rsidR="00D60B5C" w:rsidRPr="00596925">
        <w:rPr>
          <w:rFonts w:asciiTheme="minorHAnsi" w:hAnsiTheme="minorHAnsi" w:cstheme="minorHAnsi"/>
        </w:rPr>
        <w:t xml:space="preserve"> di prima/terza parte</w:t>
      </w:r>
      <w:r w:rsidRPr="00596925">
        <w:rPr>
          <w:rFonts w:asciiTheme="minorHAnsi" w:hAnsiTheme="minorHAnsi" w:cstheme="minorHAnsi"/>
        </w:rPr>
        <w:t xml:space="preserve"> od al verificarsi di specifiche esigenze legate all'introduzione di nuovi metodi operativi, nuove tecniche di prova o nuove normative. </w:t>
      </w:r>
    </w:p>
    <w:p w14:paraId="55B9B395" w14:textId="60DAA2C3" w:rsidR="004C4EAB" w:rsidRPr="00596925" w:rsidRDefault="00F16CFE" w:rsidP="00D60B5C">
      <w:pPr>
        <w:pStyle w:val="testo"/>
        <w:ind w:left="0"/>
        <w:rPr>
          <w:rFonts w:asciiTheme="minorHAnsi" w:hAnsiTheme="minorHAnsi" w:cstheme="minorHAnsi"/>
        </w:rPr>
      </w:pPr>
      <w:r w:rsidRPr="00596925">
        <w:rPr>
          <w:rFonts w:asciiTheme="minorHAnsi" w:hAnsiTheme="minorHAnsi" w:cstheme="minorHAnsi"/>
        </w:rPr>
        <w:t>Inoltre,</w:t>
      </w:r>
      <w:r w:rsidR="009E33E0" w:rsidRPr="00596925">
        <w:rPr>
          <w:rFonts w:asciiTheme="minorHAnsi" w:hAnsiTheme="minorHAnsi" w:cstheme="minorHAnsi"/>
        </w:rPr>
        <w:t xml:space="preserve"> durante il </w:t>
      </w:r>
      <w:r w:rsidR="00D60B5C" w:rsidRPr="00596925">
        <w:rPr>
          <w:rFonts w:asciiTheme="minorHAnsi" w:hAnsiTheme="minorHAnsi" w:cstheme="minorHAnsi"/>
        </w:rPr>
        <w:t>r</w:t>
      </w:r>
      <w:r w:rsidR="009E33E0" w:rsidRPr="00596925">
        <w:rPr>
          <w:rFonts w:asciiTheme="minorHAnsi" w:hAnsiTheme="minorHAnsi" w:cstheme="minorHAnsi"/>
        </w:rPr>
        <w:t xml:space="preserve">iesame della </w:t>
      </w:r>
      <w:r w:rsidR="00D60B5C" w:rsidRPr="00596925">
        <w:rPr>
          <w:rFonts w:asciiTheme="minorHAnsi" w:hAnsiTheme="minorHAnsi" w:cstheme="minorHAnsi"/>
        </w:rPr>
        <w:t>d</w:t>
      </w:r>
      <w:r w:rsidR="009E33E0" w:rsidRPr="00596925">
        <w:rPr>
          <w:rFonts w:asciiTheme="minorHAnsi" w:hAnsiTheme="minorHAnsi" w:cstheme="minorHAnsi"/>
        </w:rPr>
        <w:t>irezione si stabilisce un programma di massima delle attività di formazione ed addestramento dell</w:t>
      </w:r>
      <w:r w:rsidR="00D60B5C" w:rsidRPr="00596925">
        <w:rPr>
          <w:rFonts w:asciiTheme="minorHAnsi" w:hAnsiTheme="minorHAnsi" w:cstheme="minorHAnsi"/>
        </w:rPr>
        <w:t xml:space="preserve">’anno specificato in </w:t>
      </w:r>
      <w:r w:rsidR="004324D8" w:rsidRPr="00596925">
        <w:rPr>
          <w:rFonts w:asciiTheme="minorHAnsi" w:hAnsiTheme="minorHAnsi" w:cstheme="minorHAnsi"/>
        </w:rPr>
        <w:t>M114</w:t>
      </w:r>
      <w:r w:rsidR="00155713">
        <w:rPr>
          <w:rFonts w:asciiTheme="minorHAnsi" w:hAnsiTheme="minorHAnsi" w:cstheme="minorHAnsi"/>
        </w:rPr>
        <w:t>_</w:t>
      </w:r>
      <w:r w:rsidR="009E33E0" w:rsidRPr="00596925">
        <w:rPr>
          <w:rFonts w:asciiTheme="minorHAnsi" w:hAnsiTheme="minorHAnsi" w:cstheme="minorHAnsi"/>
        </w:rPr>
        <w:t xml:space="preserve">Programma annuale di formazione del personale di laboratorio. </w:t>
      </w:r>
      <w:r w:rsidR="004C4EAB" w:rsidRPr="00596925">
        <w:rPr>
          <w:rFonts w:asciiTheme="minorHAnsi" w:hAnsiTheme="minorHAnsi" w:cstheme="minorHAnsi"/>
        </w:rPr>
        <w:t>Specifici corsi di formazione</w:t>
      </w:r>
      <w:r w:rsidR="009E33E0" w:rsidRPr="00596925">
        <w:rPr>
          <w:rFonts w:asciiTheme="minorHAnsi" w:hAnsiTheme="minorHAnsi" w:cstheme="minorHAnsi"/>
        </w:rPr>
        <w:t xml:space="preserve"> sono sempre necessari nel caso di nuove assunzioni o collaborazioni (es. formazione generale, corsi sul sistema di gestione qualità, corsi sulla sicurezza, etc.).</w:t>
      </w:r>
    </w:p>
    <w:p w14:paraId="2BBE77E8" w14:textId="3CFE7C38" w:rsidR="009E33E0" w:rsidRPr="00596925" w:rsidRDefault="009E33E0" w:rsidP="00D60B5C">
      <w:pPr>
        <w:pStyle w:val="testo"/>
        <w:ind w:left="0"/>
        <w:rPr>
          <w:rFonts w:asciiTheme="minorHAnsi" w:hAnsiTheme="minorHAnsi" w:cstheme="minorHAnsi"/>
        </w:rPr>
      </w:pPr>
      <w:r w:rsidRPr="00596925">
        <w:rPr>
          <w:rFonts w:asciiTheme="minorHAnsi" w:hAnsiTheme="minorHAnsi" w:cstheme="minorHAnsi"/>
        </w:rPr>
        <w:t>La formazione svolt</w:t>
      </w:r>
      <w:r w:rsidR="004C4EAB" w:rsidRPr="00596925">
        <w:rPr>
          <w:rFonts w:asciiTheme="minorHAnsi" w:hAnsiTheme="minorHAnsi" w:cstheme="minorHAnsi"/>
        </w:rPr>
        <w:t>a viene</w:t>
      </w:r>
      <w:r w:rsidRPr="00596925">
        <w:rPr>
          <w:rFonts w:asciiTheme="minorHAnsi" w:hAnsiTheme="minorHAnsi" w:cstheme="minorHAnsi"/>
        </w:rPr>
        <w:t xml:space="preserve"> registrata sempre nel </w:t>
      </w:r>
      <w:r w:rsidR="004324D8" w:rsidRPr="00596925">
        <w:rPr>
          <w:rFonts w:asciiTheme="minorHAnsi" w:hAnsiTheme="minorHAnsi" w:cstheme="minorHAnsi"/>
        </w:rPr>
        <w:t>M114</w:t>
      </w:r>
      <w:r w:rsidR="00155713">
        <w:rPr>
          <w:rFonts w:asciiTheme="minorHAnsi" w:hAnsiTheme="minorHAnsi" w:cstheme="minorHAnsi"/>
        </w:rPr>
        <w:t>_</w:t>
      </w:r>
      <w:r w:rsidRPr="00596925">
        <w:rPr>
          <w:rFonts w:asciiTheme="minorHAnsi" w:hAnsiTheme="minorHAnsi" w:cstheme="minorHAnsi"/>
        </w:rPr>
        <w:t>Programma annuale di formazione del personale di laboratorio, dove infine</w:t>
      </w:r>
      <w:r w:rsidR="004C4EAB" w:rsidRPr="00596925">
        <w:rPr>
          <w:rFonts w:asciiTheme="minorHAnsi" w:hAnsiTheme="minorHAnsi" w:cstheme="minorHAnsi"/>
        </w:rPr>
        <w:t>,</w:t>
      </w:r>
      <w:r w:rsidRPr="00596925">
        <w:rPr>
          <w:rFonts w:asciiTheme="minorHAnsi" w:hAnsiTheme="minorHAnsi" w:cstheme="minorHAnsi"/>
        </w:rPr>
        <w:t xml:space="preserve"> </w:t>
      </w:r>
      <w:r w:rsidR="004C4EAB" w:rsidRPr="00596925">
        <w:rPr>
          <w:rFonts w:asciiTheme="minorHAnsi" w:hAnsiTheme="minorHAnsi" w:cstheme="minorHAnsi"/>
        </w:rPr>
        <w:t xml:space="preserve">successivamente alla chiusura dell’attività, </w:t>
      </w:r>
      <w:r w:rsidRPr="00596925">
        <w:rPr>
          <w:rFonts w:asciiTheme="minorHAnsi" w:hAnsiTheme="minorHAnsi" w:cstheme="minorHAnsi"/>
        </w:rPr>
        <w:t>viene registrat</w:t>
      </w:r>
      <w:r w:rsidR="00E52BBC" w:rsidRPr="00596925">
        <w:rPr>
          <w:rFonts w:asciiTheme="minorHAnsi" w:hAnsiTheme="minorHAnsi" w:cstheme="minorHAnsi"/>
        </w:rPr>
        <w:t xml:space="preserve">o l'esito del monitoraggio periodico delle competenze del personale </w:t>
      </w:r>
      <w:r w:rsidRPr="00596925">
        <w:rPr>
          <w:rFonts w:asciiTheme="minorHAnsi" w:hAnsiTheme="minorHAnsi" w:cstheme="minorHAnsi"/>
        </w:rPr>
        <w:t>mediante diverse modalità come ad esempio: esecuzione di audit interni, ottenimento di attestati di superamento</w:t>
      </w:r>
      <w:r w:rsidR="004C4EAB" w:rsidRPr="00596925">
        <w:rPr>
          <w:rFonts w:asciiTheme="minorHAnsi" w:hAnsiTheme="minorHAnsi" w:cstheme="minorHAnsi"/>
        </w:rPr>
        <w:t xml:space="preserve"> prove o frequenza, assenza di n</w:t>
      </w:r>
      <w:r w:rsidRPr="00596925">
        <w:rPr>
          <w:rFonts w:asciiTheme="minorHAnsi" w:hAnsiTheme="minorHAnsi" w:cstheme="minorHAnsi"/>
        </w:rPr>
        <w:t xml:space="preserve">on </w:t>
      </w:r>
      <w:r w:rsidR="004C4EAB" w:rsidRPr="00596925">
        <w:rPr>
          <w:rFonts w:asciiTheme="minorHAnsi" w:hAnsiTheme="minorHAnsi" w:cstheme="minorHAnsi"/>
        </w:rPr>
        <w:t>c</w:t>
      </w:r>
      <w:r w:rsidRPr="00596925">
        <w:rPr>
          <w:rFonts w:asciiTheme="minorHAnsi" w:hAnsiTheme="minorHAnsi" w:cstheme="minorHAnsi"/>
        </w:rPr>
        <w:t>onformità, chiusur</w:t>
      </w:r>
      <w:r w:rsidR="004C4EAB" w:rsidRPr="00596925">
        <w:rPr>
          <w:rFonts w:asciiTheme="minorHAnsi" w:hAnsiTheme="minorHAnsi" w:cstheme="minorHAnsi"/>
        </w:rPr>
        <w:t>a di un’azione c</w:t>
      </w:r>
      <w:r w:rsidRPr="00596925">
        <w:rPr>
          <w:rFonts w:asciiTheme="minorHAnsi" w:hAnsiTheme="minorHAnsi" w:cstheme="minorHAnsi"/>
        </w:rPr>
        <w:t xml:space="preserve">orrettiva o </w:t>
      </w:r>
      <w:r w:rsidR="004C4EAB" w:rsidRPr="00596925">
        <w:rPr>
          <w:rFonts w:asciiTheme="minorHAnsi" w:hAnsiTheme="minorHAnsi" w:cstheme="minorHAnsi"/>
        </w:rPr>
        <w:t>di mitigazione del rischio</w:t>
      </w:r>
      <w:r w:rsidRPr="00596925">
        <w:rPr>
          <w:rFonts w:asciiTheme="minorHAnsi" w:hAnsiTheme="minorHAnsi" w:cstheme="minorHAnsi"/>
        </w:rPr>
        <w:t xml:space="preserve">, ottenimento </w:t>
      </w:r>
      <w:r w:rsidR="004C4EAB" w:rsidRPr="00596925">
        <w:rPr>
          <w:rFonts w:asciiTheme="minorHAnsi" w:hAnsiTheme="minorHAnsi" w:cstheme="minorHAnsi"/>
        </w:rPr>
        <w:t>di una</w:t>
      </w:r>
      <w:r w:rsidRPr="00596925">
        <w:rPr>
          <w:rFonts w:asciiTheme="minorHAnsi" w:hAnsiTheme="minorHAnsi" w:cstheme="minorHAnsi"/>
        </w:rPr>
        <w:t xml:space="preserve"> qualifica</w:t>
      </w:r>
      <w:r w:rsidR="004C4EAB" w:rsidRPr="00596925">
        <w:rPr>
          <w:rFonts w:asciiTheme="minorHAnsi" w:hAnsiTheme="minorHAnsi" w:cstheme="minorHAnsi"/>
        </w:rPr>
        <w:t>/autorizzazione</w:t>
      </w:r>
      <w:r w:rsidRPr="00596925">
        <w:rPr>
          <w:rFonts w:asciiTheme="minorHAnsi" w:hAnsiTheme="minorHAnsi" w:cstheme="minorHAnsi"/>
        </w:rPr>
        <w:t xml:space="preserve">. </w:t>
      </w:r>
    </w:p>
    <w:p w14:paraId="4894F5D6" w14:textId="019262E3" w:rsidR="009E33E0" w:rsidRPr="00596925" w:rsidRDefault="009E33E0" w:rsidP="00EB5C1C">
      <w:pPr>
        <w:pStyle w:val="testo"/>
        <w:ind w:left="0"/>
        <w:rPr>
          <w:rFonts w:asciiTheme="minorHAnsi" w:hAnsiTheme="minorHAnsi" w:cstheme="minorHAnsi"/>
        </w:rPr>
      </w:pPr>
      <w:r w:rsidRPr="00596925">
        <w:rPr>
          <w:rFonts w:asciiTheme="minorHAnsi" w:hAnsiTheme="minorHAnsi" w:cstheme="minorHAnsi"/>
        </w:rPr>
        <w:t>Nella PG</w:t>
      </w:r>
      <w:r w:rsidR="00F16CFE" w:rsidRPr="00596925">
        <w:rPr>
          <w:rFonts w:asciiTheme="minorHAnsi" w:hAnsiTheme="minorHAnsi" w:cstheme="minorHAnsi"/>
        </w:rPr>
        <w:t>03</w:t>
      </w:r>
      <w:r w:rsidR="00155713">
        <w:rPr>
          <w:rFonts w:asciiTheme="minorHAnsi" w:hAnsiTheme="minorHAnsi" w:cstheme="minorHAnsi"/>
        </w:rPr>
        <w:t>_</w:t>
      </w:r>
      <w:r w:rsidR="0028530E" w:rsidRPr="00596925">
        <w:rPr>
          <w:rFonts w:asciiTheme="minorHAnsi" w:hAnsiTheme="minorHAnsi" w:cstheme="minorHAnsi"/>
        </w:rPr>
        <w:t>Gestione risorse umane</w:t>
      </w:r>
      <w:r w:rsidRPr="00596925">
        <w:rPr>
          <w:rFonts w:asciiTheme="minorHAnsi" w:hAnsiTheme="minorHAnsi" w:cstheme="minorHAnsi"/>
        </w:rPr>
        <w:t xml:space="preserve"> risultano riportati ulteriori dettagli </w:t>
      </w:r>
      <w:r w:rsidR="00E52BBC" w:rsidRPr="00596925">
        <w:rPr>
          <w:rFonts w:asciiTheme="minorHAnsi" w:hAnsiTheme="minorHAnsi" w:cstheme="minorHAnsi"/>
        </w:rPr>
        <w:t xml:space="preserve">operativi </w:t>
      </w:r>
      <w:r w:rsidRPr="00596925">
        <w:rPr>
          <w:rFonts w:asciiTheme="minorHAnsi" w:hAnsiTheme="minorHAnsi" w:cstheme="minorHAnsi"/>
        </w:rPr>
        <w:t xml:space="preserve">sulle modalità di </w:t>
      </w:r>
      <w:r w:rsidR="00E52BBC" w:rsidRPr="00596925">
        <w:rPr>
          <w:rFonts w:asciiTheme="minorHAnsi" w:hAnsiTheme="minorHAnsi" w:cstheme="minorHAnsi"/>
        </w:rPr>
        <w:t>monitoraggio della competenza del personale.</w:t>
      </w:r>
    </w:p>
    <w:p w14:paraId="64FB2F82" w14:textId="4C2BC1D7" w:rsidR="009E33E0" w:rsidRPr="00596925" w:rsidRDefault="009E33E0" w:rsidP="004C4EAB">
      <w:pPr>
        <w:pStyle w:val="testo"/>
        <w:ind w:left="0"/>
        <w:rPr>
          <w:rFonts w:asciiTheme="minorHAnsi" w:hAnsiTheme="minorHAnsi" w:cstheme="minorHAnsi"/>
        </w:rPr>
      </w:pPr>
      <w:r w:rsidRPr="00596925">
        <w:rPr>
          <w:rFonts w:asciiTheme="minorHAnsi" w:hAnsiTheme="minorHAnsi" w:cstheme="minorHAnsi"/>
        </w:rPr>
        <w:t>Il personale che esegue attività di laboratorio deve essere competente sulla base di un adeguato grado di istruzione, formazione, addestramento, abilità ed esperienza.</w:t>
      </w:r>
    </w:p>
    <w:p w14:paraId="135A7674" w14:textId="65EA8CC9" w:rsidR="009E33E0" w:rsidRPr="00596925" w:rsidRDefault="00EE6EB1" w:rsidP="004C4EAB">
      <w:pPr>
        <w:pStyle w:val="testo"/>
        <w:ind w:left="0"/>
        <w:rPr>
          <w:rFonts w:asciiTheme="minorHAnsi" w:hAnsiTheme="minorHAnsi" w:cstheme="minorHAnsi"/>
        </w:rPr>
      </w:pPr>
      <w:r w:rsidRPr="00596925">
        <w:rPr>
          <w:rFonts w:asciiTheme="minorHAnsi" w:hAnsiTheme="minorHAnsi" w:cstheme="minorHAnsi"/>
        </w:rPr>
        <w:t xml:space="preserve">Per ogni funzione aziendale </w:t>
      </w:r>
      <w:r w:rsidR="00F16CFE" w:rsidRPr="00596925">
        <w:rPr>
          <w:rFonts w:asciiTheme="minorHAnsi" w:hAnsiTheme="minorHAnsi" w:cstheme="minorHAnsi"/>
        </w:rPr>
        <w:t>DG</w:t>
      </w:r>
      <w:r w:rsidR="009E33E0" w:rsidRPr="00596925">
        <w:rPr>
          <w:rFonts w:asciiTheme="minorHAnsi" w:hAnsiTheme="minorHAnsi" w:cstheme="minorHAnsi"/>
        </w:rPr>
        <w:t xml:space="preserve"> specifica le singole mansioni </w:t>
      </w:r>
      <w:r w:rsidRPr="00596925">
        <w:rPr>
          <w:rFonts w:asciiTheme="minorHAnsi" w:hAnsiTheme="minorHAnsi" w:cstheme="minorHAnsi"/>
        </w:rPr>
        <w:t>svolte</w:t>
      </w:r>
      <w:r w:rsidR="007B54F5" w:rsidRPr="00596925">
        <w:rPr>
          <w:rFonts w:asciiTheme="minorHAnsi" w:hAnsiTheme="minorHAnsi" w:cstheme="minorHAnsi"/>
        </w:rPr>
        <w:t>,</w:t>
      </w:r>
      <w:r w:rsidRPr="00596925">
        <w:rPr>
          <w:rFonts w:asciiTheme="minorHAnsi" w:hAnsiTheme="minorHAnsi" w:cstheme="minorHAnsi"/>
        </w:rPr>
        <w:t xml:space="preserve"> </w:t>
      </w:r>
      <w:r w:rsidR="009E33E0" w:rsidRPr="00596925">
        <w:rPr>
          <w:rFonts w:asciiTheme="minorHAnsi" w:hAnsiTheme="minorHAnsi" w:cstheme="minorHAnsi"/>
        </w:rPr>
        <w:t xml:space="preserve">come indicato </w:t>
      </w:r>
      <w:r w:rsidRPr="00596925">
        <w:rPr>
          <w:rFonts w:asciiTheme="minorHAnsi" w:hAnsiTheme="minorHAnsi" w:cstheme="minorHAnsi"/>
        </w:rPr>
        <w:t>al §5 del presente MQL</w:t>
      </w:r>
      <w:r w:rsidR="007B54F5" w:rsidRPr="00596925">
        <w:rPr>
          <w:rFonts w:asciiTheme="minorHAnsi" w:hAnsiTheme="minorHAnsi" w:cstheme="minorHAnsi"/>
        </w:rPr>
        <w:t>,</w:t>
      </w:r>
      <w:r w:rsidRPr="00596925">
        <w:rPr>
          <w:rFonts w:asciiTheme="minorHAnsi" w:hAnsiTheme="minorHAnsi" w:cstheme="minorHAnsi"/>
        </w:rPr>
        <w:t xml:space="preserve"> </w:t>
      </w:r>
      <w:r w:rsidR="009E33E0" w:rsidRPr="00596925">
        <w:rPr>
          <w:rFonts w:asciiTheme="minorHAnsi" w:hAnsiTheme="minorHAnsi" w:cstheme="minorHAnsi"/>
        </w:rPr>
        <w:t>e stabilisce</w:t>
      </w:r>
      <w:r w:rsidRPr="00596925">
        <w:rPr>
          <w:rFonts w:asciiTheme="minorHAnsi" w:hAnsiTheme="minorHAnsi" w:cstheme="minorHAnsi"/>
        </w:rPr>
        <w:t>, come riportato al presente paragrafo,</w:t>
      </w:r>
      <w:r w:rsidR="009E33E0" w:rsidRPr="00596925">
        <w:rPr>
          <w:rFonts w:asciiTheme="minorHAnsi" w:hAnsiTheme="minorHAnsi" w:cstheme="minorHAnsi"/>
        </w:rPr>
        <w:t xml:space="preserve"> i profili delle funzioni, ossia </w:t>
      </w:r>
      <w:r w:rsidR="007B54F5" w:rsidRPr="00596925">
        <w:rPr>
          <w:rFonts w:asciiTheme="minorHAnsi" w:hAnsiTheme="minorHAnsi" w:cstheme="minorHAnsi"/>
        </w:rPr>
        <w:t>istruzione</w:t>
      </w:r>
      <w:r w:rsidR="009E33E0" w:rsidRPr="00596925">
        <w:rPr>
          <w:rFonts w:asciiTheme="minorHAnsi" w:hAnsiTheme="minorHAnsi" w:cstheme="minorHAnsi"/>
        </w:rPr>
        <w:t xml:space="preserve">, qualifiche, formazione, </w:t>
      </w:r>
      <w:r w:rsidR="007B54F5" w:rsidRPr="00596925">
        <w:rPr>
          <w:rFonts w:asciiTheme="minorHAnsi" w:hAnsiTheme="minorHAnsi" w:cstheme="minorHAnsi"/>
        </w:rPr>
        <w:t>conoscenza tecnica</w:t>
      </w:r>
      <w:r w:rsidR="009E33E0" w:rsidRPr="00596925">
        <w:rPr>
          <w:rFonts w:asciiTheme="minorHAnsi" w:hAnsiTheme="minorHAnsi" w:cstheme="minorHAnsi"/>
        </w:rPr>
        <w:t xml:space="preserve">, esperienza ed abilità che ogni funzione </w:t>
      </w:r>
      <w:r w:rsidR="007B54F5" w:rsidRPr="00596925">
        <w:rPr>
          <w:rFonts w:asciiTheme="minorHAnsi" w:hAnsiTheme="minorHAnsi" w:cstheme="minorHAnsi"/>
        </w:rPr>
        <w:t xml:space="preserve">riportata </w:t>
      </w:r>
      <w:r w:rsidR="009E33E0" w:rsidRPr="00596925">
        <w:rPr>
          <w:rFonts w:asciiTheme="minorHAnsi" w:hAnsiTheme="minorHAnsi" w:cstheme="minorHAnsi"/>
        </w:rPr>
        <w:t xml:space="preserve">deve possedere per coprire il ruolo </w:t>
      </w:r>
      <w:r w:rsidR="007B54F5" w:rsidRPr="00596925">
        <w:rPr>
          <w:rFonts w:asciiTheme="minorHAnsi" w:hAnsiTheme="minorHAnsi" w:cstheme="minorHAnsi"/>
        </w:rPr>
        <w:t>indicato</w:t>
      </w:r>
      <w:r w:rsidR="009E33E0" w:rsidRPr="00596925">
        <w:rPr>
          <w:rFonts w:asciiTheme="minorHAnsi" w:hAnsiTheme="minorHAnsi" w:cstheme="minorHAnsi"/>
        </w:rPr>
        <w:t>. Tali profili sono riesami</w:t>
      </w:r>
      <w:r w:rsidR="007B54F5" w:rsidRPr="00596925">
        <w:rPr>
          <w:rFonts w:asciiTheme="minorHAnsi" w:hAnsiTheme="minorHAnsi" w:cstheme="minorHAnsi"/>
        </w:rPr>
        <w:t xml:space="preserve">nati annualmente in relazione ad </w:t>
      </w:r>
      <w:r w:rsidR="009E33E0" w:rsidRPr="00596925">
        <w:rPr>
          <w:rFonts w:asciiTheme="minorHAnsi" w:hAnsiTheme="minorHAnsi" w:cstheme="minorHAnsi"/>
        </w:rPr>
        <w:t>esigenze</w:t>
      </w:r>
      <w:r w:rsidR="007B54F5" w:rsidRPr="00596925">
        <w:rPr>
          <w:rFonts w:asciiTheme="minorHAnsi" w:hAnsiTheme="minorHAnsi" w:cstheme="minorHAnsi"/>
        </w:rPr>
        <w:t xml:space="preserve"> nuove e/od</w:t>
      </w:r>
      <w:r w:rsidR="009E33E0" w:rsidRPr="00596925">
        <w:rPr>
          <w:rFonts w:asciiTheme="minorHAnsi" w:hAnsiTheme="minorHAnsi" w:cstheme="minorHAnsi"/>
        </w:rPr>
        <w:t xml:space="preserve"> attese dell’organizzazione od a nuove funzioni introdotte e sono descritti nella tabella successiva.</w:t>
      </w:r>
    </w:p>
    <w:p w14:paraId="107F0D05" w14:textId="77777777" w:rsidR="009E33E0" w:rsidRPr="00596925" w:rsidRDefault="009E33E0" w:rsidP="007B54F5">
      <w:pPr>
        <w:pStyle w:val="testo"/>
        <w:ind w:left="0"/>
        <w:rPr>
          <w:rFonts w:asciiTheme="minorHAnsi" w:hAnsiTheme="minorHAnsi" w:cstheme="minorHAnsi"/>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76"/>
        <w:gridCol w:w="1701"/>
        <w:gridCol w:w="3483"/>
        <w:gridCol w:w="2612"/>
      </w:tblGrid>
      <w:tr w:rsidR="003858B1" w:rsidRPr="00596925" w14:paraId="1F8E682C" w14:textId="77777777" w:rsidTr="003858B1">
        <w:trPr>
          <w:trHeight w:val="508"/>
          <w:tblHeader/>
          <w:jc w:val="center"/>
        </w:trPr>
        <w:tc>
          <w:tcPr>
            <w:tcW w:w="9072" w:type="dxa"/>
            <w:gridSpan w:val="4"/>
            <w:vAlign w:val="center"/>
          </w:tcPr>
          <w:p w14:paraId="21499964" w14:textId="21BE3803" w:rsidR="003858B1" w:rsidRPr="00596925" w:rsidRDefault="003858B1" w:rsidP="006234D8">
            <w:pPr>
              <w:jc w:val="center"/>
              <w:rPr>
                <w:rFonts w:asciiTheme="minorHAnsi" w:hAnsiTheme="minorHAnsi" w:cstheme="minorHAnsi"/>
                <w:b/>
                <w:i/>
                <w:sz w:val="18"/>
              </w:rPr>
            </w:pPr>
            <w:r w:rsidRPr="00596925">
              <w:rPr>
                <w:rFonts w:asciiTheme="minorHAnsi" w:hAnsiTheme="minorHAnsi" w:cstheme="minorHAnsi"/>
                <w:b/>
                <w:i/>
                <w:sz w:val="18"/>
              </w:rPr>
              <w:lastRenderedPageBreak/>
              <w:t>Requisiti</w:t>
            </w:r>
          </w:p>
        </w:tc>
      </w:tr>
      <w:tr w:rsidR="009E33E0" w:rsidRPr="00596925" w14:paraId="709A1F8F" w14:textId="77777777" w:rsidTr="003858B1">
        <w:trPr>
          <w:trHeight w:val="508"/>
          <w:tblHeader/>
          <w:jc w:val="center"/>
        </w:trPr>
        <w:tc>
          <w:tcPr>
            <w:tcW w:w="1276" w:type="dxa"/>
            <w:vAlign w:val="center"/>
          </w:tcPr>
          <w:p w14:paraId="75233A3A" w14:textId="77777777" w:rsidR="009E33E0" w:rsidRPr="00596925" w:rsidRDefault="009E33E0" w:rsidP="003858B1">
            <w:pPr>
              <w:jc w:val="center"/>
              <w:rPr>
                <w:rFonts w:asciiTheme="minorHAnsi" w:hAnsiTheme="minorHAnsi" w:cstheme="minorHAnsi"/>
                <w:b/>
                <w:sz w:val="18"/>
              </w:rPr>
            </w:pPr>
            <w:r w:rsidRPr="00596925">
              <w:rPr>
                <w:rFonts w:asciiTheme="minorHAnsi" w:hAnsiTheme="minorHAnsi" w:cstheme="minorHAnsi"/>
                <w:b/>
                <w:sz w:val="18"/>
              </w:rPr>
              <w:t>Ruolo</w:t>
            </w:r>
          </w:p>
        </w:tc>
        <w:tc>
          <w:tcPr>
            <w:tcW w:w="1701" w:type="dxa"/>
            <w:vAlign w:val="center"/>
          </w:tcPr>
          <w:p w14:paraId="637DB2DD" w14:textId="3313E225" w:rsidR="009E33E0" w:rsidRPr="00596925" w:rsidRDefault="003858B1" w:rsidP="003858B1">
            <w:pPr>
              <w:jc w:val="center"/>
              <w:rPr>
                <w:rFonts w:asciiTheme="minorHAnsi" w:hAnsiTheme="minorHAnsi" w:cstheme="minorHAnsi"/>
                <w:b/>
                <w:sz w:val="18"/>
              </w:rPr>
            </w:pPr>
            <w:r w:rsidRPr="00596925">
              <w:rPr>
                <w:rFonts w:asciiTheme="minorHAnsi" w:hAnsiTheme="minorHAnsi" w:cstheme="minorHAnsi"/>
                <w:b/>
                <w:sz w:val="18"/>
              </w:rPr>
              <w:t>Istruzione</w:t>
            </w:r>
            <w:r w:rsidR="009E33E0" w:rsidRPr="00596925">
              <w:rPr>
                <w:rFonts w:asciiTheme="minorHAnsi" w:hAnsiTheme="minorHAnsi" w:cstheme="minorHAnsi"/>
                <w:b/>
                <w:sz w:val="18"/>
              </w:rPr>
              <w:t xml:space="preserve"> e qualifiche</w:t>
            </w:r>
          </w:p>
        </w:tc>
        <w:tc>
          <w:tcPr>
            <w:tcW w:w="3483" w:type="dxa"/>
            <w:vAlign w:val="center"/>
          </w:tcPr>
          <w:p w14:paraId="6843A26C" w14:textId="0F6C1F2A" w:rsidR="009E33E0" w:rsidRPr="00596925" w:rsidRDefault="009E33E0" w:rsidP="003858B1">
            <w:pPr>
              <w:jc w:val="center"/>
              <w:rPr>
                <w:rFonts w:asciiTheme="minorHAnsi" w:hAnsiTheme="minorHAnsi" w:cstheme="minorHAnsi"/>
                <w:b/>
                <w:sz w:val="18"/>
              </w:rPr>
            </w:pPr>
            <w:r w:rsidRPr="00596925">
              <w:rPr>
                <w:rFonts w:asciiTheme="minorHAnsi" w:hAnsiTheme="minorHAnsi" w:cstheme="minorHAnsi"/>
                <w:b/>
                <w:sz w:val="18"/>
              </w:rPr>
              <w:t xml:space="preserve">Formazione, </w:t>
            </w:r>
            <w:r w:rsidR="003858B1" w:rsidRPr="00596925">
              <w:rPr>
                <w:rFonts w:asciiTheme="minorHAnsi" w:hAnsiTheme="minorHAnsi" w:cstheme="minorHAnsi"/>
                <w:b/>
                <w:sz w:val="18"/>
              </w:rPr>
              <w:t>conoscenza tecnica</w:t>
            </w:r>
            <w:r w:rsidRPr="00596925">
              <w:rPr>
                <w:rFonts w:asciiTheme="minorHAnsi" w:hAnsiTheme="minorHAnsi" w:cstheme="minorHAnsi"/>
                <w:b/>
                <w:sz w:val="18"/>
              </w:rPr>
              <w:t xml:space="preserve"> ed esperienza</w:t>
            </w:r>
          </w:p>
        </w:tc>
        <w:tc>
          <w:tcPr>
            <w:tcW w:w="2612" w:type="dxa"/>
            <w:vAlign w:val="center"/>
          </w:tcPr>
          <w:p w14:paraId="05BAF6C9" w14:textId="3FDF5E3A" w:rsidR="009E33E0" w:rsidRPr="00596925" w:rsidRDefault="009E33E0" w:rsidP="003858B1">
            <w:pPr>
              <w:jc w:val="center"/>
              <w:rPr>
                <w:rFonts w:asciiTheme="minorHAnsi" w:hAnsiTheme="minorHAnsi" w:cstheme="minorHAnsi"/>
                <w:b/>
                <w:sz w:val="18"/>
              </w:rPr>
            </w:pPr>
            <w:r w:rsidRPr="00596925">
              <w:rPr>
                <w:rFonts w:asciiTheme="minorHAnsi" w:hAnsiTheme="minorHAnsi" w:cstheme="minorHAnsi"/>
                <w:b/>
                <w:sz w:val="18"/>
              </w:rPr>
              <w:t>Abilità</w:t>
            </w:r>
          </w:p>
        </w:tc>
      </w:tr>
      <w:tr w:rsidR="009E33E0" w:rsidRPr="00596925" w14:paraId="0984007D" w14:textId="77777777" w:rsidTr="003858B1">
        <w:trPr>
          <w:trHeight w:val="284"/>
          <w:jc w:val="center"/>
        </w:trPr>
        <w:tc>
          <w:tcPr>
            <w:tcW w:w="1276" w:type="dxa"/>
            <w:vAlign w:val="center"/>
          </w:tcPr>
          <w:p w14:paraId="63B9A709" w14:textId="604E5A8A" w:rsidR="009E33E0" w:rsidRPr="00596925" w:rsidRDefault="009E33E0" w:rsidP="003858B1">
            <w:pPr>
              <w:jc w:val="center"/>
              <w:rPr>
                <w:rFonts w:asciiTheme="minorHAnsi" w:hAnsiTheme="minorHAnsi" w:cstheme="minorHAnsi"/>
                <w:b/>
                <w:i/>
                <w:sz w:val="18"/>
              </w:rPr>
            </w:pPr>
            <w:r w:rsidRPr="00596925">
              <w:rPr>
                <w:rFonts w:asciiTheme="minorHAnsi" w:hAnsiTheme="minorHAnsi" w:cstheme="minorHAnsi"/>
                <w:b/>
                <w:i/>
                <w:sz w:val="18"/>
              </w:rPr>
              <w:t>Responsabile Laboratorio</w:t>
            </w:r>
          </w:p>
        </w:tc>
        <w:tc>
          <w:tcPr>
            <w:tcW w:w="1701" w:type="dxa"/>
            <w:vAlign w:val="center"/>
          </w:tcPr>
          <w:p w14:paraId="6449E84C" w14:textId="59F5D464" w:rsidR="009E33E0" w:rsidRPr="00596925" w:rsidRDefault="009E33E0" w:rsidP="003858B1">
            <w:pPr>
              <w:jc w:val="center"/>
              <w:rPr>
                <w:rFonts w:asciiTheme="minorHAnsi" w:hAnsiTheme="minorHAnsi" w:cstheme="minorHAnsi"/>
                <w:sz w:val="18"/>
              </w:rPr>
            </w:pPr>
            <w:r w:rsidRPr="00596925">
              <w:rPr>
                <w:rFonts w:asciiTheme="minorHAnsi" w:hAnsiTheme="minorHAnsi" w:cstheme="minorHAnsi"/>
                <w:sz w:val="18"/>
              </w:rPr>
              <w:t xml:space="preserve">Laurea in </w:t>
            </w:r>
            <w:r w:rsidR="00FB748B" w:rsidRPr="00596925">
              <w:rPr>
                <w:rFonts w:asciiTheme="minorHAnsi" w:hAnsiTheme="minorHAnsi" w:cstheme="minorHAnsi"/>
                <w:sz w:val="18"/>
              </w:rPr>
              <w:t>biologia</w:t>
            </w:r>
            <w:r w:rsidRPr="00596925">
              <w:rPr>
                <w:rFonts w:asciiTheme="minorHAnsi" w:hAnsiTheme="minorHAnsi" w:cstheme="minorHAnsi"/>
                <w:sz w:val="18"/>
              </w:rPr>
              <w:t xml:space="preserve"> o altra materia scientifica attinente</w:t>
            </w:r>
          </w:p>
        </w:tc>
        <w:tc>
          <w:tcPr>
            <w:tcW w:w="3483" w:type="dxa"/>
            <w:vAlign w:val="center"/>
          </w:tcPr>
          <w:p w14:paraId="02619842" w14:textId="20F3BE0B" w:rsidR="009E33E0" w:rsidRPr="00596925" w:rsidRDefault="009E33E0" w:rsidP="003858B1">
            <w:pPr>
              <w:jc w:val="center"/>
              <w:rPr>
                <w:rFonts w:asciiTheme="minorHAnsi" w:hAnsiTheme="minorHAnsi" w:cstheme="minorHAnsi"/>
                <w:sz w:val="18"/>
              </w:rPr>
            </w:pPr>
            <w:r w:rsidRPr="00596925">
              <w:rPr>
                <w:rFonts w:asciiTheme="minorHAnsi" w:hAnsiTheme="minorHAnsi" w:cstheme="minorHAnsi"/>
                <w:sz w:val="18"/>
              </w:rPr>
              <w:t xml:space="preserve">Esperienza nel settore </w:t>
            </w:r>
            <w:r w:rsidR="00F16CFE" w:rsidRPr="00596925">
              <w:rPr>
                <w:rFonts w:asciiTheme="minorHAnsi" w:hAnsiTheme="minorHAnsi" w:cstheme="minorHAnsi"/>
                <w:sz w:val="18"/>
              </w:rPr>
              <w:t>microbiologico</w:t>
            </w:r>
            <w:r w:rsidRPr="00596925">
              <w:rPr>
                <w:rFonts w:asciiTheme="minorHAnsi" w:hAnsiTheme="minorHAnsi" w:cstheme="minorHAnsi"/>
                <w:sz w:val="18"/>
              </w:rPr>
              <w:t>, con buona conoscenza dei campi disciplinari correlati al settore di attività del laboratorio</w:t>
            </w:r>
          </w:p>
          <w:p w14:paraId="751ADDFC" w14:textId="77777777" w:rsidR="009E33E0" w:rsidRPr="00596925" w:rsidRDefault="009E33E0" w:rsidP="003858B1">
            <w:pPr>
              <w:jc w:val="center"/>
              <w:rPr>
                <w:rFonts w:asciiTheme="minorHAnsi" w:hAnsiTheme="minorHAnsi" w:cstheme="minorHAnsi"/>
                <w:sz w:val="18"/>
              </w:rPr>
            </w:pPr>
            <w:r w:rsidRPr="00596925">
              <w:rPr>
                <w:rFonts w:asciiTheme="minorHAnsi" w:hAnsiTheme="minorHAnsi" w:cstheme="minorHAnsi"/>
                <w:sz w:val="18"/>
              </w:rPr>
              <w:t>Buona conoscenza della legislatura nei vari campi del settore</w:t>
            </w:r>
          </w:p>
          <w:p w14:paraId="22C30DBA" w14:textId="77777777" w:rsidR="009E33E0" w:rsidRPr="00596925" w:rsidRDefault="009E33E0" w:rsidP="003858B1">
            <w:pPr>
              <w:jc w:val="center"/>
              <w:rPr>
                <w:rFonts w:asciiTheme="minorHAnsi" w:hAnsiTheme="minorHAnsi" w:cstheme="minorHAnsi"/>
                <w:sz w:val="18"/>
              </w:rPr>
            </w:pPr>
            <w:r w:rsidRPr="00596925">
              <w:rPr>
                <w:rFonts w:asciiTheme="minorHAnsi" w:hAnsiTheme="minorHAnsi" w:cstheme="minorHAnsi"/>
                <w:sz w:val="18"/>
              </w:rPr>
              <w:t>Esperienza nella gestione di un laboratorio e del personale dipendente</w:t>
            </w:r>
          </w:p>
        </w:tc>
        <w:tc>
          <w:tcPr>
            <w:tcW w:w="2612" w:type="dxa"/>
            <w:vAlign w:val="center"/>
          </w:tcPr>
          <w:p w14:paraId="2FF268D2" w14:textId="77777777" w:rsidR="009E33E0" w:rsidRPr="00596925" w:rsidRDefault="009E33E0" w:rsidP="003858B1">
            <w:pPr>
              <w:jc w:val="center"/>
              <w:rPr>
                <w:rFonts w:asciiTheme="minorHAnsi" w:hAnsiTheme="minorHAnsi" w:cstheme="minorHAnsi"/>
                <w:sz w:val="18"/>
              </w:rPr>
            </w:pPr>
            <w:r w:rsidRPr="00596925">
              <w:rPr>
                <w:rFonts w:asciiTheme="minorHAnsi" w:hAnsiTheme="minorHAnsi" w:cstheme="minorHAnsi"/>
                <w:sz w:val="18"/>
              </w:rPr>
              <w:t>Doti di leadership e comunicazione</w:t>
            </w:r>
          </w:p>
          <w:p w14:paraId="01AC0860" w14:textId="38F4436A" w:rsidR="009E33E0" w:rsidRPr="00596925" w:rsidRDefault="009E33E0" w:rsidP="003858B1">
            <w:pPr>
              <w:jc w:val="center"/>
              <w:rPr>
                <w:rFonts w:asciiTheme="minorHAnsi" w:hAnsiTheme="minorHAnsi" w:cstheme="minorHAnsi"/>
                <w:sz w:val="18"/>
              </w:rPr>
            </w:pPr>
            <w:r w:rsidRPr="00596925">
              <w:rPr>
                <w:rFonts w:asciiTheme="minorHAnsi" w:hAnsiTheme="minorHAnsi" w:cstheme="minorHAnsi"/>
                <w:sz w:val="18"/>
              </w:rPr>
              <w:t>Capacità di gestione e organizzazione</w:t>
            </w:r>
          </w:p>
          <w:p w14:paraId="3FC9F450" w14:textId="77777777" w:rsidR="009E33E0" w:rsidRPr="00596925" w:rsidRDefault="009E33E0" w:rsidP="003858B1">
            <w:pPr>
              <w:jc w:val="center"/>
              <w:rPr>
                <w:rFonts w:asciiTheme="minorHAnsi" w:hAnsiTheme="minorHAnsi" w:cstheme="minorHAnsi"/>
                <w:sz w:val="18"/>
              </w:rPr>
            </w:pPr>
            <w:r w:rsidRPr="00596925">
              <w:rPr>
                <w:rFonts w:asciiTheme="minorHAnsi" w:hAnsiTheme="minorHAnsi" w:cstheme="minorHAnsi"/>
                <w:sz w:val="18"/>
              </w:rPr>
              <w:t>Correttezza professionale ed integrità morale</w:t>
            </w:r>
          </w:p>
          <w:p w14:paraId="41AE65B3" w14:textId="0DCB06D6" w:rsidR="009E33E0" w:rsidRPr="00596925" w:rsidRDefault="009E33E0" w:rsidP="003858B1">
            <w:pPr>
              <w:jc w:val="center"/>
              <w:rPr>
                <w:rFonts w:asciiTheme="minorHAnsi" w:hAnsiTheme="minorHAnsi" w:cstheme="minorHAnsi"/>
                <w:sz w:val="18"/>
              </w:rPr>
            </w:pPr>
            <w:r w:rsidRPr="00596925">
              <w:rPr>
                <w:rFonts w:asciiTheme="minorHAnsi" w:hAnsiTheme="minorHAnsi" w:cstheme="minorHAnsi"/>
                <w:sz w:val="18"/>
              </w:rPr>
              <w:t>Capacità manageriali</w:t>
            </w:r>
          </w:p>
          <w:p w14:paraId="5A805D31" w14:textId="77777777" w:rsidR="009E33E0" w:rsidRPr="00596925" w:rsidRDefault="009E33E0" w:rsidP="003858B1">
            <w:pPr>
              <w:jc w:val="center"/>
              <w:rPr>
                <w:rFonts w:asciiTheme="minorHAnsi" w:hAnsiTheme="minorHAnsi" w:cstheme="minorHAnsi"/>
                <w:sz w:val="18"/>
              </w:rPr>
            </w:pPr>
            <w:r w:rsidRPr="00596925">
              <w:rPr>
                <w:rFonts w:asciiTheme="minorHAnsi" w:hAnsiTheme="minorHAnsi" w:cstheme="minorHAnsi"/>
                <w:sz w:val="18"/>
              </w:rPr>
              <w:t>Capacità di gestire rapporti tra il personale</w:t>
            </w:r>
          </w:p>
        </w:tc>
      </w:tr>
      <w:tr w:rsidR="009E33E0" w:rsidRPr="00596925" w14:paraId="55083FCD" w14:textId="77777777" w:rsidTr="003858B1">
        <w:trPr>
          <w:trHeight w:val="284"/>
          <w:jc w:val="center"/>
        </w:trPr>
        <w:tc>
          <w:tcPr>
            <w:tcW w:w="1276" w:type="dxa"/>
            <w:tcBorders>
              <w:top w:val="single" w:sz="4" w:space="0" w:color="auto"/>
              <w:left w:val="single" w:sz="4" w:space="0" w:color="auto"/>
              <w:bottom w:val="single" w:sz="4" w:space="0" w:color="auto"/>
              <w:right w:val="single" w:sz="4" w:space="0" w:color="auto"/>
            </w:tcBorders>
            <w:vAlign w:val="center"/>
          </w:tcPr>
          <w:p w14:paraId="28136D2A" w14:textId="77777777" w:rsidR="009E33E0" w:rsidRPr="00596925" w:rsidRDefault="009E33E0" w:rsidP="003858B1">
            <w:pPr>
              <w:jc w:val="center"/>
              <w:rPr>
                <w:rFonts w:asciiTheme="minorHAnsi" w:hAnsiTheme="minorHAnsi" w:cstheme="minorHAnsi"/>
                <w:b/>
                <w:i/>
                <w:sz w:val="18"/>
              </w:rPr>
            </w:pPr>
            <w:r w:rsidRPr="00596925">
              <w:rPr>
                <w:rFonts w:asciiTheme="minorHAnsi" w:hAnsiTheme="minorHAnsi" w:cstheme="minorHAnsi"/>
                <w:b/>
                <w:i/>
                <w:sz w:val="18"/>
              </w:rPr>
              <w:t>Responsabile</w:t>
            </w:r>
          </w:p>
          <w:p w14:paraId="0C4FAF1D" w14:textId="59F6C8F6" w:rsidR="009E33E0" w:rsidRPr="00596925" w:rsidRDefault="009E33E0" w:rsidP="003858B1">
            <w:pPr>
              <w:jc w:val="center"/>
              <w:rPr>
                <w:rFonts w:asciiTheme="minorHAnsi" w:hAnsiTheme="minorHAnsi" w:cstheme="minorHAnsi"/>
                <w:b/>
                <w:i/>
                <w:sz w:val="18"/>
              </w:rPr>
            </w:pPr>
            <w:r w:rsidRPr="00596925">
              <w:rPr>
                <w:rFonts w:asciiTheme="minorHAnsi" w:hAnsiTheme="minorHAnsi" w:cstheme="minorHAnsi"/>
                <w:b/>
                <w:i/>
                <w:sz w:val="18"/>
              </w:rPr>
              <w:t>Qualità Laboratorio</w:t>
            </w:r>
          </w:p>
        </w:tc>
        <w:tc>
          <w:tcPr>
            <w:tcW w:w="1701" w:type="dxa"/>
            <w:tcBorders>
              <w:top w:val="single" w:sz="4" w:space="0" w:color="auto"/>
              <w:left w:val="single" w:sz="4" w:space="0" w:color="auto"/>
              <w:bottom w:val="single" w:sz="4" w:space="0" w:color="auto"/>
              <w:right w:val="single" w:sz="4" w:space="0" w:color="auto"/>
            </w:tcBorders>
            <w:vAlign w:val="center"/>
          </w:tcPr>
          <w:p w14:paraId="67FDB09E" w14:textId="05932A02" w:rsidR="009E33E0" w:rsidRPr="00596925" w:rsidRDefault="009E33E0" w:rsidP="003858B1">
            <w:pPr>
              <w:jc w:val="center"/>
              <w:rPr>
                <w:rFonts w:asciiTheme="minorHAnsi" w:hAnsiTheme="minorHAnsi" w:cstheme="minorHAnsi"/>
                <w:sz w:val="18"/>
              </w:rPr>
            </w:pPr>
            <w:r w:rsidRPr="00596925">
              <w:rPr>
                <w:rFonts w:asciiTheme="minorHAnsi" w:hAnsiTheme="minorHAnsi" w:cstheme="minorHAnsi"/>
                <w:sz w:val="18"/>
              </w:rPr>
              <w:t>Diploma o laurea in chimica</w:t>
            </w:r>
            <w:r w:rsidR="00433FC3" w:rsidRPr="00596925">
              <w:rPr>
                <w:rFonts w:asciiTheme="minorHAnsi" w:hAnsiTheme="minorHAnsi" w:cstheme="minorHAnsi"/>
                <w:sz w:val="18"/>
              </w:rPr>
              <w:t>, biologia</w:t>
            </w:r>
            <w:r w:rsidRPr="00596925">
              <w:rPr>
                <w:rFonts w:asciiTheme="minorHAnsi" w:hAnsiTheme="minorHAnsi" w:cstheme="minorHAnsi"/>
                <w:sz w:val="18"/>
              </w:rPr>
              <w:t xml:space="preserve"> o altra materia scientifica attinente</w:t>
            </w:r>
          </w:p>
        </w:tc>
        <w:tc>
          <w:tcPr>
            <w:tcW w:w="3483" w:type="dxa"/>
            <w:tcBorders>
              <w:top w:val="single" w:sz="4" w:space="0" w:color="auto"/>
              <w:left w:val="single" w:sz="4" w:space="0" w:color="auto"/>
              <w:bottom w:val="single" w:sz="4" w:space="0" w:color="auto"/>
              <w:right w:val="single" w:sz="4" w:space="0" w:color="auto"/>
            </w:tcBorders>
            <w:vAlign w:val="center"/>
          </w:tcPr>
          <w:p w14:paraId="0A6D8960" w14:textId="40D2049A" w:rsidR="009E33E0" w:rsidRPr="00596925" w:rsidRDefault="009E33E0" w:rsidP="003858B1">
            <w:pPr>
              <w:jc w:val="center"/>
              <w:rPr>
                <w:rFonts w:asciiTheme="minorHAnsi" w:hAnsiTheme="minorHAnsi" w:cstheme="minorHAnsi"/>
                <w:sz w:val="18"/>
              </w:rPr>
            </w:pPr>
            <w:r w:rsidRPr="00596925">
              <w:rPr>
                <w:rFonts w:asciiTheme="minorHAnsi" w:hAnsiTheme="minorHAnsi" w:cstheme="minorHAnsi"/>
                <w:sz w:val="18"/>
              </w:rPr>
              <w:t>Conoscenza delle norme in tema di qualità</w:t>
            </w:r>
          </w:p>
          <w:p w14:paraId="273BD189" w14:textId="77777777" w:rsidR="009E33E0" w:rsidRPr="00596925" w:rsidRDefault="009E33E0" w:rsidP="003858B1">
            <w:pPr>
              <w:jc w:val="center"/>
              <w:rPr>
                <w:rFonts w:asciiTheme="minorHAnsi" w:hAnsiTheme="minorHAnsi" w:cstheme="minorHAnsi"/>
                <w:sz w:val="18"/>
              </w:rPr>
            </w:pPr>
            <w:r w:rsidRPr="00596925">
              <w:rPr>
                <w:rFonts w:asciiTheme="minorHAnsi" w:hAnsiTheme="minorHAnsi" w:cstheme="minorHAnsi"/>
                <w:sz w:val="18"/>
              </w:rPr>
              <w:t>Conoscenza degli strumenti di gestione della qualità</w:t>
            </w:r>
          </w:p>
          <w:p w14:paraId="3CE24E4F" w14:textId="77777777" w:rsidR="009E33E0" w:rsidRPr="00596925" w:rsidRDefault="009E33E0" w:rsidP="003858B1">
            <w:pPr>
              <w:jc w:val="center"/>
              <w:rPr>
                <w:rFonts w:asciiTheme="minorHAnsi" w:hAnsiTheme="minorHAnsi" w:cstheme="minorHAnsi"/>
                <w:sz w:val="18"/>
              </w:rPr>
            </w:pPr>
            <w:r w:rsidRPr="00596925">
              <w:rPr>
                <w:rFonts w:asciiTheme="minorHAnsi" w:hAnsiTheme="minorHAnsi" w:cstheme="minorHAnsi"/>
                <w:sz w:val="18"/>
              </w:rPr>
              <w:t>Conoscenza dell’attività di laboratorio</w:t>
            </w:r>
          </w:p>
          <w:p w14:paraId="50E308DC" w14:textId="54075F03" w:rsidR="009E33E0" w:rsidRPr="00596925" w:rsidRDefault="009E33E0" w:rsidP="003858B1">
            <w:pPr>
              <w:jc w:val="center"/>
              <w:rPr>
                <w:rFonts w:asciiTheme="minorHAnsi" w:hAnsiTheme="minorHAnsi" w:cstheme="minorHAnsi"/>
                <w:sz w:val="18"/>
              </w:rPr>
            </w:pPr>
            <w:r w:rsidRPr="00596925">
              <w:rPr>
                <w:rFonts w:asciiTheme="minorHAnsi" w:hAnsiTheme="minorHAnsi" w:cstheme="minorHAnsi"/>
                <w:sz w:val="18"/>
              </w:rPr>
              <w:t>Esperienza lavorativa possibilmente in organizzazioni strutturate</w:t>
            </w:r>
          </w:p>
        </w:tc>
        <w:tc>
          <w:tcPr>
            <w:tcW w:w="2612" w:type="dxa"/>
            <w:tcBorders>
              <w:top w:val="single" w:sz="4" w:space="0" w:color="auto"/>
              <w:left w:val="single" w:sz="4" w:space="0" w:color="auto"/>
              <w:bottom w:val="single" w:sz="4" w:space="0" w:color="auto"/>
              <w:right w:val="single" w:sz="4" w:space="0" w:color="auto"/>
            </w:tcBorders>
            <w:vAlign w:val="center"/>
          </w:tcPr>
          <w:p w14:paraId="30D7C9CC" w14:textId="77777777" w:rsidR="009E33E0" w:rsidRPr="00596925" w:rsidRDefault="009E33E0" w:rsidP="003858B1">
            <w:pPr>
              <w:jc w:val="center"/>
              <w:rPr>
                <w:rFonts w:asciiTheme="minorHAnsi" w:hAnsiTheme="minorHAnsi" w:cstheme="minorHAnsi"/>
                <w:sz w:val="18"/>
              </w:rPr>
            </w:pPr>
            <w:r w:rsidRPr="00596925">
              <w:rPr>
                <w:rFonts w:asciiTheme="minorHAnsi" w:hAnsiTheme="minorHAnsi" w:cstheme="minorHAnsi"/>
                <w:sz w:val="18"/>
              </w:rPr>
              <w:t>Doti di leadership e comunicazione</w:t>
            </w:r>
          </w:p>
          <w:p w14:paraId="616563D6" w14:textId="39D4D27A" w:rsidR="009E33E0" w:rsidRPr="00596925" w:rsidRDefault="009E33E0" w:rsidP="003858B1">
            <w:pPr>
              <w:jc w:val="center"/>
              <w:rPr>
                <w:rFonts w:asciiTheme="minorHAnsi" w:hAnsiTheme="minorHAnsi" w:cstheme="minorHAnsi"/>
                <w:sz w:val="18"/>
              </w:rPr>
            </w:pPr>
            <w:r w:rsidRPr="00596925">
              <w:rPr>
                <w:rFonts w:asciiTheme="minorHAnsi" w:hAnsiTheme="minorHAnsi" w:cstheme="minorHAnsi"/>
                <w:sz w:val="18"/>
              </w:rPr>
              <w:t>Correttezza professionale ed integrità morale</w:t>
            </w:r>
          </w:p>
          <w:p w14:paraId="09B3E296" w14:textId="77777777" w:rsidR="009E33E0" w:rsidRPr="00596925" w:rsidRDefault="009E33E0" w:rsidP="003858B1">
            <w:pPr>
              <w:jc w:val="center"/>
              <w:rPr>
                <w:rFonts w:asciiTheme="minorHAnsi" w:hAnsiTheme="minorHAnsi" w:cstheme="minorHAnsi"/>
                <w:sz w:val="18"/>
              </w:rPr>
            </w:pPr>
            <w:r w:rsidRPr="00596925">
              <w:rPr>
                <w:rFonts w:asciiTheme="minorHAnsi" w:hAnsiTheme="minorHAnsi" w:cstheme="minorHAnsi"/>
                <w:sz w:val="18"/>
              </w:rPr>
              <w:t>Capacità di gestire rapporti tra il personale</w:t>
            </w:r>
          </w:p>
        </w:tc>
      </w:tr>
      <w:tr w:rsidR="009E33E0" w:rsidRPr="00596925" w14:paraId="61DD097E" w14:textId="77777777" w:rsidTr="003858B1">
        <w:trPr>
          <w:cantSplit/>
          <w:trHeight w:val="284"/>
          <w:jc w:val="center"/>
        </w:trPr>
        <w:tc>
          <w:tcPr>
            <w:tcW w:w="1276" w:type="dxa"/>
            <w:tcBorders>
              <w:bottom w:val="single" w:sz="4" w:space="0" w:color="auto"/>
            </w:tcBorders>
            <w:vAlign w:val="center"/>
          </w:tcPr>
          <w:p w14:paraId="388474DD" w14:textId="1B296DEB" w:rsidR="009E33E0" w:rsidRPr="00596925" w:rsidRDefault="009E33E0" w:rsidP="003858B1">
            <w:pPr>
              <w:jc w:val="center"/>
              <w:rPr>
                <w:rFonts w:asciiTheme="minorHAnsi" w:hAnsiTheme="minorHAnsi" w:cstheme="minorHAnsi"/>
                <w:b/>
                <w:i/>
                <w:sz w:val="18"/>
              </w:rPr>
            </w:pPr>
            <w:r w:rsidRPr="00596925">
              <w:rPr>
                <w:rFonts w:asciiTheme="minorHAnsi" w:hAnsiTheme="minorHAnsi" w:cstheme="minorHAnsi"/>
                <w:b/>
                <w:i/>
                <w:sz w:val="18"/>
              </w:rPr>
              <w:t xml:space="preserve">Tecnici di </w:t>
            </w:r>
            <w:r w:rsidR="00155713">
              <w:rPr>
                <w:rFonts w:asciiTheme="minorHAnsi" w:hAnsiTheme="minorHAnsi" w:cstheme="minorHAnsi"/>
                <w:b/>
                <w:i/>
                <w:sz w:val="18"/>
              </w:rPr>
              <w:t>L</w:t>
            </w:r>
            <w:r w:rsidRPr="00596925">
              <w:rPr>
                <w:rFonts w:asciiTheme="minorHAnsi" w:hAnsiTheme="minorHAnsi" w:cstheme="minorHAnsi"/>
                <w:b/>
                <w:i/>
                <w:sz w:val="18"/>
              </w:rPr>
              <w:t>aboratorio</w:t>
            </w:r>
          </w:p>
        </w:tc>
        <w:tc>
          <w:tcPr>
            <w:tcW w:w="1701" w:type="dxa"/>
            <w:tcBorders>
              <w:bottom w:val="single" w:sz="4" w:space="0" w:color="auto"/>
            </w:tcBorders>
            <w:vAlign w:val="center"/>
          </w:tcPr>
          <w:p w14:paraId="4C841083" w14:textId="77777777" w:rsidR="009E33E0" w:rsidRPr="00596925" w:rsidRDefault="009E33E0" w:rsidP="003858B1">
            <w:pPr>
              <w:jc w:val="center"/>
              <w:rPr>
                <w:rFonts w:asciiTheme="minorHAnsi" w:hAnsiTheme="minorHAnsi" w:cstheme="minorHAnsi"/>
                <w:sz w:val="18"/>
              </w:rPr>
            </w:pPr>
            <w:r w:rsidRPr="00596925">
              <w:rPr>
                <w:rFonts w:asciiTheme="minorHAnsi" w:hAnsiTheme="minorHAnsi" w:cstheme="minorHAnsi"/>
                <w:sz w:val="18"/>
              </w:rPr>
              <w:t>Laurea o diploma oppure diploma professionale in materia chimica biologica</w:t>
            </w:r>
          </w:p>
          <w:p w14:paraId="017A3D59" w14:textId="77777777" w:rsidR="009E33E0" w:rsidRPr="00596925" w:rsidRDefault="009E33E0" w:rsidP="003858B1">
            <w:pPr>
              <w:jc w:val="center"/>
              <w:rPr>
                <w:rFonts w:asciiTheme="minorHAnsi" w:hAnsiTheme="minorHAnsi" w:cstheme="minorHAnsi"/>
                <w:sz w:val="18"/>
              </w:rPr>
            </w:pPr>
            <w:r w:rsidRPr="00596925">
              <w:rPr>
                <w:rFonts w:asciiTheme="minorHAnsi" w:hAnsiTheme="minorHAnsi" w:cstheme="minorHAnsi"/>
                <w:sz w:val="18"/>
              </w:rPr>
              <w:t>Qualifica interna per esecuzione delle prove</w:t>
            </w:r>
          </w:p>
        </w:tc>
        <w:tc>
          <w:tcPr>
            <w:tcW w:w="3483" w:type="dxa"/>
            <w:tcBorders>
              <w:bottom w:val="single" w:sz="4" w:space="0" w:color="auto"/>
            </w:tcBorders>
            <w:vAlign w:val="center"/>
          </w:tcPr>
          <w:p w14:paraId="499024F2" w14:textId="77777777" w:rsidR="009E33E0" w:rsidRPr="00596925" w:rsidRDefault="009E33E0" w:rsidP="003858B1">
            <w:pPr>
              <w:jc w:val="center"/>
              <w:rPr>
                <w:rFonts w:asciiTheme="minorHAnsi" w:hAnsiTheme="minorHAnsi" w:cstheme="minorHAnsi"/>
                <w:sz w:val="18"/>
              </w:rPr>
            </w:pPr>
            <w:r w:rsidRPr="00596925">
              <w:rPr>
                <w:rFonts w:asciiTheme="minorHAnsi" w:hAnsiTheme="minorHAnsi" w:cstheme="minorHAnsi"/>
                <w:sz w:val="18"/>
              </w:rPr>
              <w:t>Formazione ed addestramento secondo la scheda di formazione specifica</w:t>
            </w:r>
          </w:p>
          <w:p w14:paraId="39E638CC" w14:textId="77777777" w:rsidR="009E33E0" w:rsidRPr="00596925" w:rsidRDefault="009E33E0" w:rsidP="003858B1">
            <w:pPr>
              <w:jc w:val="center"/>
              <w:rPr>
                <w:rFonts w:asciiTheme="minorHAnsi" w:hAnsiTheme="minorHAnsi" w:cstheme="minorHAnsi"/>
                <w:sz w:val="18"/>
              </w:rPr>
            </w:pPr>
            <w:r w:rsidRPr="00596925">
              <w:rPr>
                <w:rFonts w:asciiTheme="minorHAnsi" w:hAnsiTheme="minorHAnsi" w:cstheme="minorHAnsi"/>
                <w:sz w:val="18"/>
              </w:rPr>
              <w:t>Affiancamento a personale già qualificato</w:t>
            </w:r>
          </w:p>
        </w:tc>
        <w:tc>
          <w:tcPr>
            <w:tcW w:w="2612" w:type="dxa"/>
            <w:tcBorders>
              <w:bottom w:val="single" w:sz="4" w:space="0" w:color="auto"/>
            </w:tcBorders>
            <w:vAlign w:val="center"/>
          </w:tcPr>
          <w:p w14:paraId="501DCA18" w14:textId="77777777" w:rsidR="009E33E0" w:rsidRPr="00596925" w:rsidRDefault="009E33E0" w:rsidP="003858B1">
            <w:pPr>
              <w:jc w:val="center"/>
              <w:rPr>
                <w:rFonts w:asciiTheme="minorHAnsi" w:hAnsiTheme="minorHAnsi" w:cstheme="minorHAnsi"/>
                <w:sz w:val="18"/>
              </w:rPr>
            </w:pPr>
            <w:r w:rsidRPr="00596925">
              <w:rPr>
                <w:rFonts w:asciiTheme="minorHAnsi" w:hAnsiTheme="minorHAnsi" w:cstheme="minorHAnsi"/>
                <w:sz w:val="18"/>
              </w:rPr>
              <w:t>Precisione nell’esecuzione delle prove</w:t>
            </w:r>
          </w:p>
          <w:p w14:paraId="21DEC859" w14:textId="77777777" w:rsidR="009E33E0" w:rsidRPr="00596925" w:rsidRDefault="009E33E0" w:rsidP="003858B1">
            <w:pPr>
              <w:jc w:val="center"/>
              <w:rPr>
                <w:rFonts w:asciiTheme="minorHAnsi" w:hAnsiTheme="minorHAnsi" w:cstheme="minorHAnsi"/>
                <w:sz w:val="18"/>
              </w:rPr>
            </w:pPr>
            <w:r w:rsidRPr="00596925">
              <w:rPr>
                <w:rFonts w:asciiTheme="minorHAnsi" w:hAnsiTheme="minorHAnsi" w:cstheme="minorHAnsi"/>
                <w:sz w:val="18"/>
              </w:rPr>
              <w:t>Ordine nella gestione delle registrazioni</w:t>
            </w:r>
          </w:p>
          <w:p w14:paraId="7AB8B8B3" w14:textId="77777777" w:rsidR="009E33E0" w:rsidRPr="00596925" w:rsidRDefault="009E33E0" w:rsidP="003858B1">
            <w:pPr>
              <w:jc w:val="center"/>
              <w:rPr>
                <w:rFonts w:asciiTheme="minorHAnsi" w:hAnsiTheme="minorHAnsi" w:cstheme="minorHAnsi"/>
                <w:sz w:val="18"/>
              </w:rPr>
            </w:pPr>
            <w:r w:rsidRPr="00596925">
              <w:rPr>
                <w:rFonts w:asciiTheme="minorHAnsi" w:hAnsiTheme="minorHAnsi" w:cstheme="minorHAnsi"/>
                <w:sz w:val="18"/>
              </w:rPr>
              <w:t>Uso di strumenti informatici</w:t>
            </w:r>
          </w:p>
          <w:p w14:paraId="1B9297FA" w14:textId="77777777" w:rsidR="009E33E0" w:rsidRPr="00596925" w:rsidRDefault="009E33E0" w:rsidP="003858B1">
            <w:pPr>
              <w:jc w:val="center"/>
              <w:rPr>
                <w:rFonts w:asciiTheme="minorHAnsi" w:hAnsiTheme="minorHAnsi" w:cstheme="minorHAnsi"/>
                <w:sz w:val="18"/>
              </w:rPr>
            </w:pPr>
          </w:p>
        </w:tc>
      </w:tr>
    </w:tbl>
    <w:p w14:paraId="1EAD808D" w14:textId="18A07AB6" w:rsidR="009E33E0" w:rsidRPr="00596925" w:rsidRDefault="009E33E0" w:rsidP="009E33E0">
      <w:pPr>
        <w:pStyle w:val="testo"/>
        <w:rPr>
          <w:rFonts w:asciiTheme="minorHAnsi" w:hAnsiTheme="minorHAnsi" w:cstheme="minorHAnsi"/>
        </w:rPr>
      </w:pPr>
    </w:p>
    <w:p w14:paraId="0F82EB28" w14:textId="29566DBF" w:rsidR="00573A0E" w:rsidRPr="00596925" w:rsidRDefault="009E33E0" w:rsidP="007B54F5">
      <w:pPr>
        <w:pStyle w:val="testo"/>
        <w:ind w:left="0"/>
        <w:rPr>
          <w:rFonts w:asciiTheme="minorHAnsi" w:hAnsiTheme="minorHAnsi" w:cstheme="minorHAnsi"/>
        </w:rPr>
      </w:pPr>
      <w:r w:rsidRPr="00596925">
        <w:rPr>
          <w:rFonts w:asciiTheme="minorHAnsi" w:hAnsiTheme="minorHAnsi" w:cstheme="minorHAnsi"/>
        </w:rPr>
        <w:t>In relazione alle esigenze di copertura delle funzioni definite, gli incarichi vengono affidati al personale interno che possiede le competenze richieste</w:t>
      </w:r>
      <w:r w:rsidR="00390FE9" w:rsidRPr="00596925">
        <w:rPr>
          <w:rFonts w:asciiTheme="minorHAnsi" w:hAnsiTheme="minorHAnsi" w:cstheme="minorHAnsi"/>
        </w:rPr>
        <w:t xml:space="preserve"> per svolgere le proprie mansioni e per valutare la significatività degli scostamenti eventualmente presenti</w:t>
      </w:r>
      <w:r w:rsidRPr="00596925">
        <w:rPr>
          <w:rFonts w:asciiTheme="minorHAnsi" w:hAnsiTheme="minorHAnsi" w:cstheme="minorHAnsi"/>
        </w:rPr>
        <w:t xml:space="preserve">. </w:t>
      </w:r>
      <w:r w:rsidR="00390FE9" w:rsidRPr="00596925">
        <w:rPr>
          <w:rFonts w:asciiTheme="minorHAnsi" w:hAnsiTheme="minorHAnsi" w:cstheme="minorHAnsi"/>
        </w:rPr>
        <w:t xml:space="preserve">Il modulo </w:t>
      </w:r>
      <w:r w:rsidR="004324D8" w:rsidRPr="00596925">
        <w:rPr>
          <w:rFonts w:asciiTheme="minorHAnsi" w:hAnsiTheme="minorHAnsi" w:cstheme="minorHAnsi"/>
        </w:rPr>
        <w:t>M115</w:t>
      </w:r>
      <w:r w:rsidR="00BD7859">
        <w:rPr>
          <w:rFonts w:asciiTheme="minorHAnsi" w:hAnsiTheme="minorHAnsi" w:cstheme="minorHAnsi"/>
        </w:rPr>
        <w:t>_</w:t>
      </w:r>
      <w:r w:rsidR="00390FE9" w:rsidRPr="00596925">
        <w:rPr>
          <w:rFonts w:asciiTheme="minorHAnsi" w:hAnsiTheme="minorHAnsi" w:cstheme="minorHAnsi"/>
        </w:rPr>
        <w:t>Scheda p</w:t>
      </w:r>
      <w:r w:rsidRPr="00596925">
        <w:rPr>
          <w:rFonts w:asciiTheme="minorHAnsi" w:hAnsiTheme="minorHAnsi" w:cstheme="minorHAnsi"/>
        </w:rPr>
        <w:t xml:space="preserve">ersonale fornisce dimostrazione del profilo del personale. </w:t>
      </w:r>
    </w:p>
    <w:p w14:paraId="774C898B" w14:textId="77777777" w:rsidR="00EB5C1C" w:rsidRPr="00596925" w:rsidRDefault="00EB5C1C" w:rsidP="007B54F5">
      <w:pPr>
        <w:pStyle w:val="testo"/>
        <w:ind w:left="0"/>
        <w:rPr>
          <w:rFonts w:asciiTheme="minorHAnsi" w:hAnsiTheme="minorHAnsi" w:cstheme="minorHAnsi"/>
        </w:rPr>
      </w:pPr>
    </w:p>
    <w:p w14:paraId="7ECB4D29" w14:textId="34F6B362" w:rsidR="00390FE9" w:rsidRPr="00596925" w:rsidRDefault="009E33E0" w:rsidP="007B54F5">
      <w:pPr>
        <w:pStyle w:val="testo"/>
        <w:ind w:left="0"/>
        <w:rPr>
          <w:rFonts w:asciiTheme="minorHAnsi" w:hAnsiTheme="minorHAnsi" w:cstheme="minorHAnsi"/>
        </w:rPr>
      </w:pPr>
      <w:r w:rsidRPr="00596925">
        <w:rPr>
          <w:rFonts w:asciiTheme="minorHAnsi" w:hAnsiTheme="minorHAnsi" w:cstheme="minorHAnsi"/>
        </w:rPr>
        <w:t>Nel caso in cui le competenze richieste non siano presenti l’organizzazione può:</w:t>
      </w:r>
    </w:p>
    <w:p w14:paraId="5C1CA339" w14:textId="77777777" w:rsidR="00DF2DF9" w:rsidRPr="00596925" w:rsidRDefault="00DF2DF9" w:rsidP="007B54F5">
      <w:pPr>
        <w:pStyle w:val="testo"/>
        <w:ind w:left="0"/>
        <w:rPr>
          <w:rFonts w:asciiTheme="minorHAnsi" w:hAnsiTheme="minorHAnsi" w:cstheme="minorHAnsi"/>
        </w:rPr>
      </w:pPr>
    </w:p>
    <w:p w14:paraId="286AD9A4" w14:textId="77777777" w:rsidR="009E33E0" w:rsidRPr="00596925" w:rsidRDefault="009E33E0" w:rsidP="00EE5563">
      <w:pPr>
        <w:pStyle w:val="testo"/>
        <w:numPr>
          <w:ilvl w:val="0"/>
          <w:numId w:val="11"/>
        </w:numPr>
        <w:tabs>
          <w:tab w:val="clear" w:pos="360"/>
          <w:tab w:val="num" w:pos="1211"/>
        </w:tabs>
        <w:ind w:left="1211"/>
        <w:rPr>
          <w:rFonts w:asciiTheme="minorHAnsi" w:hAnsiTheme="minorHAnsi" w:cstheme="minorHAnsi"/>
        </w:rPr>
      </w:pPr>
      <w:r w:rsidRPr="00596925">
        <w:rPr>
          <w:rFonts w:asciiTheme="minorHAnsi" w:hAnsiTheme="minorHAnsi" w:cstheme="minorHAnsi"/>
        </w:rPr>
        <w:t xml:space="preserve">Effettuare la formazione al personale interno in modo che siano raggiunte; </w:t>
      </w:r>
    </w:p>
    <w:p w14:paraId="585C11CF" w14:textId="6519CC82" w:rsidR="00390FE9" w:rsidRPr="00596925" w:rsidRDefault="009E33E0" w:rsidP="00EE5563">
      <w:pPr>
        <w:pStyle w:val="testo"/>
        <w:numPr>
          <w:ilvl w:val="0"/>
          <w:numId w:val="11"/>
        </w:numPr>
        <w:tabs>
          <w:tab w:val="clear" w:pos="360"/>
          <w:tab w:val="num" w:pos="1211"/>
        </w:tabs>
        <w:ind w:left="1211"/>
        <w:rPr>
          <w:rFonts w:asciiTheme="minorHAnsi" w:hAnsiTheme="minorHAnsi" w:cstheme="minorHAnsi"/>
        </w:rPr>
      </w:pPr>
      <w:r w:rsidRPr="00596925">
        <w:rPr>
          <w:rFonts w:asciiTheme="minorHAnsi" w:hAnsiTheme="minorHAnsi" w:cstheme="minorHAnsi"/>
        </w:rPr>
        <w:t>Ricercare nel mercato del lavoro il personale che le possieda.</w:t>
      </w:r>
    </w:p>
    <w:p w14:paraId="29C795C8" w14:textId="77777777" w:rsidR="00DF2DF9" w:rsidRPr="00596925" w:rsidRDefault="00DF2DF9" w:rsidP="00DF2DF9">
      <w:pPr>
        <w:pStyle w:val="testo"/>
        <w:ind w:left="1211"/>
        <w:rPr>
          <w:rFonts w:asciiTheme="minorHAnsi" w:hAnsiTheme="minorHAnsi" w:cstheme="minorHAnsi"/>
        </w:rPr>
      </w:pPr>
    </w:p>
    <w:p w14:paraId="08B3DEDD" w14:textId="10F9BB76" w:rsidR="009E33E0" w:rsidRPr="00596925" w:rsidRDefault="009E33E0" w:rsidP="007B54F5">
      <w:pPr>
        <w:pStyle w:val="testo"/>
        <w:ind w:left="0"/>
        <w:rPr>
          <w:rFonts w:asciiTheme="minorHAnsi" w:hAnsiTheme="minorHAnsi" w:cstheme="minorHAnsi"/>
        </w:rPr>
      </w:pPr>
      <w:r w:rsidRPr="00596925">
        <w:rPr>
          <w:rFonts w:asciiTheme="minorHAnsi" w:hAnsiTheme="minorHAnsi" w:cstheme="minorHAnsi"/>
        </w:rPr>
        <w:t>Al momento dell’assegnazione della posizione, vengono consegnate ai dipendenti lettere di conferimento di incarico (</w:t>
      </w:r>
      <w:r w:rsidR="004324D8" w:rsidRPr="00596925">
        <w:rPr>
          <w:rFonts w:asciiTheme="minorHAnsi" w:hAnsiTheme="minorHAnsi" w:cstheme="minorHAnsi"/>
        </w:rPr>
        <w:t>M109</w:t>
      </w:r>
      <w:r w:rsidR="00573A0E" w:rsidRPr="00596925">
        <w:rPr>
          <w:rFonts w:asciiTheme="minorHAnsi" w:hAnsiTheme="minorHAnsi" w:cstheme="minorHAnsi"/>
        </w:rPr>
        <w:t>,</w:t>
      </w:r>
      <w:r w:rsidR="00390FE9" w:rsidRPr="00596925">
        <w:rPr>
          <w:rFonts w:asciiTheme="minorHAnsi" w:hAnsiTheme="minorHAnsi" w:cstheme="minorHAnsi"/>
        </w:rPr>
        <w:t xml:space="preserve"> </w:t>
      </w:r>
      <w:r w:rsidRPr="00596925">
        <w:rPr>
          <w:rFonts w:asciiTheme="minorHAnsi" w:hAnsiTheme="minorHAnsi" w:cstheme="minorHAnsi"/>
        </w:rPr>
        <w:t xml:space="preserve">come specificato </w:t>
      </w:r>
      <w:r w:rsidR="00390FE9" w:rsidRPr="00596925">
        <w:rPr>
          <w:rFonts w:asciiTheme="minorHAnsi" w:hAnsiTheme="minorHAnsi" w:cstheme="minorHAnsi"/>
        </w:rPr>
        <w:t>al §4.1 di cui sopra</w:t>
      </w:r>
      <w:r w:rsidRPr="00596925">
        <w:rPr>
          <w:rFonts w:asciiTheme="minorHAnsi" w:hAnsiTheme="minorHAnsi" w:cstheme="minorHAnsi"/>
        </w:rPr>
        <w:t xml:space="preserve">) che specificano le mansioni. </w:t>
      </w:r>
      <w:r w:rsidR="00573A0E" w:rsidRPr="00596925">
        <w:rPr>
          <w:rFonts w:asciiTheme="minorHAnsi" w:hAnsiTheme="minorHAnsi" w:cstheme="minorHAnsi"/>
        </w:rPr>
        <w:t xml:space="preserve">Come riportato al §5 precedente, RL/RQL in accordo con </w:t>
      </w:r>
      <w:r w:rsidR="00433FC3" w:rsidRPr="00596925">
        <w:rPr>
          <w:rFonts w:asciiTheme="minorHAnsi" w:hAnsiTheme="minorHAnsi" w:cstheme="minorHAnsi"/>
        </w:rPr>
        <w:t>DG</w:t>
      </w:r>
      <w:r w:rsidR="00573A0E" w:rsidRPr="00596925">
        <w:rPr>
          <w:rFonts w:asciiTheme="minorHAnsi" w:hAnsiTheme="minorHAnsi" w:cstheme="minorHAnsi"/>
        </w:rPr>
        <w:t>, all'atto dell'inserimento di ogni funzione operante in laboratorio, consegna, illustra e fa firmare per accettazione uno specifico mansionario, tale documento illustra alla funzione: compiti, responsabilità ed autorità assegnati.</w:t>
      </w:r>
    </w:p>
    <w:p w14:paraId="4225D1DC" w14:textId="77777777" w:rsidR="00573A0E" w:rsidRPr="00596925" w:rsidRDefault="00573A0E" w:rsidP="007B54F5">
      <w:pPr>
        <w:pStyle w:val="testo"/>
        <w:ind w:left="0"/>
        <w:rPr>
          <w:rFonts w:asciiTheme="minorHAnsi" w:hAnsiTheme="minorHAnsi" w:cstheme="minorHAnsi"/>
        </w:rPr>
      </w:pPr>
    </w:p>
    <w:p w14:paraId="00F050B4" w14:textId="1F17EDF3" w:rsidR="00BF3E35" w:rsidRPr="00596925" w:rsidRDefault="00573A0E" w:rsidP="007B54F5">
      <w:pPr>
        <w:pStyle w:val="testo"/>
        <w:ind w:left="0"/>
        <w:rPr>
          <w:rFonts w:asciiTheme="minorHAnsi" w:hAnsiTheme="minorHAnsi" w:cstheme="minorHAnsi"/>
        </w:rPr>
      </w:pPr>
      <w:r w:rsidRPr="00596925">
        <w:rPr>
          <w:rFonts w:asciiTheme="minorHAnsi" w:hAnsiTheme="minorHAnsi" w:cstheme="minorHAnsi"/>
        </w:rPr>
        <w:t>RL</w:t>
      </w:r>
      <w:r w:rsidR="006E4184" w:rsidRPr="00596925">
        <w:rPr>
          <w:rFonts w:asciiTheme="minorHAnsi" w:hAnsiTheme="minorHAnsi" w:cstheme="minorHAnsi"/>
        </w:rPr>
        <w:t>/RQL</w:t>
      </w:r>
      <w:r w:rsidR="00BF3E35" w:rsidRPr="00596925">
        <w:rPr>
          <w:rFonts w:asciiTheme="minorHAnsi" w:hAnsiTheme="minorHAnsi" w:cstheme="minorHAnsi"/>
        </w:rPr>
        <w:t>,</w:t>
      </w:r>
      <w:r w:rsidR="006E4184" w:rsidRPr="00596925">
        <w:rPr>
          <w:rFonts w:asciiTheme="minorHAnsi" w:hAnsiTheme="minorHAnsi" w:cstheme="minorHAnsi"/>
        </w:rPr>
        <w:t xml:space="preserve"> per le proprie compe</w:t>
      </w:r>
      <w:r w:rsidR="00BF3E35" w:rsidRPr="00596925">
        <w:rPr>
          <w:rFonts w:asciiTheme="minorHAnsi" w:hAnsiTheme="minorHAnsi" w:cstheme="minorHAnsi"/>
        </w:rPr>
        <w:t xml:space="preserve">tenze ed </w:t>
      </w:r>
      <w:r w:rsidR="006E4184" w:rsidRPr="00596925">
        <w:rPr>
          <w:rFonts w:asciiTheme="minorHAnsi" w:hAnsiTheme="minorHAnsi" w:cstheme="minorHAnsi"/>
        </w:rPr>
        <w:t xml:space="preserve">in accordo con </w:t>
      </w:r>
      <w:r w:rsidR="00433FC3" w:rsidRPr="00596925">
        <w:rPr>
          <w:rFonts w:asciiTheme="minorHAnsi" w:hAnsiTheme="minorHAnsi" w:cstheme="minorHAnsi"/>
        </w:rPr>
        <w:t>DG</w:t>
      </w:r>
      <w:r w:rsidR="006E4184" w:rsidRPr="00596925">
        <w:rPr>
          <w:rFonts w:asciiTheme="minorHAnsi" w:hAnsiTheme="minorHAnsi" w:cstheme="minorHAnsi"/>
        </w:rPr>
        <w:t>,</w:t>
      </w:r>
      <w:r w:rsidR="009E33E0" w:rsidRPr="00596925">
        <w:rPr>
          <w:rFonts w:asciiTheme="minorHAnsi" w:hAnsiTheme="minorHAnsi" w:cstheme="minorHAnsi"/>
        </w:rPr>
        <w:t xml:space="preserve"> autorizza</w:t>
      </w:r>
      <w:r w:rsidR="00BF3E35" w:rsidRPr="00596925">
        <w:rPr>
          <w:rFonts w:asciiTheme="minorHAnsi" w:hAnsiTheme="minorHAnsi" w:cstheme="minorHAnsi"/>
        </w:rPr>
        <w:t>no</w:t>
      </w:r>
      <w:r w:rsidR="009E33E0" w:rsidRPr="00596925">
        <w:rPr>
          <w:rFonts w:asciiTheme="minorHAnsi" w:hAnsiTheme="minorHAnsi" w:cstheme="minorHAnsi"/>
        </w:rPr>
        <w:t xml:space="preserve"> il personale ad eseguire</w:t>
      </w:r>
      <w:r w:rsidR="00BF3E35" w:rsidRPr="00596925">
        <w:rPr>
          <w:rFonts w:asciiTheme="minorHAnsi" w:hAnsiTheme="minorHAnsi" w:cstheme="minorHAnsi"/>
        </w:rPr>
        <w:t>:</w:t>
      </w:r>
      <w:r w:rsidR="009E33E0" w:rsidRPr="00596925">
        <w:rPr>
          <w:rFonts w:asciiTheme="minorHAnsi" w:hAnsiTheme="minorHAnsi" w:cstheme="minorHAnsi"/>
        </w:rPr>
        <w:t xml:space="preserve"> </w:t>
      </w:r>
    </w:p>
    <w:p w14:paraId="1B39967E" w14:textId="77777777" w:rsidR="00BF3E35" w:rsidRPr="00596925" w:rsidRDefault="00BF3E35" w:rsidP="007B54F5">
      <w:pPr>
        <w:pStyle w:val="testo"/>
        <w:ind w:left="0"/>
        <w:rPr>
          <w:rFonts w:asciiTheme="minorHAnsi" w:hAnsiTheme="minorHAnsi" w:cstheme="minorHAnsi"/>
        </w:rPr>
      </w:pPr>
    </w:p>
    <w:p w14:paraId="67367E6C" w14:textId="0B4F216A" w:rsidR="00BF3E35" w:rsidRPr="00596925" w:rsidRDefault="00BF3E35" w:rsidP="00EE5563">
      <w:pPr>
        <w:pStyle w:val="testo"/>
        <w:numPr>
          <w:ilvl w:val="0"/>
          <w:numId w:val="10"/>
        </w:numPr>
        <w:rPr>
          <w:rFonts w:asciiTheme="minorHAnsi" w:hAnsiTheme="minorHAnsi" w:cstheme="minorHAnsi"/>
        </w:rPr>
      </w:pPr>
      <w:r w:rsidRPr="00596925">
        <w:rPr>
          <w:rFonts w:asciiTheme="minorHAnsi" w:hAnsiTheme="minorHAnsi" w:cstheme="minorHAnsi"/>
        </w:rPr>
        <w:t>Le prove accreditate;</w:t>
      </w:r>
    </w:p>
    <w:p w14:paraId="100DF223" w14:textId="22D9D253" w:rsidR="00BF3E35" w:rsidRPr="00596925" w:rsidRDefault="00BF3E35" w:rsidP="00EE5563">
      <w:pPr>
        <w:pStyle w:val="testo"/>
        <w:numPr>
          <w:ilvl w:val="0"/>
          <w:numId w:val="10"/>
        </w:numPr>
        <w:rPr>
          <w:rFonts w:asciiTheme="minorHAnsi" w:hAnsiTheme="minorHAnsi" w:cstheme="minorHAnsi"/>
        </w:rPr>
      </w:pPr>
      <w:r w:rsidRPr="00596925">
        <w:rPr>
          <w:rFonts w:asciiTheme="minorHAnsi" w:hAnsiTheme="minorHAnsi" w:cstheme="minorHAnsi"/>
        </w:rPr>
        <w:t xml:space="preserve">La </w:t>
      </w:r>
      <w:r w:rsidR="009E33E0" w:rsidRPr="00596925">
        <w:rPr>
          <w:rFonts w:asciiTheme="minorHAnsi" w:hAnsiTheme="minorHAnsi" w:cstheme="minorHAnsi"/>
        </w:rPr>
        <w:t xml:space="preserve">manutenzione e la taratura delle </w:t>
      </w:r>
      <w:r w:rsidRPr="00596925">
        <w:rPr>
          <w:rFonts w:asciiTheme="minorHAnsi" w:hAnsiTheme="minorHAnsi" w:cstheme="minorHAnsi"/>
        </w:rPr>
        <w:t>dotazioni utilizzate;</w:t>
      </w:r>
    </w:p>
    <w:p w14:paraId="0FB78EC0" w14:textId="0D40005B" w:rsidR="00BF3E35" w:rsidRPr="00596925" w:rsidRDefault="00BF3E35" w:rsidP="00EE5563">
      <w:pPr>
        <w:pStyle w:val="testo"/>
        <w:numPr>
          <w:ilvl w:val="0"/>
          <w:numId w:val="10"/>
        </w:numPr>
        <w:rPr>
          <w:rFonts w:asciiTheme="minorHAnsi" w:hAnsiTheme="minorHAnsi" w:cstheme="minorHAnsi"/>
        </w:rPr>
      </w:pPr>
      <w:r w:rsidRPr="00596925">
        <w:rPr>
          <w:rFonts w:asciiTheme="minorHAnsi" w:hAnsiTheme="minorHAnsi" w:cstheme="minorHAnsi"/>
        </w:rPr>
        <w:t>Lo sviluppo, modifica, verifica e validazione dei metodi;</w:t>
      </w:r>
    </w:p>
    <w:p w14:paraId="1966866F" w14:textId="4693BF9F" w:rsidR="00BF3E35" w:rsidRPr="00596925" w:rsidRDefault="00BF3E35" w:rsidP="00EE5563">
      <w:pPr>
        <w:pStyle w:val="testo"/>
        <w:numPr>
          <w:ilvl w:val="0"/>
          <w:numId w:val="10"/>
        </w:numPr>
        <w:rPr>
          <w:rFonts w:asciiTheme="minorHAnsi" w:hAnsiTheme="minorHAnsi" w:cstheme="minorHAnsi"/>
        </w:rPr>
      </w:pPr>
      <w:r w:rsidRPr="00596925">
        <w:rPr>
          <w:rFonts w:asciiTheme="minorHAnsi" w:hAnsiTheme="minorHAnsi" w:cstheme="minorHAnsi"/>
        </w:rPr>
        <w:t>L’analisi dei risultati, compresa la</w:t>
      </w:r>
      <w:r w:rsidR="00433FC3" w:rsidRPr="00596925">
        <w:rPr>
          <w:rFonts w:asciiTheme="minorHAnsi" w:hAnsiTheme="minorHAnsi" w:cstheme="minorHAnsi"/>
        </w:rPr>
        <w:t xml:space="preserve"> eventuale</w:t>
      </w:r>
      <w:r w:rsidRPr="00596925">
        <w:rPr>
          <w:rFonts w:asciiTheme="minorHAnsi" w:hAnsiTheme="minorHAnsi" w:cstheme="minorHAnsi"/>
        </w:rPr>
        <w:t xml:space="preserve"> dichiarazione di conformità;</w:t>
      </w:r>
    </w:p>
    <w:p w14:paraId="4AD17BF4" w14:textId="79F62643" w:rsidR="00DF2DF9" w:rsidRPr="00596925" w:rsidRDefault="00BF3E35" w:rsidP="00EE5563">
      <w:pPr>
        <w:pStyle w:val="testo"/>
        <w:numPr>
          <w:ilvl w:val="0"/>
          <w:numId w:val="10"/>
        </w:numPr>
        <w:rPr>
          <w:rFonts w:asciiTheme="minorHAnsi" w:hAnsiTheme="minorHAnsi" w:cstheme="minorHAnsi"/>
        </w:rPr>
      </w:pPr>
      <w:r w:rsidRPr="00596925">
        <w:rPr>
          <w:rFonts w:asciiTheme="minorHAnsi" w:hAnsiTheme="minorHAnsi" w:cstheme="minorHAnsi"/>
        </w:rPr>
        <w:t>La presentazione, riesame ed approvazione dei risultati.</w:t>
      </w:r>
    </w:p>
    <w:p w14:paraId="7326C176" w14:textId="77777777" w:rsidR="00DF2DF9" w:rsidRPr="00596925" w:rsidRDefault="00DF2DF9" w:rsidP="00DF2DF9">
      <w:pPr>
        <w:pStyle w:val="testo"/>
        <w:ind w:left="1411"/>
        <w:rPr>
          <w:rFonts w:asciiTheme="minorHAnsi" w:hAnsiTheme="minorHAnsi" w:cstheme="minorHAnsi"/>
        </w:rPr>
      </w:pPr>
    </w:p>
    <w:p w14:paraId="30C16AA0" w14:textId="11F5CC0B" w:rsidR="00DF2DF9" w:rsidRPr="00596925" w:rsidRDefault="00DF2DF9" w:rsidP="00DF2DF9">
      <w:pPr>
        <w:pStyle w:val="testo"/>
        <w:ind w:left="0"/>
        <w:rPr>
          <w:rFonts w:asciiTheme="minorHAnsi" w:hAnsiTheme="minorHAnsi" w:cstheme="minorHAnsi"/>
        </w:rPr>
      </w:pPr>
      <w:r w:rsidRPr="00596925">
        <w:rPr>
          <w:rFonts w:asciiTheme="minorHAnsi" w:hAnsiTheme="minorHAnsi" w:cstheme="minorHAnsi"/>
        </w:rPr>
        <w:t xml:space="preserve">Per ulteriori dettagli attinenti </w:t>
      </w:r>
      <w:r w:rsidR="00AC58E7" w:rsidRPr="00596925">
        <w:rPr>
          <w:rFonts w:asciiTheme="minorHAnsi" w:hAnsiTheme="minorHAnsi" w:cstheme="minorHAnsi"/>
        </w:rPr>
        <w:t>all’iter</w:t>
      </w:r>
      <w:r w:rsidRPr="00596925">
        <w:rPr>
          <w:rFonts w:asciiTheme="minorHAnsi" w:hAnsiTheme="minorHAnsi" w:cstheme="minorHAnsi"/>
        </w:rPr>
        <w:t xml:space="preserve"> autorizzativo</w:t>
      </w:r>
      <w:r w:rsidR="00C43298" w:rsidRPr="00596925">
        <w:rPr>
          <w:rFonts w:asciiTheme="minorHAnsi" w:hAnsiTheme="minorHAnsi" w:cstheme="minorHAnsi"/>
        </w:rPr>
        <w:t xml:space="preserve"> (e di rivalutazione periodica)</w:t>
      </w:r>
      <w:r w:rsidRPr="00596925">
        <w:rPr>
          <w:rFonts w:asciiTheme="minorHAnsi" w:hAnsiTheme="minorHAnsi" w:cstheme="minorHAnsi"/>
        </w:rPr>
        <w:t xml:space="preserve"> osservato dal laboratorio si rimanda a quanto esposto nella procedura PG</w:t>
      </w:r>
      <w:r w:rsidR="00433FC3" w:rsidRPr="00596925">
        <w:rPr>
          <w:rFonts w:asciiTheme="minorHAnsi" w:hAnsiTheme="minorHAnsi" w:cstheme="minorHAnsi"/>
        </w:rPr>
        <w:t>03</w:t>
      </w:r>
      <w:r w:rsidR="004324D8" w:rsidRPr="00596925">
        <w:rPr>
          <w:rFonts w:asciiTheme="minorHAnsi" w:hAnsiTheme="minorHAnsi" w:cstheme="minorHAnsi"/>
        </w:rPr>
        <w:t xml:space="preserve"> </w:t>
      </w:r>
      <w:r w:rsidR="00BD7859">
        <w:rPr>
          <w:rFonts w:asciiTheme="minorHAnsi" w:hAnsiTheme="minorHAnsi" w:cstheme="minorHAnsi"/>
        </w:rPr>
        <w:t>_</w:t>
      </w:r>
      <w:r w:rsidRPr="00596925">
        <w:rPr>
          <w:rFonts w:asciiTheme="minorHAnsi" w:hAnsiTheme="minorHAnsi" w:cstheme="minorHAnsi"/>
        </w:rPr>
        <w:t>Gestione risorse umane.</w:t>
      </w:r>
    </w:p>
    <w:p w14:paraId="038B8346" w14:textId="77777777" w:rsidR="00DF2DF9" w:rsidRPr="00596925" w:rsidRDefault="00DF2DF9" w:rsidP="00DF2DF9">
      <w:pPr>
        <w:pStyle w:val="testo"/>
        <w:ind w:left="1411"/>
        <w:rPr>
          <w:rFonts w:asciiTheme="minorHAnsi" w:hAnsiTheme="minorHAnsi" w:cstheme="minorHAnsi"/>
        </w:rPr>
      </w:pPr>
    </w:p>
    <w:p w14:paraId="233A0B04" w14:textId="163BE002" w:rsidR="00BF3E35" w:rsidRPr="00596925" w:rsidRDefault="009E33E0" w:rsidP="00573A0E">
      <w:pPr>
        <w:pStyle w:val="testo"/>
        <w:ind w:left="0"/>
        <w:rPr>
          <w:rFonts w:asciiTheme="minorHAnsi" w:hAnsiTheme="minorHAnsi" w:cstheme="minorHAnsi"/>
          <w:b/>
        </w:rPr>
      </w:pPr>
      <w:r w:rsidRPr="00596925">
        <w:rPr>
          <w:rFonts w:asciiTheme="minorHAnsi" w:hAnsiTheme="minorHAnsi" w:cstheme="minorHAnsi"/>
        </w:rPr>
        <w:t>Tali autorizzazioni</w:t>
      </w:r>
      <w:r w:rsidR="00BF3E35" w:rsidRPr="00596925">
        <w:rPr>
          <w:rFonts w:asciiTheme="minorHAnsi" w:hAnsiTheme="minorHAnsi" w:cstheme="minorHAnsi"/>
        </w:rPr>
        <w:t xml:space="preserve"> sono specificate in </w:t>
      </w:r>
      <w:r w:rsidR="00C93A52" w:rsidRPr="00596925">
        <w:rPr>
          <w:rFonts w:asciiTheme="minorHAnsi" w:hAnsiTheme="minorHAnsi" w:cstheme="minorHAnsi"/>
        </w:rPr>
        <w:t>M116</w:t>
      </w:r>
      <w:r w:rsidR="00BD7859">
        <w:rPr>
          <w:rFonts w:asciiTheme="minorHAnsi" w:hAnsiTheme="minorHAnsi" w:cstheme="minorHAnsi"/>
        </w:rPr>
        <w:t>_</w:t>
      </w:r>
      <w:del w:id="65" w:author="MICROBIOLOGIA" w:date="2026-02-18T09:59:00Z" w16du:dateUtc="2026-02-18T08:59:00Z">
        <w:r w:rsidRPr="00596925" w:rsidDel="00BD7859">
          <w:rPr>
            <w:rFonts w:asciiTheme="minorHAnsi" w:hAnsiTheme="minorHAnsi" w:cstheme="minorHAnsi"/>
          </w:rPr>
          <w:delText>Matrice personale</w:delText>
        </w:r>
      </w:del>
      <w:ins w:id="66" w:author="MICROBIOLOGIA" w:date="2026-02-18T09:59:00Z" w16du:dateUtc="2026-02-18T08:59:00Z">
        <w:r w:rsidR="00BD7859">
          <w:rPr>
            <w:rFonts w:asciiTheme="minorHAnsi" w:hAnsiTheme="minorHAnsi" w:cstheme="minorHAnsi"/>
          </w:rPr>
          <w:t>Mansionario</w:t>
        </w:r>
      </w:ins>
      <w:r w:rsidRPr="00596925">
        <w:rPr>
          <w:rFonts w:asciiTheme="minorHAnsi" w:hAnsiTheme="minorHAnsi" w:cstheme="minorHAnsi"/>
        </w:rPr>
        <w:t>, derivato dalle sezioni 2,3,4 del</w:t>
      </w:r>
      <w:r w:rsidR="00BF3E35" w:rsidRPr="00596925">
        <w:rPr>
          <w:rFonts w:asciiTheme="minorHAnsi" w:hAnsiTheme="minorHAnsi" w:cstheme="minorHAnsi"/>
        </w:rPr>
        <w:t xml:space="preserve"> modulo</w:t>
      </w:r>
      <w:r w:rsidRPr="00596925">
        <w:rPr>
          <w:rFonts w:asciiTheme="minorHAnsi" w:hAnsiTheme="minorHAnsi" w:cstheme="minorHAnsi"/>
        </w:rPr>
        <w:t xml:space="preserve"> </w:t>
      </w:r>
      <w:r w:rsidR="00BF3E35" w:rsidRPr="00596925">
        <w:rPr>
          <w:rFonts w:asciiTheme="minorHAnsi" w:hAnsiTheme="minorHAnsi" w:cstheme="minorHAnsi"/>
          <w:b/>
        </w:rPr>
        <w:t xml:space="preserve">DA-02 All.1 (allegato #1 alla domanda di Accreditamento Accredia, elenco delle prove da accreditare). </w:t>
      </w:r>
    </w:p>
    <w:p w14:paraId="5F346193" w14:textId="7CA9AA5F" w:rsidR="009E33E0" w:rsidRPr="00596925" w:rsidRDefault="009E33E0" w:rsidP="00573A0E">
      <w:pPr>
        <w:pStyle w:val="testo"/>
        <w:ind w:left="0"/>
        <w:rPr>
          <w:rFonts w:asciiTheme="minorHAnsi" w:hAnsiTheme="minorHAnsi" w:cstheme="minorHAnsi"/>
        </w:rPr>
      </w:pPr>
      <w:r w:rsidRPr="00596925">
        <w:rPr>
          <w:rFonts w:asciiTheme="minorHAnsi" w:hAnsiTheme="minorHAnsi" w:cstheme="minorHAnsi"/>
        </w:rPr>
        <w:t xml:space="preserve">Per ottenere l’autorizzazione il personale deve seguire un iter formativo e di addestramento specifico, ed un periodo di affiancamento che può durare da pochi giorni a diverse settimane a seconda della tipologia di </w:t>
      </w:r>
      <w:r w:rsidR="006702BB" w:rsidRPr="00596925">
        <w:rPr>
          <w:rFonts w:asciiTheme="minorHAnsi" w:hAnsiTheme="minorHAnsi" w:cstheme="minorHAnsi"/>
        </w:rPr>
        <w:t>attività considerata</w:t>
      </w:r>
      <w:r w:rsidRPr="00596925">
        <w:rPr>
          <w:rFonts w:asciiTheme="minorHAnsi" w:hAnsiTheme="minorHAnsi" w:cstheme="minorHAnsi"/>
        </w:rPr>
        <w:t>.</w:t>
      </w:r>
    </w:p>
    <w:p w14:paraId="77902668" w14:textId="7DC87DD8" w:rsidR="009E33E0" w:rsidRPr="00596925" w:rsidRDefault="009E33E0" w:rsidP="00573A0E">
      <w:pPr>
        <w:pStyle w:val="testo"/>
        <w:ind w:left="0"/>
        <w:rPr>
          <w:rFonts w:asciiTheme="minorHAnsi" w:hAnsiTheme="minorHAnsi" w:cstheme="minorHAnsi"/>
        </w:rPr>
      </w:pPr>
      <w:r w:rsidRPr="00596925">
        <w:rPr>
          <w:rFonts w:asciiTheme="minorHAnsi" w:hAnsiTheme="minorHAnsi" w:cstheme="minorHAnsi"/>
        </w:rPr>
        <w:t>A seguito di questa prima fase, il personale che deve ottenere l’autorizza</w:t>
      </w:r>
      <w:r w:rsidR="006702BB" w:rsidRPr="00596925">
        <w:rPr>
          <w:rFonts w:asciiTheme="minorHAnsi" w:hAnsiTheme="minorHAnsi" w:cstheme="minorHAnsi"/>
        </w:rPr>
        <w:t>zione per una specifica prova od</w:t>
      </w:r>
      <w:r w:rsidRPr="00596925">
        <w:rPr>
          <w:rFonts w:asciiTheme="minorHAnsi" w:hAnsiTheme="minorHAnsi" w:cstheme="minorHAnsi"/>
        </w:rPr>
        <w:t xml:space="preserve"> un gruppo di prove affini tra loro (per le caratteristiche del metodo, l’apparecchiatura ed il materiale utilizzato) viene valutato da RL, o da RQL nel caso di qualifiche del RL stesso, sulla base di:</w:t>
      </w:r>
    </w:p>
    <w:p w14:paraId="701E5419" w14:textId="77777777" w:rsidR="009E33E0" w:rsidRPr="00596925" w:rsidRDefault="009E33E0" w:rsidP="009E33E0">
      <w:pPr>
        <w:pStyle w:val="testo"/>
        <w:rPr>
          <w:rFonts w:asciiTheme="minorHAnsi" w:hAnsiTheme="minorHAnsi" w:cstheme="minorHAnsi"/>
        </w:rPr>
      </w:pPr>
    </w:p>
    <w:p w14:paraId="568D27B6" w14:textId="45FB7C4E" w:rsidR="009E33E0" w:rsidRPr="00596925" w:rsidRDefault="009E33E0" w:rsidP="00EE5563">
      <w:pPr>
        <w:pStyle w:val="testo"/>
        <w:numPr>
          <w:ilvl w:val="1"/>
          <w:numId w:val="12"/>
        </w:numPr>
        <w:rPr>
          <w:rFonts w:asciiTheme="minorHAnsi" w:hAnsiTheme="minorHAnsi" w:cstheme="minorHAnsi"/>
        </w:rPr>
      </w:pPr>
      <w:r w:rsidRPr="00596925">
        <w:rPr>
          <w:rFonts w:asciiTheme="minorHAnsi" w:hAnsiTheme="minorHAnsi" w:cstheme="minorHAnsi"/>
        </w:rPr>
        <w:t>Os</w:t>
      </w:r>
      <w:r w:rsidR="00F5601E" w:rsidRPr="00596925">
        <w:rPr>
          <w:rFonts w:asciiTheme="minorHAnsi" w:hAnsiTheme="minorHAnsi" w:cstheme="minorHAnsi"/>
        </w:rPr>
        <w:t>servazione nell’esecuzione delle</w:t>
      </w:r>
      <w:r w:rsidRPr="00596925">
        <w:rPr>
          <w:rFonts w:asciiTheme="minorHAnsi" w:hAnsiTheme="minorHAnsi" w:cstheme="minorHAnsi"/>
        </w:rPr>
        <w:t xml:space="preserve"> prove o della tipologia di prova;</w:t>
      </w:r>
    </w:p>
    <w:p w14:paraId="003948DD" w14:textId="77777777" w:rsidR="009E33E0" w:rsidRPr="00596925" w:rsidRDefault="009E33E0" w:rsidP="00EE5563">
      <w:pPr>
        <w:pStyle w:val="testo"/>
        <w:numPr>
          <w:ilvl w:val="1"/>
          <w:numId w:val="12"/>
        </w:numPr>
        <w:rPr>
          <w:rFonts w:asciiTheme="minorHAnsi" w:hAnsiTheme="minorHAnsi" w:cstheme="minorHAnsi"/>
        </w:rPr>
      </w:pPr>
      <w:r w:rsidRPr="00596925">
        <w:rPr>
          <w:rFonts w:asciiTheme="minorHAnsi" w:hAnsiTheme="minorHAnsi" w:cstheme="minorHAnsi"/>
        </w:rPr>
        <w:t>Risultati di ripetibilità in linea con quelli calcolati per la prova considerata;</w:t>
      </w:r>
    </w:p>
    <w:p w14:paraId="30ACEE4C" w14:textId="77777777" w:rsidR="009E33E0" w:rsidRPr="00596925" w:rsidRDefault="009E33E0" w:rsidP="00EE5563">
      <w:pPr>
        <w:pStyle w:val="testo"/>
        <w:numPr>
          <w:ilvl w:val="1"/>
          <w:numId w:val="12"/>
        </w:numPr>
        <w:rPr>
          <w:rFonts w:asciiTheme="minorHAnsi" w:hAnsiTheme="minorHAnsi" w:cstheme="minorHAnsi"/>
        </w:rPr>
      </w:pPr>
      <w:r w:rsidRPr="00596925">
        <w:rPr>
          <w:rFonts w:asciiTheme="minorHAnsi" w:hAnsiTheme="minorHAnsi" w:cstheme="minorHAnsi"/>
        </w:rPr>
        <w:t>Risultati relativi al recupero che deve rimanere entro i valori previsti per la prova;</w:t>
      </w:r>
    </w:p>
    <w:p w14:paraId="753EB34C" w14:textId="77777777" w:rsidR="009E33E0" w:rsidRPr="00596925" w:rsidRDefault="009E33E0" w:rsidP="00EE5563">
      <w:pPr>
        <w:pStyle w:val="testo"/>
        <w:numPr>
          <w:ilvl w:val="1"/>
          <w:numId w:val="12"/>
        </w:numPr>
        <w:rPr>
          <w:rFonts w:asciiTheme="minorHAnsi" w:hAnsiTheme="minorHAnsi" w:cstheme="minorHAnsi"/>
        </w:rPr>
      </w:pPr>
      <w:r w:rsidRPr="00596925">
        <w:rPr>
          <w:rFonts w:asciiTheme="minorHAnsi" w:hAnsiTheme="minorHAnsi" w:cstheme="minorHAnsi"/>
        </w:rPr>
        <w:t>Risultati dei controlli qualità in linea con gli attesi.</w:t>
      </w:r>
    </w:p>
    <w:p w14:paraId="01716319" w14:textId="77777777" w:rsidR="009E33E0" w:rsidRPr="00596925" w:rsidRDefault="009E33E0" w:rsidP="009E33E0">
      <w:pPr>
        <w:pStyle w:val="testo"/>
        <w:rPr>
          <w:rFonts w:asciiTheme="minorHAnsi" w:hAnsiTheme="minorHAnsi" w:cstheme="minorHAnsi"/>
        </w:rPr>
      </w:pPr>
    </w:p>
    <w:p w14:paraId="75F36C8D" w14:textId="0AA18D2E" w:rsidR="009E33E0" w:rsidRPr="00596925" w:rsidRDefault="001F6211" w:rsidP="006702BB">
      <w:pPr>
        <w:pStyle w:val="testo"/>
        <w:ind w:left="0"/>
        <w:rPr>
          <w:rFonts w:asciiTheme="minorHAnsi" w:hAnsiTheme="minorHAnsi" w:cstheme="minorHAnsi"/>
        </w:rPr>
      </w:pPr>
      <w:r w:rsidRPr="00596925">
        <w:rPr>
          <w:rFonts w:asciiTheme="minorHAnsi" w:hAnsiTheme="minorHAnsi" w:cstheme="minorHAnsi"/>
        </w:rPr>
        <w:t>In particolare,</w:t>
      </w:r>
      <w:r w:rsidR="009E33E0" w:rsidRPr="00596925">
        <w:rPr>
          <w:rFonts w:asciiTheme="minorHAnsi" w:hAnsiTheme="minorHAnsi" w:cstheme="minorHAnsi"/>
        </w:rPr>
        <w:t xml:space="preserve"> la ripetibilità viene valutata mediante confronto tra la differenza tra i due valori della prova ripetuta ed il limite di ripetibilità del metodo secondo questa equazione:</w:t>
      </w:r>
    </w:p>
    <w:p w14:paraId="16985F74" w14:textId="77777777" w:rsidR="009E33E0" w:rsidRPr="00596925" w:rsidRDefault="009E33E0" w:rsidP="009E33E0">
      <w:pPr>
        <w:pStyle w:val="testo"/>
        <w:rPr>
          <w:rFonts w:asciiTheme="minorHAnsi" w:hAnsiTheme="minorHAnsi" w:cstheme="minorHAnsi"/>
        </w:rPr>
      </w:pPr>
    </w:p>
    <w:p w14:paraId="6E929850" w14:textId="77777777" w:rsidR="009E33E0" w:rsidRPr="00596925" w:rsidRDefault="00E2356C" w:rsidP="009E33E0">
      <w:pPr>
        <w:pStyle w:val="testo"/>
        <w:spacing w:line="360" w:lineRule="auto"/>
        <w:jc w:val="center"/>
        <w:rPr>
          <w:rFonts w:asciiTheme="minorHAnsi" w:hAnsiTheme="minorHAnsi" w:cstheme="minorHAnsi"/>
          <w:sz w:val="24"/>
        </w:rPr>
      </w:pPr>
      <w:r w:rsidRPr="00596925">
        <w:rPr>
          <w:rFonts w:asciiTheme="minorHAnsi" w:hAnsiTheme="minorHAnsi" w:cstheme="minorHAnsi"/>
          <w:noProof/>
          <w:position w:val="-16"/>
          <w:sz w:val="24"/>
        </w:rPr>
        <w:object w:dxaOrig="2000" w:dyaOrig="440" w14:anchorId="1E9ADE20">
          <v:shape id="_x0000_i1026" type="#_x0000_t75" style="width:100.5pt;height:21.75pt" o:ole="">
            <v:imagedata r:id="rId9" o:title=""/>
          </v:shape>
          <o:OLEObject Type="Embed" ProgID="Equation.3" ShapeID="_x0000_i1026" DrawAspect="Content" ObjectID="_1833015334" r:id="rId10"/>
        </w:object>
      </w:r>
    </w:p>
    <w:p w14:paraId="08EA3797" w14:textId="77777777" w:rsidR="009E33E0" w:rsidRPr="00596925" w:rsidRDefault="009E33E0" w:rsidP="00DF2DF9">
      <w:pPr>
        <w:pStyle w:val="testo"/>
        <w:ind w:left="0"/>
        <w:rPr>
          <w:rFonts w:asciiTheme="minorHAnsi" w:hAnsiTheme="minorHAnsi" w:cstheme="minorHAnsi"/>
        </w:rPr>
      </w:pPr>
      <w:r w:rsidRPr="00596925">
        <w:rPr>
          <w:rFonts w:asciiTheme="minorHAnsi" w:hAnsiTheme="minorHAnsi" w:cstheme="minorHAnsi"/>
        </w:rPr>
        <w:t>Dove: x</w:t>
      </w:r>
      <w:r w:rsidRPr="00596925">
        <w:rPr>
          <w:rFonts w:asciiTheme="minorHAnsi" w:hAnsiTheme="minorHAnsi" w:cstheme="minorHAnsi"/>
          <w:vertAlign w:val="subscript"/>
        </w:rPr>
        <w:t>1</w:t>
      </w:r>
      <w:r w:rsidRPr="00596925">
        <w:rPr>
          <w:rFonts w:asciiTheme="minorHAnsi" w:hAnsiTheme="minorHAnsi" w:cstheme="minorHAnsi"/>
        </w:rPr>
        <w:t xml:space="preserve"> </w:t>
      </w:r>
      <w:proofErr w:type="gramStart"/>
      <w:r w:rsidRPr="00596925">
        <w:rPr>
          <w:rFonts w:asciiTheme="minorHAnsi" w:hAnsiTheme="minorHAnsi" w:cstheme="minorHAnsi"/>
        </w:rPr>
        <w:t>ed</w:t>
      </w:r>
      <w:proofErr w:type="gramEnd"/>
      <w:r w:rsidRPr="00596925">
        <w:rPr>
          <w:rFonts w:asciiTheme="minorHAnsi" w:hAnsiTheme="minorHAnsi" w:cstheme="minorHAnsi"/>
        </w:rPr>
        <w:t xml:space="preserve"> x</w:t>
      </w:r>
      <w:r w:rsidRPr="00596925">
        <w:rPr>
          <w:rFonts w:asciiTheme="minorHAnsi" w:hAnsiTheme="minorHAnsi" w:cstheme="minorHAnsi"/>
          <w:vertAlign w:val="subscript"/>
        </w:rPr>
        <w:t>2</w:t>
      </w:r>
      <w:r w:rsidRPr="00596925">
        <w:rPr>
          <w:rFonts w:asciiTheme="minorHAnsi" w:hAnsiTheme="minorHAnsi" w:cstheme="minorHAnsi"/>
        </w:rPr>
        <w:t xml:space="preserve"> sono i due risultati della prova; </w:t>
      </w:r>
    </w:p>
    <w:p w14:paraId="1C635F85" w14:textId="77777777" w:rsidR="009E33E0" w:rsidRPr="00596925" w:rsidRDefault="009E33E0" w:rsidP="00DF2DF9">
      <w:pPr>
        <w:pStyle w:val="testo"/>
        <w:ind w:left="0"/>
        <w:rPr>
          <w:rFonts w:asciiTheme="minorHAnsi" w:hAnsiTheme="minorHAnsi" w:cstheme="minorHAnsi"/>
        </w:rPr>
      </w:pPr>
      <w:r w:rsidRPr="00596925">
        <w:rPr>
          <w:rFonts w:asciiTheme="minorHAnsi" w:hAnsiTheme="minorHAnsi" w:cstheme="minorHAnsi"/>
        </w:rPr>
        <w:t>s</w:t>
      </w:r>
      <w:r w:rsidRPr="00596925">
        <w:rPr>
          <w:rFonts w:asciiTheme="minorHAnsi" w:hAnsiTheme="minorHAnsi" w:cstheme="minorHAnsi"/>
          <w:vertAlign w:val="subscript"/>
        </w:rPr>
        <w:t xml:space="preserve">r </w:t>
      </w:r>
      <w:r w:rsidRPr="00596925">
        <w:rPr>
          <w:rFonts w:asciiTheme="minorHAnsi" w:hAnsiTheme="minorHAnsi" w:cstheme="minorHAnsi"/>
        </w:rPr>
        <w:t>è la deviazione standard di ripetibilità;</w:t>
      </w:r>
    </w:p>
    <w:p w14:paraId="2B54259E" w14:textId="77777777" w:rsidR="009E33E0" w:rsidRPr="00596925" w:rsidRDefault="009E33E0" w:rsidP="00DF2DF9">
      <w:pPr>
        <w:pStyle w:val="testo"/>
        <w:ind w:left="0"/>
        <w:rPr>
          <w:rFonts w:asciiTheme="minorHAnsi" w:hAnsiTheme="minorHAnsi" w:cstheme="minorHAnsi"/>
        </w:rPr>
      </w:pPr>
      <w:proofErr w:type="spellStart"/>
      <w:r w:rsidRPr="00596925">
        <w:rPr>
          <w:rFonts w:asciiTheme="minorHAnsi" w:hAnsiTheme="minorHAnsi" w:cstheme="minorHAnsi"/>
        </w:rPr>
        <w:t>t</w:t>
      </w:r>
      <w:r w:rsidRPr="00596925">
        <w:rPr>
          <w:rFonts w:asciiTheme="minorHAnsi" w:hAnsiTheme="minorHAnsi" w:cstheme="minorHAnsi"/>
          <w:vertAlign w:val="subscript"/>
        </w:rPr>
        <w:t>p</w:t>
      </w:r>
      <w:proofErr w:type="spellEnd"/>
      <w:r w:rsidRPr="00596925">
        <w:rPr>
          <w:rFonts w:asciiTheme="minorHAnsi" w:hAnsiTheme="minorHAnsi" w:cstheme="minorHAnsi"/>
        </w:rPr>
        <w:t xml:space="preserve"> e il t di Student.</w:t>
      </w:r>
    </w:p>
    <w:p w14:paraId="5633EFFF" w14:textId="77777777" w:rsidR="009E33E0" w:rsidRPr="00596925" w:rsidRDefault="009E33E0" w:rsidP="009E33E0">
      <w:pPr>
        <w:pStyle w:val="testo"/>
        <w:rPr>
          <w:rFonts w:asciiTheme="minorHAnsi" w:hAnsiTheme="minorHAnsi" w:cstheme="minorHAnsi"/>
        </w:rPr>
      </w:pPr>
    </w:p>
    <w:p w14:paraId="218ADC0F" w14:textId="77777777" w:rsidR="009E33E0" w:rsidRPr="00596925" w:rsidRDefault="009E33E0" w:rsidP="000F283E">
      <w:pPr>
        <w:pStyle w:val="testo"/>
        <w:ind w:left="0"/>
        <w:rPr>
          <w:rFonts w:asciiTheme="minorHAnsi" w:hAnsiTheme="minorHAnsi" w:cstheme="minorHAnsi"/>
        </w:rPr>
      </w:pPr>
      <w:r w:rsidRPr="00596925">
        <w:rPr>
          <w:rFonts w:asciiTheme="minorHAnsi" w:hAnsiTheme="minorHAnsi" w:cstheme="minorHAnsi"/>
        </w:rPr>
        <w:t>Per quanto riguarda l’esecuzione di tarature e di manutenzioni, l’autorizzazione viene rilasciata a seguito dell’osservazione nell’esecuzione delle attività.</w:t>
      </w:r>
    </w:p>
    <w:p w14:paraId="34120A14" w14:textId="33196D78" w:rsidR="000F283E" w:rsidRPr="00596925" w:rsidRDefault="000F283E" w:rsidP="009E33E0">
      <w:pPr>
        <w:pStyle w:val="testo"/>
        <w:rPr>
          <w:rFonts w:asciiTheme="minorHAnsi" w:hAnsiTheme="minorHAnsi" w:cstheme="minorHAnsi"/>
        </w:rPr>
      </w:pPr>
    </w:p>
    <w:p w14:paraId="6728FDCB" w14:textId="46680F26" w:rsidR="009E33E0" w:rsidRPr="00596925" w:rsidRDefault="009E33E0" w:rsidP="000F283E">
      <w:pPr>
        <w:pStyle w:val="testo"/>
        <w:ind w:left="0"/>
        <w:rPr>
          <w:rFonts w:asciiTheme="minorHAnsi" w:hAnsiTheme="minorHAnsi" w:cstheme="minorHAnsi"/>
        </w:rPr>
      </w:pPr>
      <w:r w:rsidRPr="00596925">
        <w:rPr>
          <w:rFonts w:asciiTheme="minorHAnsi" w:hAnsiTheme="minorHAnsi" w:cstheme="minorHAnsi"/>
        </w:rPr>
        <w:t xml:space="preserve">Se il personale che sta seguendo l’iter di autorizzazione supera la valutazione prevista, viene aggiornato il </w:t>
      </w:r>
      <w:r w:rsidR="00C93A52" w:rsidRPr="00596925">
        <w:rPr>
          <w:rFonts w:asciiTheme="minorHAnsi" w:hAnsiTheme="minorHAnsi" w:cstheme="minorHAnsi"/>
        </w:rPr>
        <w:t>M116</w:t>
      </w:r>
      <w:del w:id="67" w:author="MICROBIOLOGIA" w:date="2026-02-18T09:59:00Z" w16du:dateUtc="2026-02-18T08:59:00Z">
        <w:r w:rsidR="00C93A52" w:rsidRPr="00596925" w:rsidDel="00BD7859">
          <w:rPr>
            <w:rFonts w:asciiTheme="minorHAnsi" w:hAnsiTheme="minorHAnsi" w:cstheme="minorHAnsi"/>
          </w:rPr>
          <w:delText xml:space="preserve"> </w:delText>
        </w:r>
        <w:r w:rsidR="000F283E" w:rsidRPr="00596925" w:rsidDel="00BD7859">
          <w:rPr>
            <w:rFonts w:asciiTheme="minorHAnsi" w:hAnsiTheme="minorHAnsi" w:cstheme="minorHAnsi"/>
          </w:rPr>
          <w:delText xml:space="preserve"> –</w:delText>
        </w:r>
        <w:r w:rsidRPr="00596925" w:rsidDel="00BD7859">
          <w:rPr>
            <w:rFonts w:asciiTheme="minorHAnsi" w:hAnsiTheme="minorHAnsi" w:cstheme="minorHAnsi"/>
          </w:rPr>
          <w:delText xml:space="preserve"> Matrice</w:delText>
        </w:r>
        <w:r w:rsidR="000F283E" w:rsidRPr="00596925" w:rsidDel="00BD7859">
          <w:rPr>
            <w:rFonts w:asciiTheme="minorHAnsi" w:hAnsiTheme="minorHAnsi" w:cstheme="minorHAnsi"/>
          </w:rPr>
          <w:delText xml:space="preserve"> </w:delText>
        </w:r>
        <w:r w:rsidRPr="00596925" w:rsidDel="00BD7859">
          <w:rPr>
            <w:rFonts w:asciiTheme="minorHAnsi" w:hAnsiTheme="minorHAnsi" w:cstheme="minorHAnsi"/>
          </w:rPr>
          <w:delText xml:space="preserve">personale </w:delText>
        </w:r>
      </w:del>
      <w:ins w:id="68" w:author="MICROBIOLOGIA" w:date="2026-02-18T09:59:00Z" w16du:dateUtc="2026-02-18T08:59:00Z">
        <w:r w:rsidR="00BD7859">
          <w:rPr>
            <w:rFonts w:asciiTheme="minorHAnsi" w:hAnsiTheme="minorHAnsi" w:cstheme="minorHAnsi"/>
          </w:rPr>
          <w:t xml:space="preserve">_Mansionario </w:t>
        </w:r>
      </w:ins>
      <w:r w:rsidRPr="00596925">
        <w:rPr>
          <w:rFonts w:asciiTheme="minorHAnsi" w:hAnsiTheme="minorHAnsi" w:cstheme="minorHAnsi"/>
        </w:rPr>
        <w:t>con i riferimenti all’attività di valutazione effettuata.</w:t>
      </w:r>
    </w:p>
    <w:p w14:paraId="2A9D467D" w14:textId="77777777" w:rsidR="009E33E0" w:rsidRPr="00596925" w:rsidRDefault="009E33E0" w:rsidP="009E33E0">
      <w:pPr>
        <w:pStyle w:val="testo"/>
        <w:rPr>
          <w:rFonts w:asciiTheme="minorHAnsi" w:hAnsiTheme="minorHAnsi" w:cstheme="minorHAnsi"/>
        </w:rPr>
      </w:pPr>
    </w:p>
    <w:p w14:paraId="6EA5F8E8" w14:textId="59358D88" w:rsidR="009E33E0" w:rsidRPr="00596925" w:rsidRDefault="009E33E0" w:rsidP="000F283E">
      <w:pPr>
        <w:pStyle w:val="testo"/>
        <w:ind w:left="0"/>
        <w:rPr>
          <w:rFonts w:asciiTheme="minorHAnsi" w:hAnsiTheme="minorHAnsi" w:cstheme="minorHAnsi"/>
        </w:rPr>
      </w:pPr>
      <w:r w:rsidRPr="00596925">
        <w:rPr>
          <w:rFonts w:asciiTheme="minorHAnsi" w:hAnsiTheme="minorHAnsi" w:cstheme="minorHAnsi"/>
        </w:rPr>
        <w:lastRenderedPageBreak/>
        <w:t xml:space="preserve">Annualmente RQL e/o RL, eseguono una rivalutazione delle competenze del personale presente in </w:t>
      </w:r>
      <w:r w:rsidR="00ED622E" w:rsidRPr="00596925">
        <w:rPr>
          <w:rFonts w:asciiTheme="minorHAnsi" w:hAnsiTheme="minorHAnsi" w:cstheme="minorHAnsi"/>
        </w:rPr>
        <w:t>laboratorio</w:t>
      </w:r>
      <w:r w:rsidRPr="00596925">
        <w:rPr>
          <w:rFonts w:asciiTheme="minorHAnsi" w:hAnsiTheme="minorHAnsi" w:cstheme="minorHAnsi"/>
        </w:rPr>
        <w:t xml:space="preserve"> sulla base di specifici criteri.</w:t>
      </w:r>
      <w:r w:rsidR="00C43298" w:rsidRPr="00596925">
        <w:rPr>
          <w:rFonts w:asciiTheme="minorHAnsi" w:hAnsiTheme="minorHAnsi" w:cstheme="minorHAnsi"/>
        </w:rPr>
        <w:t xml:space="preserve"> </w:t>
      </w:r>
    </w:p>
    <w:p w14:paraId="704AD1C4" w14:textId="0317F4E1" w:rsidR="009E33E0" w:rsidRPr="00596925" w:rsidRDefault="001F6211" w:rsidP="000F283E">
      <w:pPr>
        <w:pStyle w:val="testo"/>
        <w:ind w:left="0"/>
        <w:rPr>
          <w:rFonts w:asciiTheme="minorHAnsi" w:hAnsiTheme="minorHAnsi" w:cstheme="minorHAnsi"/>
        </w:rPr>
      </w:pPr>
      <w:r w:rsidRPr="00596925">
        <w:rPr>
          <w:rFonts w:asciiTheme="minorHAnsi" w:hAnsiTheme="minorHAnsi" w:cstheme="minorHAnsi"/>
        </w:rPr>
        <w:t>In particolare,</w:t>
      </w:r>
      <w:r w:rsidR="009E33E0" w:rsidRPr="00596925">
        <w:rPr>
          <w:rFonts w:asciiTheme="minorHAnsi" w:hAnsiTheme="minorHAnsi" w:cstheme="minorHAnsi"/>
        </w:rPr>
        <w:t xml:space="preserve"> per confermare l’autorizzazione relativa all’esecuzione delle prove si esegue una valutazione sulla base di uno o più di questi parametri:</w:t>
      </w:r>
    </w:p>
    <w:p w14:paraId="015E4537" w14:textId="77777777" w:rsidR="009E33E0" w:rsidRPr="00596925" w:rsidRDefault="009E33E0" w:rsidP="009E33E0">
      <w:pPr>
        <w:pStyle w:val="testo"/>
        <w:rPr>
          <w:rFonts w:asciiTheme="minorHAnsi" w:hAnsiTheme="minorHAnsi" w:cstheme="minorHAnsi"/>
        </w:rPr>
      </w:pPr>
    </w:p>
    <w:p w14:paraId="18920FF2" w14:textId="77777777" w:rsidR="009E33E0" w:rsidRPr="00596925" w:rsidRDefault="009E33E0" w:rsidP="00EE5563">
      <w:pPr>
        <w:pStyle w:val="testo"/>
        <w:numPr>
          <w:ilvl w:val="0"/>
          <w:numId w:val="13"/>
        </w:numPr>
        <w:rPr>
          <w:rFonts w:asciiTheme="minorHAnsi" w:hAnsiTheme="minorHAnsi" w:cstheme="minorHAnsi"/>
        </w:rPr>
      </w:pPr>
      <w:r w:rsidRPr="00596925">
        <w:rPr>
          <w:rFonts w:asciiTheme="minorHAnsi" w:hAnsiTheme="minorHAnsi" w:cstheme="minorHAnsi"/>
        </w:rPr>
        <w:t xml:space="preserve">Risultati delle carte di controllo; </w:t>
      </w:r>
    </w:p>
    <w:p w14:paraId="367A7CE6" w14:textId="77777777" w:rsidR="009E33E0" w:rsidRPr="00596925" w:rsidRDefault="009E33E0" w:rsidP="00EE5563">
      <w:pPr>
        <w:pStyle w:val="testo"/>
        <w:numPr>
          <w:ilvl w:val="0"/>
          <w:numId w:val="13"/>
        </w:numPr>
        <w:rPr>
          <w:rFonts w:asciiTheme="minorHAnsi" w:hAnsiTheme="minorHAnsi" w:cstheme="minorHAnsi"/>
        </w:rPr>
      </w:pPr>
      <w:r w:rsidRPr="00596925">
        <w:rPr>
          <w:rFonts w:asciiTheme="minorHAnsi" w:hAnsiTheme="minorHAnsi" w:cstheme="minorHAnsi"/>
        </w:rPr>
        <w:t>Risultati dei controlli inter-laboratorio;</w:t>
      </w:r>
    </w:p>
    <w:p w14:paraId="14165B90" w14:textId="77777777" w:rsidR="009E33E0" w:rsidRPr="00596925" w:rsidRDefault="009E33E0" w:rsidP="00EE5563">
      <w:pPr>
        <w:pStyle w:val="testo"/>
        <w:numPr>
          <w:ilvl w:val="0"/>
          <w:numId w:val="13"/>
        </w:numPr>
        <w:rPr>
          <w:rFonts w:asciiTheme="minorHAnsi" w:hAnsiTheme="minorHAnsi" w:cstheme="minorHAnsi"/>
        </w:rPr>
      </w:pPr>
      <w:r w:rsidRPr="00596925">
        <w:rPr>
          <w:rFonts w:asciiTheme="minorHAnsi" w:hAnsiTheme="minorHAnsi" w:cstheme="minorHAnsi"/>
        </w:rPr>
        <w:t>Risultati di ripetibilità (es. prove in doppio);</w:t>
      </w:r>
    </w:p>
    <w:p w14:paraId="38C35092" w14:textId="76837C56" w:rsidR="009E33E0" w:rsidRPr="00596925" w:rsidRDefault="009E33E0" w:rsidP="00EE5563">
      <w:pPr>
        <w:pStyle w:val="testo"/>
        <w:numPr>
          <w:ilvl w:val="0"/>
          <w:numId w:val="13"/>
        </w:numPr>
        <w:rPr>
          <w:rFonts w:asciiTheme="minorHAnsi" w:hAnsiTheme="minorHAnsi" w:cstheme="minorHAnsi"/>
        </w:rPr>
      </w:pPr>
      <w:r w:rsidRPr="00596925">
        <w:rPr>
          <w:rFonts w:asciiTheme="minorHAnsi" w:hAnsiTheme="minorHAnsi" w:cstheme="minorHAnsi"/>
        </w:rPr>
        <w:t>Risultati relativi al recupero che deve rimanere entro i valori previsti per la prova.</w:t>
      </w:r>
    </w:p>
    <w:p w14:paraId="2D45D898" w14:textId="77777777" w:rsidR="00AC58E7" w:rsidRPr="00596925" w:rsidRDefault="00AC58E7" w:rsidP="00AC58E7">
      <w:pPr>
        <w:pStyle w:val="testo"/>
        <w:ind w:left="1211"/>
        <w:rPr>
          <w:rFonts w:asciiTheme="minorHAnsi" w:hAnsiTheme="minorHAnsi" w:cstheme="minorHAnsi"/>
        </w:rPr>
      </w:pPr>
    </w:p>
    <w:p w14:paraId="10287E8E" w14:textId="1642831E" w:rsidR="009E33E0" w:rsidRPr="00596925" w:rsidRDefault="009E33E0" w:rsidP="00EB5C1C">
      <w:pPr>
        <w:pStyle w:val="testo"/>
        <w:ind w:left="0"/>
        <w:rPr>
          <w:rFonts w:asciiTheme="minorHAnsi" w:hAnsiTheme="minorHAnsi" w:cstheme="minorHAnsi"/>
        </w:rPr>
      </w:pPr>
      <w:r w:rsidRPr="00596925">
        <w:rPr>
          <w:rFonts w:asciiTheme="minorHAnsi" w:hAnsiTheme="minorHAnsi" w:cstheme="minorHAnsi"/>
        </w:rPr>
        <w:t xml:space="preserve">Anche in questo caso se il personale supera la valutazione prevista, viene aggiornato il </w:t>
      </w:r>
      <w:r w:rsidR="00C93A52" w:rsidRPr="00596925">
        <w:rPr>
          <w:rFonts w:asciiTheme="minorHAnsi" w:hAnsiTheme="minorHAnsi" w:cstheme="minorHAnsi"/>
        </w:rPr>
        <w:t>M116</w:t>
      </w:r>
      <w:ins w:id="69" w:author="MICROBIOLOGIA" w:date="2026-02-18T10:00:00Z" w16du:dateUtc="2026-02-18T09:00:00Z">
        <w:r w:rsidR="00BD7859">
          <w:rPr>
            <w:rFonts w:asciiTheme="minorHAnsi" w:hAnsiTheme="minorHAnsi" w:cstheme="minorHAnsi"/>
          </w:rPr>
          <w:t xml:space="preserve">_Mansionario </w:t>
        </w:r>
      </w:ins>
      <w:del w:id="70" w:author="MICROBIOLOGIA" w:date="2026-02-18T10:00:00Z" w16du:dateUtc="2026-02-18T09:00:00Z">
        <w:r w:rsidR="00EB5C1C" w:rsidRPr="00596925" w:rsidDel="00BD7859">
          <w:rPr>
            <w:rFonts w:asciiTheme="minorHAnsi" w:hAnsiTheme="minorHAnsi" w:cstheme="minorHAnsi"/>
          </w:rPr>
          <w:delText xml:space="preserve"> –</w:delText>
        </w:r>
        <w:r w:rsidRPr="00596925" w:rsidDel="00BD7859">
          <w:rPr>
            <w:rFonts w:asciiTheme="minorHAnsi" w:hAnsiTheme="minorHAnsi" w:cstheme="minorHAnsi"/>
          </w:rPr>
          <w:delText xml:space="preserve"> Matrice personale </w:delText>
        </w:r>
      </w:del>
      <w:r w:rsidRPr="00596925">
        <w:rPr>
          <w:rFonts w:asciiTheme="minorHAnsi" w:hAnsiTheme="minorHAnsi" w:cstheme="minorHAnsi"/>
        </w:rPr>
        <w:t>con i riferimenti all’attività di valutazione effettuata.</w:t>
      </w:r>
    </w:p>
    <w:p w14:paraId="7C8BBCB6" w14:textId="77777777" w:rsidR="009E33E0" w:rsidRPr="00596925" w:rsidRDefault="009E33E0" w:rsidP="009E33E0">
      <w:pPr>
        <w:pStyle w:val="testo"/>
        <w:rPr>
          <w:rFonts w:asciiTheme="minorHAnsi" w:hAnsiTheme="minorHAnsi" w:cstheme="minorHAnsi"/>
        </w:rPr>
      </w:pPr>
    </w:p>
    <w:p w14:paraId="32A9915C" w14:textId="491A015A" w:rsidR="009E33E0" w:rsidRPr="00596925" w:rsidRDefault="009E33E0" w:rsidP="00EB5C1C">
      <w:pPr>
        <w:pStyle w:val="testo"/>
        <w:ind w:left="0"/>
        <w:rPr>
          <w:rFonts w:asciiTheme="minorHAnsi" w:hAnsiTheme="minorHAnsi" w:cstheme="minorHAnsi"/>
        </w:rPr>
      </w:pPr>
      <w:r w:rsidRPr="00596925">
        <w:rPr>
          <w:rFonts w:asciiTheme="minorHAnsi" w:hAnsiTheme="minorHAnsi" w:cstheme="minorHAnsi"/>
        </w:rPr>
        <w:t xml:space="preserve">Il personale </w:t>
      </w:r>
      <w:proofErr w:type="gramStart"/>
      <w:r w:rsidRPr="00596925">
        <w:rPr>
          <w:rFonts w:asciiTheme="minorHAnsi" w:hAnsiTheme="minorHAnsi" w:cstheme="minorHAnsi"/>
        </w:rPr>
        <w:t>neo-assunto</w:t>
      </w:r>
      <w:proofErr w:type="gramEnd"/>
      <w:r w:rsidRPr="00596925">
        <w:rPr>
          <w:rFonts w:asciiTheme="minorHAnsi" w:hAnsiTheme="minorHAnsi" w:cstheme="minorHAnsi"/>
        </w:rPr>
        <w:t xml:space="preserve"> in via di addestramento viene costantemente tenuto sotto adeguata supervisione sia da parte di RL che dal personale di laboratorio </w:t>
      </w:r>
      <w:r w:rsidR="0016481D" w:rsidRPr="00596925">
        <w:rPr>
          <w:rFonts w:asciiTheme="minorHAnsi" w:hAnsiTheme="minorHAnsi" w:cstheme="minorHAnsi"/>
        </w:rPr>
        <w:t xml:space="preserve">già qualificato </w:t>
      </w:r>
      <w:r w:rsidRPr="00596925">
        <w:rPr>
          <w:rFonts w:asciiTheme="minorHAnsi" w:hAnsiTheme="minorHAnsi" w:cstheme="minorHAnsi"/>
        </w:rPr>
        <w:t xml:space="preserve">e periodicamente vengono redatti verbali di formazione che vengono conservati con la documentazione del personale. </w:t>
      </w:r>
    </w:p>
    <w:p w14:paraId="00E0C5EB" w14:textId="68089F97" w:rsidR="009E33E0" w:rsidRPr="00596925" w:rsidRDefault="009E33E0" w:rsidP="00EB5C1C">
      <w:pPr>
        <w:pStyle w:val="testo"/>
        <w:ind w:left="0"/>
        <w:rPr>
          <w:rFonts w:asciiTheme="minorHAnsi" w:hAnsiTheme="minorHAnsi" w:cstheme="minorHAnsi"/>
        </w:rPr>
      </w:pPr>
      <w:r w:rsidRPr="00596925">
        <w:rPr>
          <w:rFonts w:asciiTheme="minorHAnsi" w:hAnsiTheme="minorHAnsi" w:cstheme="minorHAnsi"/>
        </w:rPr>
        <w:t>Nella PG</w:t>
      </w:r>
      <w:r w:rsidR="001F6211" w:rsidRPr="00596925">
        <w:rPr>
          <w:rFonts w:asciiTheme="minorHAnsi" w:hAnsiTheme="minorHAnsi" w:cstheme="minorHAnsi"/>
        </w:rPr>
        <w:t>03</w:t>
      </w:r>
      <w:r w:rsidR="00BD7859">
        <w:rPr>
          <w:rFonts w:asciiTheme="minorHAnsi" w:hAnsiTheme="minorHAnsi" w:cstheme="minorHAnsi"/>
        </w:rPr>
        <w:t>_</w:t>
      </w:r>
      <w:r w:rsidR="0016481D" w:rsidRPr="00596925">
        <w:rPr>
          <w:rFonts w:asciiTheme="minorHAnsi" w:hAnsiTheme="minorHAnsi" w:cstheme="minorHAnsi"/>
        </w:rPr>
        <w:t>Gestione risorse umane</w:t>
      </w:r>
      <w:r w:rsidRPr="00596925">
        <w:rPr>
          <w:rFonts w:asciiTheme="minorHAnsi" w:hAnsiTheme="minorHAnsi" w:cstheme="minorHAnsi"/>
        </w:rPr>
        <w:t xml:space="preserve"> risultano riportati ulteriori dettagli sulle modalità di qualifica e di mantenimento della qualifica del personale all’esecuzione delle prove e/o ad altre attività</w:t>
      </w:r>
      <w:r w:rsidR="00EB5C1C" w:rsidRPr="00596925">
        <w:rPr>
          <w:rFonts w:asciiTheme="minorHAnsi" w:hAnsiTheme="minorHAnsi" w:cstheme="minorHAnsi"/>
        </w:rPr>
        <w:t xml:space="preserve"> citate</w:t>
      </w:r>
      <w:r w:rsidRPr="00596925">
        <w:rPr>
          <w:rFonts w:asciiTheme="minorHAnsi" w:hAnsiTheme="minorHAnsi" w:cstheme="minorHAnsi"/>
        </w:rPr>
        <w:t>.</w:t>
      </w:r>
    </w:p>
    <w:p w14:paraId="4F2CC316" w14:textId="77777777" w:rsidR="0016481D" w:rsidRPr="00596925" w:rsidRDefault="0016481D" w:rsidP="00FA329B">
      <w:pPr>
        <w:pStyle w:val="Titolo2"/>
        <w:rPr>
          <w:rFonts w:asciiTheme="minorHAnsi" w:hAnsiTheme="minorHAnsi" w:cstheme="minorHAnsi"/>
          <w:color w:val="002060"/>
        </w:rPr>
      </w:pPr>
    </w:p>
    <w:p w14:paraId="669716F8" w14:textId="37E5720F" w:rsidR="00A01D64" w:rsidRPr="00596925" w:rsidRDefault="00FA329B" w:rsidP="00C945A4">
      <w:pPr>
        <w:pStyle w:val="Titolo2"/>
        <w:rPr>
          <w:rFonts w:asciiTheme="minorHAnsi" w:hAnsiTheme="minorHAnsi" w:cstheme="minorHAnsi"/>
          <w:color w:val="002060"/>
        </w:rPr>
      </w:pPr>
      <w:bookmarkStart w:id="71" w:name="_Toc169248519"/>
      <w:r w:rsidRPr="00596925">
        <w:rPr>
          <w:rFonts w:asciiTheme="minorHAnsi" w:hAnsiTheme="minorHAnsi" w:cstheme="minorHAnsi"/>
          <w:color w:val="002060"/>
        </w:rPr>
        <w:t xml:space="preserve">6.3 </w:t>
      </w:r>
      <w:r w:rsidR="00C0739F" w:rsidRPr="00596925">
        <w:rPr>
          <w:rFonts w:asciiTheme="minorHAnsi" w:hAnsiTheme="minorHAnsi" w:cstheme="minorHAnsi"/>
          <w:color w:val="002060"/>
        </w:rPr>
        <w:t>Strutture e condizioni ambientali</w:t>
      </w:r>
      <w:bookmarkEnd w:id="71"/>
      <w:r w:rsidR="00D426AE" w:rsidRPr="00596925">
        <w:rPr>
          <w:rFonts w:asciiTheme="minorHAnsi" w:hAnsiTheme="minorHAnsi" w:cstheme="minorHAnsi"/>
          <w:color w:val="002060"/>
        </w:rPr>
        <w:t xml:space="preserve"> </w:t>
      </w:r>
    </w:p>
    <w:p w14:paraId="4D590E98" w14:textId="69C1D470" w:rsidR="00D44117" w:rsidRPr="00596925" w:rsidRDefault="007C676D" w:rsidP="007C676D">
      <w:pPr>
        <w:pStyle w:val="testo"/>
        <w:ind w:left="0"/>
        <w:rPr>
          <w:rFonts w:asciiTheme="minorHAnsi" w:hAnsiTheme="minorHAnsi" w:cstheme="minorHAnsi"/>
        </w:rPr>
      </w:pPr>
      <w:r w:rsidRPr="00596925">
        <w:rPr>
          <w:rFonts w:asciiTheme="minorHAnsi" w:hAnsiTheme="minorHAnsi" w:cstheme="minorHAnsi"/>
        </w:rPr>
        <w:t>Le prove eseguite dal l</w:t>
      </w:r>
      <w:r w:rsidR="00D44117" w:rsidRPr="00596925">
        <w:rPr>
          <w:rFonts w:asciiTheme="minorHAnsi" w:hAnsiTheme="minorHAnsi" w:cstheme="minorHAnsi"/>
        </w:rPr>
        <w:t xml:space="preserve">aboratorio </w:t>
      </w:r>
      <w:r w:rsidR="004631FD" w:rsidRPr="00596925">
        <w:rPr>
          <w:rFonts w:asciiTheme="minorHAnsi" w:hAnsiTheme="minorHAnsi" w:cstheme="minorHAnsi"/>
        </w:rPr>
        <w:t>LTA</w:t>
      </w:r>
      <w:r w:rsidR="00AC58E7" w:rsidRPr="00596925">
        <w:rPr>
          <w:rFonts w:asciiTheme="minorHAnsi" w:hAnsiTheme="minorHAnsi" w:cstheme="minorHAnsi"/>
        </w:rPr>
        <w:t xml:space="preserve"> S.r.l.</w:t>
      </w:r>
      <w:r w:rsidR="00D44117" w:rsidRPr="00596925">
        <w:rPr>
          <w:rFonts w:asciiTheme="minorHAnsi" w:hAnsiTheme="minorHAnsi" w:cstheme="minorHAnsi"/>
        </w:rPr>
        <w:t xml:space="preserve"> vengono svolte in </w:t>
      </w:r>
      <w:r w:rsidR="00D44117" w:rsidRPr="00581D66">
        <w:rPr>
          <w:rFonts w:asciiTheme="minorHAnsi" w:hAnsiTheme="minorHAnsi" w:cstheme="minorHAnsi"/>
        </w:rPr>
        <w:t xml:space="preserve">locali </w:t>
      </w:r>
      <w:r w:rsidR="00723F62" w:rsidRPr="00581D66">
        <w:rPr>
          <w:rFonts w:asciiTheme="minorHAnsi" w:hAnsiTheme="minorHAnsi" w:cstheme="minorHAnsi"/>
        </w:rPr>
        <w:t>muniti d</w:t>
      </w:r>
      <w:r w:rsidR="00581D66" w:rsidRPr="00581D66">
        <w:rPr>
          <w:rFonts w:asciiTheme="minorHAnsi" w:hAnsiTheme="minorHAnsi" w:cstheme="minorHAnsi"/>
        </w:rPr>
        <w:t>i</w:t>
      </w:r>
      <w:r w:rsidR="00D44117" w:rsidRPr="00581D66">
        <w:rPr>
          <w:rFonts w:asciiTheme="minorHAnsi" w:hAnsiTheme="minorHAnsi" w:cstheme="minorHAnsi"/>
        </w:rPr>
        <w:t xml:space="preserve"> sorgenti di energia</w:t>
      </w:r>
      <w:r w:rsidR="00D44117" w:rsidRPr="00596925">
        <w:rPr>
          <w:rFonts w:asciiTheme="minorHAnsi" w:hAnsiTheme="minorHAnsi" w:cstheme="minorHAnsi"/>
        </w:rPr>
        <w:t xml:space="preserve"> necessarie alle prove</w:t>
      </w:r>
      <w:r w:rsidR="00723F62" w:rsidRPr="00596925">
        <w:rPr>
          <w:rFonts w:asciiTheme="minorHAnsi" w:hAnsiTheme="minorHAnsi" w:cstheme="minorHAnsi"/>
        </w:rPr>
        <w:t xml:space="preserve"> medesime</w:t>
      </w:r>
      <w:r w:rsidR="00D44117" w:rsidRPr="00596925">
        <w:rPr>
          <w:rFonts w:asciiTheme="minorHAnsi" w:hAnsiTheme="minorHAnsi" w:cstheme="minorHAnsi"/>
        </w:rPr>
        <w:t xml:space="preserve"> e con tutte le misure di sicurezza per la salvaguardia degli </w:t>
      </w:r>
      <w:r w:rsidR="00723F62" w:rsidRPr="00596925">
        <w:rPr>
          <w:rFonts w:asciiTheme="minorHAnsi" w:hAnsiTheme="minorHAnsi" w:cstheme="minorHAnsi"/>
        </w:rPr>
        <w:t>operatori</w:t>
      </w:r>
      <w:r w:rsidR="00D44117" w:rsidRPr="00596925">
        <w:rPr>
          <w:rFonts w:asciiTheme="minorHAnsi" w:hAnsiTheme="minorHAnsi" w:cstheme="minorHAnsi"/>
        </w:rPr>
        <w:t xml:space="preserve"> e dell'ambiente (D.lgs. 81/2008 TU sulla sicurezza e successive modifiche).</w:t>
      </w:r>
    </w:p>
    <w:p w14:paraId="1749F973" w14:textId="3F81EC88" w:rsidR="00AB1076" w:rsidRPr="00596925" w:rsidRDefault="00D44117" w:rsidP="00AB1076">
      <w:pPr>
        <w:pStyle w:val="testo"/>
        <w:ind w:left="0"/>
        <w:rPr>
          <w:rFonts w:asciiTheme="minorHAnsi" w:hAnsiTheme="minorHAnsi" w:cstheme="minorHAnsi"/>
        </w:rPr>
      </w:pPr>
      <w:r w:rsidRPr="00596925">
        <w:rPr>
          <w:rFonts w:asciiTheme="minorHAnsi" w:hAnsiTheme="minorHAnsi" w:cstheme="minorHAnsi"/>
        </w:rPr>
        <w:t>Le condizioni ambientali dei locali sono tali da assicurare la corretta esecuzione d</w:t>
      </w:r>
      <w:r w:rsidR="00C31C65" w:rsidRPr="00596925">
        <w:rPr>
          <w:rFonts w:asciiTheme="minorHAnsi" w:hAnsiTheme="minorHAnsi" w:cstheme="minorHAnsi"/>
        </w:rPr>
        <w:t>elle prove e la non influenza negativa degli esiti prodotti,</w:t>
      </w:r>
      <w:r w:rsidRPr="00596925">
        <w:rPr>
          <w:rFonts w:asciiTheme="minorHAnsi" w:hAnsiTheme="minorHAnsi" w:cstheme="minorHAnsi"/>
        </w:rPr>
        <w:t xml:space="preserve"> in considerazione </w:t>
      </w:r>
      <w:r w:rsidR="001A1564" w:rsidRPr="00596925">
        <w:rPr>
          <w:rFonts w:asciiTheme="minorHAnsi" w:hAnsiTheme="minorHAnsi" w:cstheme="minorHAnsi"/>
        </w:rPr>
        <w:t>alle</w:t>
      </w:r>
      <w:r w:rsidRPr="00596925">
        <w:rPr>
          <w:rFonts w:asciiTheme="minorHAnsi" w:hAnsiTheme="minorHAnsi" w:cstheme="minorHAnsi"/>
        </w:rPr>
        <w:t xml:space="preserve"> specifiche attività eseguite</w:t>
      </w:r>
      <w:r w:rsidR="00723F62" w:rsidRPr="00596925">
        <w:rPr>
          <w:rFonts w:asciiTheme="minorHAnsi" w:hAnsiTheme="minorHAnsi" w:cstheme="minorHAnsi"/>
        </w:rPr>
        <w:t xml:space="preserve">, </w:t>
      </w:r>
      <w:r w:rsidR="00437A77" w:rsidRPr="00596925">
        <w:rPr>
          <w:rFonts w:asciiTheme="minorHAnsi" w:hAnsiTheme="minorHAnsi" w:cstheme="minorHAnsi"/>
        </w:rPr>
        <w:t>vengono precisate</w:t>
      </w:r>
      <w:r w:rsidR="00A045C2" w:rsidRPr="00596925">
        <w:rPr>
          <w:rFonts w:asciiTheme="minorHAnsi" w:hAnsiTheme="minorHAnsi" w:cstheme="minorHAnsi"/>
        </w:rPr>
        <w:t xml:space="preserve"> nell’istruzione operativa </w:t>
      </w:r>
      <w:r w:rsidR="001F6211" w:rsidRPr="00596925">
        <w:rPr>
          <w:rFonts w:asciiTheme="minorHAnsi" w:hAnsiTheme="minorHAnsi" w:cstheme="minorHAnsi"/>
        </w:rPr>
        <w:t>PO</w:t>
      </w:r>
      <w:r w:rsidR="00C93A52" w:rsidRPr="00596925">
        <w:rPr>
          <w:rFonts w:asciiTheme="minorHAnsi" w:hAnsiTheme="minorHAnsi" w:cstheme="minorHAnsi"/>
        </w:rPr>
        <w:t>04</w:t>
      </w:r>
      <w:r w:rsidR="00BD7859">
        <w:rPr>
          <w:rFonts w:asciiTheme="minorHAnsi" w:hAnsiTheme="minorHAnsi" w:cstheme="minorHAnsi"/>
        </w:rPr>
        <w:t>_P</w:t>
      </w:r>
      <w:r w:rsidR="001F6211" w:rsidRPr="00596925">
        <w:rPr>
          <w:rFonts w:asciiTheme="minorHAnsi" w:hAnsiTheme="minorHAnsi" w:cstheme="minorHAnsi"/>
        </w:rPr>
        <w:t xml:space="preserve">ulizia e controllo contaminazione ambientale </w:t>
      </w:r>
      <w:r w:rsidR="00C31C65" w:rsidRPr="00596925">
        <w:rPr>
          <w:rFonts w:asciiTheme="minorHAnsi" w:hAnsiTheme="minorHAnsi" w:cstheme="minorHAnsi"/>
        </w:rPr>
        <w:t>le misure di monitoraggio attuate ed i relativi controlli realizzati (</w:t>
      </w:r>
      <w:r w:rsidR="009F693A" w:rsidRPr="00596925">
        <w:rPr>
          <w:rFonts w:asciiTheme="minorHAnsi" w:hAnsiTheme="minorHAnsi" w:cstheme="minorHAnsi"/>
        </w:rPr>
        <w:t>elementi</w:t>
      </w:r>
      <w:r w:rsidR="00C31C65" w:rsidRPr="00596925">
        <w:rPr>
          <w:rFonts w:asciiTheme="minorHAnsi" w:hAnsiTheme="minorHAnsi" w:cstheme="minorHAnsi"/>
        </w:rPr>
        <w:t xml:space="preserve"> OUTPUT dalla gestione del rischio)</w:t>
      </w:r>
      <w:r w:rsidR="00A045C2" w:rsidRPr="00596925">
        <w:rPr>
          <w:rFonts w:asciiTheme="minorHAnsi" w:hAnsiTheme="minorHAnsi" w:cstheme="minorHAnsi"/>
        </w:rPr>
        <w:t>.</w:t>
      </w:r>
      <w:r w:rsidR="00581D66">
        <w:rPr>
          <w:rFonts w:asciiTheme="minorHAnsi" w:hAnsiTheme="minorHAnsi" w:cstheme="minorHAnsi"/>
        </w:rPr>
        <w:t xml:space="preserve"> </w:t>
      </w:r>
      <w:r w:rsidR="00AB1076" w:rsidRPr="00596925">
        <w:rPr>
          <w:rFonts w:asciiTheme="minorHAnsi" w:hAnsiTheme="minorHAnsi" w:cstheme="minorHAnsi"/>
        </w:rPr>
        <w:t xml:space="preserve">In particolare, in merito alle prove di </w:t>
      </w:r>
      <w:r w:rsidR="00AC58E7" w:rsidRPr="00596925">
        <w:rPr>
          <w:rFonts w:asciiTheme="minorHAnsi" w:hAnsiTheme="minorHAnsi" w:cstheme="minorHAnsi"/>
        </w:rPr>
        <w:t>microbiologia</w:t>
      </w:r>
      <w:r w:rsidR="00AB1076" w:rsidRPr="00596925">
        <w:rPr>
          <w:rFonts w:asciiTheme="minorHAnsi" w:hAnsiTheme="minorHAnsi" w:cstheme="minorHAnsi"/>
        </w:rPr>
        <w:t>, con l’obiettivo di prevenire contaminazioni sistematiche e/od accidentali ed interferenze sulle attività di prova, il laboratorio attua un’efficace separazione delle aree operative disponibili all’interno dei locali, in particolare adotta i seguenti accorgimenti operativi:</w:t>
      </w:r>
    </w:p>
    <w:p w14:paraId="0BF36A7A" w14:textId="34F84FAD" w:rsidR="00AB1076" w:rsidRPr="00596925" w:rsidRDefault="00AB1076" w:rsidP="00AB1076">
      <w:pPr>
        <w:pStyle w:val="testo"/>
        <w:ind w:left="0"/>
        <w:rPr>
          <w:rFonts w:asciiTheme="minorHAnsi" w:hAnsiTheme="minorHAnsi" w:cstheme="minorHAnsi"/>
          <w:highlight w:val="yellow"/>
        </w:rPr>
      </w:pPr>
    </w:p>
    <w:p w14:paraId="1448788E" w14:textId="677C5C1D" w:rsidR="00AB1076" w:rsidRPr="00596925" w:rsidRDefault="00AB1076" w:rsidP="00AB1076">
      <w:pPr>
        <w:pStyle w:val="testo"/>
        <w:numPr>
          <w:ilvl w:val="0"/>
          <w:numId w:val="70"/>
        </w:numPr>
        <w:rPr>
          <w:rFonts w:asciiTheme="minorHAnsi" w:hAnsiTheme="minorHAnsi" w:cstheme="minorHAnsi"/>
        </w:rPr>
      </w:pPr>
      <w:r w:rsidRPr="00596925">
        <w:rPr>
          <w:rFonts w:asciiTheme="minorHAnsi" w:hAnsiTheme="minorHAnsi" w:cstheme="minorHAnsi"/>
          <w:b/>
          <w:i/>
        </w:rPr>
        <w:t>Separazione delle aree di lavoro</w:t>
      </w:r>
      <w:r w:rsidR="001F6211" w:rsidRPr="00596925">
        <w:rPr>
          <w:rFonts w:asciiTheme="minorHAnsi" w:hAnsiTheme="minorHAnsi" w:cstheme="minorHAnsi"/>
          <w:b/>
          <w:i/>
        </w:rPr>
        <w:t xml:space="preserve">: il locale adibito alla gestione del materiale sporco è separato dai locali di esecuzione delle prove da un’area di transito </w:t>
      </w:r>
    </w:p>
    <w:p w14:paraId="3B4595D6" w14:textId="77777777" w:rsidR="00AB1076" w:rsidRPr="00596925" w:rsidRDefault="00AB1076" w:rsidP="00AB1076">
      <w:pPr>
        <w:pStyle w:val="testo"/>
        <w:ind w:left="1571"/>
        <w:rPr>
          <w:rFonts w:asciiTheme="minorHAnsi" w:hAnsiTheme="minorHAnsi" w:cstheme="minorHAnsi"/>
          <w:highlight w:val="yellow"/>
        </w:rPr>
      </w:pPr>
    </w:p>
    <w:p w14:paraId="7791F9B2" w14:textId="558CF11D" w:rsidR="00AB1076" w:rsidRPr="00596925" w:rsidRDefault="00AB1076" w:rsidP="00AB1076">
      <w:pPr>
        <w:pStyle w:val="testo"/>
        <w:numPr>
          <w:ilvl w:val="0"/>
          <w:numId w:val="70"/>
        </w:numPr>
        <w:rPr>
          <w:rFonts w:asciiTheme="minorHAnsi" w:hAnsiTheme="minorHAnsi" w:cstheme="minorHAnsi"/>
        </w:rPr>
      </w:pPr>
      <w:r w:rsidRPr="00596925">
        <w:rPr>
          <w:rFonts w:asciiTheme="minorHAnsi" w:hAnsiTheme="minorHAnsi" w:cstheme="minorHAnsi"/>
          <w:b/>
          <w:i/>
        </w:rPr>
        <w:t>Pulizia e sterilizzazione delle superfici delle aree di lavoro</w:t>
      </w:r>
      <w:r w:rsidR="001F6211" w:rsidRPr="00596925">
        <w:rPr>
          <w:rFonts w:asciiTheme="minorHAnsi" w:hAnsiTheme="minorHAnsi" w:cstheme="minorHAnsi"/>
          <w:b/>
          <w:i/>
        </w:rPr>
        <w:t xml:space="preserve"> sono specificate nella </w:t>
      </w:r>
      <w:r w:rsidRPr="00596925">
        <w:rPr>
          <w:rFonts w:asciiTheme="minorHAnsi" w:hAnsiTheme="minorHAnsi" w:cstheme="minorHAnsi"/>
        </w:rPr>
        <w:t xml:space="preserve">  </w:t>
      </w:r>
      <w:r w:rsidR="006D6DDA" w:rsidRPr="00596925">
        <w:rPr>
          <w:rFonts w:asciiTheme="minorHAnsi" w:hAnsiTheme="minorHAnsi" w:cstheme="minorHAnsi"/>
        </w:rPr>
        <w:t>PO</w:t>
      </w:r>
      <w:r w:rsidR="00C93A52" w:rsidRPr="00596925">
        <w:rPr>
          <w:rFonts w:asciiTheme="minorHAnsi" w:hAnsiTheme="minorHAnsi" w:cstheme="minorHAnsi"/>
        </w:rPr>
        <w:t>05</w:t>
      </w:r>
      <w:r w:rsidR="006D6DDA" w:rsidRPr="00596925">
        <w:rPr>
          <w:rFonts w:asciiTheme="minorHAnsi" w:hAnsiTheme="minorHAnsi" w:cstheme="minorHAnsi"/>
        </w:rPr>
        <w:t>_</w:t>
      </w:r>
      <w:r w:rsidR="00BD7859">
        <w:rPr>
          <w:rFonts w:asciiTheme="minorHAnsi" w:hAnsiTheme="minorHAnsi" w:cstheme="minorHAnsi"/>
        </w:rPr>
        <w:t>P</w:t>
      </w:r>
      <w:r w:rsidR="006D6DDA" w:rsidRPr="00596925">
        <w:rPr>
          <w:rFonts w:asciiTheme="minorHAnsi" w:hAnsiTheme="minorHAnsi" w:cstheme="minorHAnsi"/>
        </w:rPr>
        <w:t>ulizia e sanificazione</w:t>
      </w:r>
    </w:p>
    <w:p w14:paraId="36252264" w14:textId="77777777" w:rsidR="00AB1076" w:rsidRPr="00596925" w:rsidRDefault="00AB1076" w:rsidP="00AB1076">
      <w:pPr>
        <w:pStyle w:val="testo"/>
        <w:ind w:left="0"/>
        <w:rPr>
          <w:rFonts w:asciiTheme="minorHAnsi" w:hAnsiTheme="minorHAnsi" w:cstheme="minorHAnsi"/>
        </w:rPr>
      </w:pPr>
    </w:p>
    <w:p w14:paraId="49A53291" w14:textId="2DBD7856" w:rsidR="00AB1076" w:rsidRPr="00596925" w:rsidRDefault="00AB1076" w:rsidP="00AB1076">
      <w:pPr>
        <w:pStyle w:val="testo"/>
        <w:numPr>
          <w:ilvl w:val="0"/>
          <w:numId w:val="70"/>
        </w:numPr>
        <w:rPr>
          <w:rFonts w:asciiTheme="minorHAnsi" w:hAnsiTheme="minorHAnsi" w:cstheme="minorHAnsi"/>
        </w:rPr>
      </w:pPr>
      <w:r w:rsidRPr="00596925">
        <w:rPr>
          <w:rFonts w:asciiTheme="minorHAnsi" w:hAnsiTheme="minorHAnsi" w:cstheme="minorHAnsi"/>
          <w:b/>
          <w:i/>
        </w:rPr>
        <w:lastRenderedPageBreak/>
        <w:t>Controlli ambientali</w:t>
      </w:r>
      <w:r w:rsidR="006D6DDA" w:rsidRPr="00596925">
        <w:rPr>
          <w:rFonts w:asciiTheme="minorHAnsi" w:hAnsiTheme="minorHAnsi" w:cstheme="minorHAnsi"/>
          <w:b/>
          <w:i/>
        </w:rPr>
        <w:t xml:space="preserve"> sono monitorati mediante il posizionamento di termoigrometri tarati (datalogger)</w:t>
      </w:r>
    </w:p>
    <w:p w14:paraId="6191AF27" w14:textId="77777777" w:rsidR="00AB1076" w:rsidRPr="00596925" w:rsidRDefault="00AB1076" w:rsidP="00AB1076">
      <w:pPr>
        <w:pStyle w:val="testo"/>
        <w:ind w:left="0"/>
        <w:rPr>
          <w:rFonts w:asciiTheme="minorHAnsi" w:hAnsiTheme="minorHAnsi" w:cstheme="minorHAnsi"/>
          <w:highlight w:val="yellow"/>
        </w:rPr>
      </w:pPr>
    </w:p>
    <w:p w14:paraId="2CF95A23" w14:textId="166BB3FB" w:rsidR="00AB1076" w:rsidRPr="00596925" w:rsidRDefault="00AB1076" w:rsidP="00AB1076">
      <w:pPr>
        <w:pStyle w:val="testo"/>
        <w:numPr>
          <w:ilvl w:val="0"/>
          <w:numId w:val="70"/>
        </w:numPr>
        <w:rPr>
          <w:rFonts w:asciiTheme="minorHAnsi" w:hAnsiTheme="minorHAnsi" w:cstheme="minorHAnsi"/>
        </w:rPr>
      </w:pPr>
      <w:r w:rsidRPr="00596925">
        <w:rPr>
          <w:rFonts w:asciiTheme="minorHAnsi" w:hAnsiTheme="minorHAnsi" w:cstheme="minorHAnsi"/>
          <w:b/>
          <w:i/>
        </w:rPr>
        <w:t>Utilizzo di DPI specifici per le diverse aree di lavoro</w:t>
      </w:r>
    </w:p>
    <w:p w14:paraId="298FB363" w14:textId="77777777" w:rsidR="00437A77" w:rsidRPr="00596925" w:rsidRDefault="00437A77" w:rsidP="0020173D">
      <w:pPr>
        <w:pStyle w:val="testo"/>
        <w:ind w:left="0"/>
        <w:rPr>
          <w:rFonts w:asciiTheme="minorHAnsi" w:hAnsiTheme="minorHAnsi" w:cstheme="minorHAnsi"/>
        </w:rPr>
      </w:pPr>
    </w:p>
    <w:p w14:paraId="08E825C1" w14:textId="2A2BC54D" w:rsidR="004214A7" w:rsidRPr="00596925" w:rsidRDefault="00D44117" w:rsidP="0020173D">
      <w:pPr>
        <w:pStyle w:val="testo"/>
        <w:ind w:left="0"/>
        <w:rPr>
          <w:rFonts w:asciiTheme="minorHAnsi" w:hAnsiTheme="minorHAnsi" w:cstheme="minorHAnsi"/>
        </w:rPr>
      </w:pPr>
      <w:r w:rsidRPr="00596925">
        <w:rPr>
          <w:rFonts w:asciiTheme="minorHAnsi" w:hAnsiTheme="minorHAnsi" w:cstheme="minorHAnsi"/>
        </w:rPr>
        <w:t xml:space="preserve">L’accesso </w:t>
      </w:r>
      <w:r w:rsidR="00C31C65" w:rsidRPr="00596925">
        <w:rPr>
          <w:rFonts w:asciiTheme="minorHAnsi" w:hAnsiTheme="minorHAnsi" w:cstheme="minorHAnsi"/>
        </w:rPr>
        <w:t>ai laboratori è regolamentato, vi è</w:t>
      </w:r>
      <w:r w:rsidRPr="00596925">
        <w:rPr>
          <w:rFonts w:asciiTheme="minorHAnsi" w:hAnsiTheme="minorHAnsi" w:cstheme="minorHAnsi"/>
        </w:rPr>
        <w:t xml:space="preserve"> un unico ing</w:t>
      </w:r>
      <w:r w:rsidR="00C31C65" w:rsidRPr="00596925">
        <w:rPr>
          <w:rFonts w:asciiTheme="minorHAnsi" w:hAnsiTheme="minorHAnsi" w:cstheme="minorHAnsi"/>
        </w:rPr>
        <w:t>resso, s</w:t>
      </w:r>
      <w:r w:rsidRPr="00596925">
        <w:rPr>
          <w:rFonts w:asciiTheme="minorHAnsi" w:hAnsiTheme="minorHAnsi" w:cstheme="minorHAnsi"/>
        </w:rPr>
        <w:t xml:space="preserve">oltanto il personale abilitato può accedere al laboratorio tramite </w:t>
      </w:r>
      <w:r w:rsidR="006D6DDA" w:rsidRPr="00596925">
        <w:rPr>
          <w:rFonts w:asciiTheme="minorHAnsi" w:hAnsiTheme="minorHAnsi" w:cstheme="minorHAnsi"/>
        </w:rPr>
        <w:t>chiave</w:t>
      </w:r>
      <w:r w:rsidRPr="00596925">
        <w:rPr>
          <w:rFonts w:asciiTheme="minorHAnsi" w:hAnsiTheme="minorHAnsi" w:cstheme="minorHAnsi"/>
        </w:rPr>
        <w:t xml:space="preserve"> consegnat</w:t>
      </w:r>
      <w:r w:rsidR="006D6DDA" w:rsidRPr="00596925">
        <w:rPr>
          <w:rFonts w:asciiTheme="minorHAnsi" w:hAnsiTheme="minorHAnsi" w:cstheme="minorHAnsi"/>
        </w:rPr>
        <w:t>a da DG</w:t>
      </w:r>
      <w:r w:rsidR="004214A7" w:rsidRPr="00596925">
        <w:rPr>
          <w:rFonts w:asciiTheme="minorHAnsi" w:hAnsiTheme="minorHAnsi" w:cstheme="minorHAnsi"/>
        </w:rPr>
        <w:t xml:space="preserve">. Le persone esterne che desiderano entrare non accedono al resto del laboratorio se non esplicitamente autorizzate da </w:t>
      </w:r>
      <w:r w:rsidR="006D6DDA" w:rsidRPr="00596925">
        <w:rPr>
          <w:rFonts w:asciiTheme="minorHAnsi" w:hAnsiTheme="minorHAnsi" w:cstheme="minorHAnsi"/>
        </w:rPr>
        <w:t>RL</w:t>
      </w:r>
      <w:r w:rsidR="004214A7" w:rsidRPr="00596925">
        <w:rPr>
          <w:rFonts w:asciiTheme="minorHAnsi" w:hAnsiTheme="minorHAnsi" w:cstheme="minorHAnsi"/>
        </w:rPr>
        <w:t xml:space="preserve">. In caso di autorizzazione ad accedere ai locali dove vengono eseguite le </w:t>
      </w:r>
      <w:r w:rsidR="00C31C65" w:rsidRPr="00596925">
        <w:rPr>
          <w:rFonts w:asciiTheme="minorHAnsi" w:hAnsiTheme="minorHAnsi" w:cstheme="minorHAnsi"/>
        </w:rPr>
        <w:t>prove</w:t>
      </w:r>
      <w:r w:rsidR="004214A7" w:rsidRPr="00596925">
        <w:rPr>
          <w:rFonts w:asciiTheme="minorHAnsi" w:hAnsiTheme="minorHAnsi" w:cstheme="minorHAnsi"/>
        </w:rPr>
        <w:t>, gli ospiti vengono accompagnati da RL, RQL o da persona incaricata.</w:t>
      </w:r>
    </w:p>
    <w:p w14:paraId="3C1B6AF8" w14:textId="4F7335B3" w:rsidR="00D44117" w:rsidRPr="00596925" w:rsidRDefault="00D44117" w:rsidP="00C31C65">
      <w:pPr>
        <w:pStyle w:val="testo"/>
        <w:ind w:left="0"/>
        <w:rPr>
          <w:rFonts w:asciiTheme="minorHAnsi" w:hAnsiTheme="minorHAnsi" w:cstheme="minorHAnsi"/>
        </w:rPr>
      </w:pPr>
      <w:r w:rsidRPr="00596925">
        <w:rPr>
          <w:rFonts w:asciiTheme="minorHAnsi" w:hAnsiTheme="minorHAnsi" w:cstheme="minorHAnsi"/>
        </w:rPr>
        <w:t xml:space="preserve">L'impianto di </w:t>
      </w:r>
      <w:r w:rsidR="00C31C65" w:rsidRPr="00596925">
        <w:rPr>
          <w:rFonts w:asciiTheme="minorHAnsi" w:hAnsiTheme="minorHAnsi" w:cstheme="minorHAnsi"/>
        </w:rPr>
        <w:t xml:space="preserve">condizionamento e </w:t>
      </w:r>
      <w:r w:rsidRPr="00596925">
        <w:rPr>
          <w:rFonts w:asciiTheme="minorHAnsi" w:hAnsiTheme="minorHAnsi" w:cstheme="minorHAnsi"/>
        </w:rPr>
        <w:t>riscaldamento è soggetto a regolare manutenzione</w:t>
      </w:r>
      <w:r w:rsidR="00C31C65" w:rsidRPr="00596925">
        <w:rPr>
          <w:rFonts w:asciiTheme="minorHAnsi" w:hAnsiTheme="minorHAnsi" w:cstheme="minorHAnsi"/>
        </w:rPr>
        <w:t xml:space="preserve"> (contratto annuale con il fornitore)</w:t>
      </w:r>
      <w:r w:rsidRPr="00596925">
        <w:rPr>
          <w:rFonts w:asciiTheme="minorHAnsi" w:hAnsiTheme="minorHAnsi" w:cstheme="minorHAnsi"/>
        </w:rPr>
        <w:t xml:space="preserve"> ed i locali vengono regolarmente puliti</w:t>
      </w:r>
      <w:r w:rsidR="00C31C65" w:rsidRPr="00596925">
        <w:rPr>
          <w:rFonts w:asciiTheme="minorHAnsi" w:hAnsiTheme="minorHAnsi" w:cstheme="minorHAnsi"/>
        </w:rPr>
        <w:t xml:space="preserve"> da personale ausiliario addestrato (</w:t>
      </w:r>
      <w:r w:rsidR="009F693A" w:rsidRPr="00596925">
        <w:rPr>
          <w:rFonts w:asciiTheme="minorHAnsi" w:hAnsiTheme="minorHAnsi" w:cstheme="minorHAnsi"/>
        </w:rPr>
        <w:t>Cfr.</w:t>
      </w:r>
      <w:r w:rsidR="00C31C65" w:rsidRPr="00596925">
        <w:rPr>
          <w:rFonts w:asciiTheme="minorHAnsi" w:hAnsiTheme="minorHAnsi" w:cstheme="minorHAnsi"/>
        </w:rPr>
        <w:t xml:space="preserve"> </w:t>
      </w:r>
      <w:ins w:id="72" w:author="MICROBIOLOGIA" w:date="2025-11-25T14:16:00Z" w16du:dateUtc="2025-11-25T13:16:00Z">
        <w:r w:rsidR="00B628F1" w:rsidRPr="00B628F1">
          <w:rPr>
            <w:rFonts w:asciiTheme="minorHAnsi" w:hAnsiTheme="minorHAnsi" w:cstheme="minorHAnsi"/>
          </w:rPr>
          <w:t>PO04_Pulizia superfici e controllo ambientale</w:t>
        </w:r>
      </w:ins>
      <w:del w:id="73" w:author="MICROBIOLOGIA" w:date="2025-11-25T14:16:00Z" w16du:dateUtc="2025-11-25T13:16:00Z">
        <w:r w:rsidR="00C93A52" w:rsidRPr="00596925" w:rsidDel="00B628F1">
          <w:rPr>
            <w:rFonts w:asciiTheme="minorHAnsi" w:hAnsiTheme="minorHAnsi" w:cstheme="minorHAnsi"/>
          </w:rPr>
          <w:delText>PO05</w:delText>
        </w:r>
        <w:r w:rsidR="006D6DDA" w:rsidRPr="00596925" w:rsidDel="00B628F1">
          <w:rPr>
            <w:rFonts w:asciiTheme="minorHAnsi" w:hAnsiTheme="minorHAnsi" w:cstheme="minorHAnsi"/>
          </w:rPr>
          <w:delText>_pulizia e sanificazione</w:delText>
        </w:r>
      </w:del>
      <w:r w:rsidR="00C31C65" w:rsidRPr="00596925">
        <w:rPr>
          <w:rFonts w:asciiTheme="minorHAnsi" w:hAnsiTheme="minorHAnsi" w:cstheme="minorHAnsi"/>
        </w:rPr>
        <w:t>)</w:t>
      </w:r>
      <w:r w:rsidRPr="00596925">
        <w:rPr>
          <w:rFonts w:asciiTheme="minorHAnsi" w:hAnsiTheme="minorHAnsi" w:cstheme="minorHAnsi"/>
        </w:rPr>
        <w:t>.</w:t>
      </w:r>
      <w:r w:rsidR="004214A7" w:rsidRPr="00596925">
        <w:rPr>
          <w:rFonts w:asciiTheme="minorHAnsi" w:hAnsiTheme="minorHAnsi" w:cstheme="minorHAnsi"/>
        </w:rPr>
        <w:t xml:space="preserve"> Il </w:t>
      </w:r>
      <w:r w:rsidR="0020173D" w:rsidRPr="00596925">
        <w:rPr>
          <w:rFonts w:asciiTheme="minorHAnsi" w:hAnsiTheme="minorHAnsi" w:cstheme="minorHAnsi"/>
        </w:rPr>
        <w:t xml:space="preserve">laboratorio </w:t>
      </w:r>
      <w:r w:rsidR="00C31C65" w:rsidRPr="00596925">
        <w:rPr>
          <w:rFonts w:asciiTheme="minorHAnsi" w:hAnsiTheme="minorHAnsi" w:cstheme="minorHAnsi"/>
        </w:rPr>
        <w:t xml:space="preserve">gestisce i rifiuti prodotti </w:t>
      </w:r>
      <w:r w:rsidR="004214A7" w:rsidRPr="00596925">
        <w:rPr>
          <w:rFonts w:asciiTheme="minorHAnsi" w:hAnsiTheme="minorHAnsi" w:cstheme="minorHAnsi"/>
        </w:rPr>
        <w:t>come previsto dalla normativa.</w:t>
      </w:r>
    </w:p>
    <w:p w14:paraId="5D410635" w14:textId="77777777" w:rsidR="004214A7" w:rsidRPr="00596925" w:rsidRDefault="004214A7" w:rsidP="00A01D64">
      <w:pPr>
        <w:rPr>
          <w:rFonts w:asciiTheme="minorHAnsi" w:hAnsiTheme="minorHAnsi" w:cstheme="minorHAnsi"/>
        </w:rPr>
      </w:pPr>
    </w:p>
    <w:p w14:paraId="1E757CDC" w14:textId="38D2ABB4" w:rsidR="00E70CBB" w:rsidRPr="00596925" w:rsidRDefault="00FA329B" w:rsidP="004F263D">
      <w:pPr>
        <w:pStyle w:val="Titolo2"/>
        <w:rPr>
          <w:rFonts w:asciiTheme="minorHAnsi" w:hAnsiTheme="minorHAnsi" w:cstheme="minorHAnsi"/>
          <w:color w:val="002060"/>
        </w:rPr>
      </w:pPr>
      <w:bookmarkStart w:id="74" w:name="_Toc169248520"/>
      <w:r w:rsidRPr="00596925">
        <w:rPr>
          <w:rFonts w:asciiTheme="minorHAnsi" w:hAnsiTheme="minorHAnsi" w:cstheme="minorHAnsi"/>
          <w:color w:val="002060"/>
        </w:rPr>
        <w:t xml:space="preserve">6.4 </w:t>
      </w:r>
      <w:r w:rsidR="00C0739F" w:rsidRPr="00596925">
        <w:rPr>
          <w:rFonts w:asciiTheme="minorHAnsi" w:hAnsiTheme="minorHAnsi" w:cstheme="minorHAnsi"/>
          <w:color w:val="002060"/>
        </w:rPr>
        <w:t>Dotazioni</w:t>
      </w:r>
      <w:bookmarkEnd w:id="74"/>
    </w:p>
    <w:p w14:paraId="52991353" w14:textId="77777777" w:rsidR="004F263D" w:rsidRPr="00596925" w:rsidRDefault="004F263D" w:rsidP="004F263D">
      <w:pPr>
        <w:rPr>
          <w:rFonts w:asciiTheme="minorHAnsi" w:hAnsiTheme="minorHAnsi" w:cstheme="minorHAnsi"/>
          <w:sz w:val="13"/>
        </w:rPr>
      </w:pPr>
    </w:p>
    <w:p w14:paraId="1C43B7A0" w14:textId="6D550BAC" w:rsidR="00E70CBB" w:rsidRPr="00596925" w:rsidRDefault="00952F78" w:rsidP="00E70CBB">
      <w:pPr>
        <w:rPr>
          <w:rFonts w:asciiTheme="minorHAnsi" w:hAnsiTheme="minorHAnsi" w:cstheme="minorHAnsi"/>
          <w:sz w:val="20"/>
          <w:szCs w:val="20"/>
        </w:rPr>
      </w:pPr>
      <w:r w:rsidRPr="00596925">
        <w:rPr>
          <w:rFonts w:asciiTheme="minorHAnsi" w:hAnsiTheme="minorHAnsi" w:cstheme="minorHAnsi"/>
          <w:sz w:val="20"/>
          <w:szCs w:val="20"/>
        </w:rPr>
        <w:t>Il laboratorio identifica con il termine “dotazioni” i seguenti elementi:</w:t>
      </w:r>
    </w:p>
    <w:p w14:paraId="55873DBA" w14:textId="77777777" w:rsidR="004F263D" w:rsidRPr="00596925" w:rsidRDefault="004F263D" w:rsidP="00E70CBB">
      <w:pPr>
        <w:rPr>
          <w:rFonts w:asciiTheme="minorHAnsi" w:hAnsiTheme="minorHAnsi" w:cstheme="minorHAnsi"/>
          <w:sz w:val="10"/>
          <w:szCs w:val="20"/>
        </w:rPr>
      </w:pPr>
    </w:p>
    <w:p w14:paraId="0214DB6C" w14:textId="545EB9B9" w:rsidR="006A7857" w:rsidRPr="00596925" w:rsidRDefault="006A7857" w:rsidP="00EE5563">
      <w:pPr>
        <w:pStyle w:val="Paragrafoelenco"/>
        <w:numPr>
          <w:ilvl w:val="0"/>
          <w:numId w:val="10"/>
        </w:numPr>
        <w:rPr>
          <w:rFonts w:asciiTheme="minorHAnsi" w:hAnsiTheme="minorHAnsi" w:cstheme="minorHAnsi"/>
          <w:sz w:val="20"/>
          <w:szCs w:val="20"/>
        </w:rPr>
      </w:pPr>
      <w:r w:rsidRPr="00596925">
        <w:rPr>
          <w:rFonts w:asciiTheme="minorHAnsi" w:hAnsiTheme="minorHAnsi" w:cstheme="minorHAnsi"/>
          <w:sz w:val="20"/>
          <w:szCs w:val="20"/>
        </w:rPr>
        <w:t>Apparecchiature</w:t>
      </w:r>
      <w:r w:rsidR="00CB13D8" w:rsidRPr="00596925">
        <w:rPr>
          <w:rFonts w:asciiTheme="minorHAnsi" w:hAnsiTheme="minorHAnsi" w:cstheme="minorHAnsi"/>
          <w:sz w:val="20"/>
          <w:szCs w:val="20"/>
        </w:rPr>
        <w:t xml:space="preserve"> </w:t>
      </w:r>
      <w:r w:rsidR="00CB13D8" w:rsidRPr="00596925">
        <w:rPr>
          <w:rFonts w:asciiTheme="minorHAnsi" w:hAnsiTheme="minorHAnsi" w:cstheme="minorHAnsi"/>
          <w:i/>
          <w:sz w:val="20"/>
          <w:szCs w:val="20"/>
        </w:rPr>
        <w:t>(categoria 1)</w:t>
      </w:r>
      <w:r w:rsidRPr="00596925">
        <w:rPr>
          <w:rFonts w:asciiTheme="minorHAnsi" w:hAnsiTheme="minorHAnsi" w:cstheme="minorHAnsi"/>
          <w:sz w:val="20"/>
          <w:szCs w:val="20"/>
        </w:rPr>
        <w:t>;</w:t>
      </w:r>
    </w:p>
    <w:p w14:paraId="278C8CAC" w14:textId="0BB8337B" w:rsidR="006A7857" w:rsidRPr="00596925" w:rsidRDefault="006A7857" w:rsidP="00EE5563">
      <w:pPr>
        <w:pStyle w:val="Paragrafoelenco"/>
        <w:numPr>
          <w:ilvl w:val="0"/>
          <w:numId w:val="10"/>
        </w:numPr>
        <w:rPr>
          <w:rFonts w:asciiTheme="minorHAnsi" w:hAnsiTheme="minorHAnsi" w:cstheme="minorHAnsi"/>
          <w:sz w:val="20"/>
          <w:szCs w:val="20"/>
        </w:rPr>
      </w:pPr>
      <w:r w:rsidRPr="00596925">
        <w:rPr>
          <w:rFonts w:asciiTheme="minorHAnsi" w:hAnsiTheme="minorHAnsi" w:cstheme="minorHAnsi"/>
          <w:sz w:val="20"/>
          <w:szCs w:val="20"/>
        </w:rPr>
        <w:t>Software;</w:t>
      </w:r>
    </w:p>
    <w:p w14:paraId="739DE71D" w14:textId="54DD42BC" w:rsidR="006A7857" w:rsidRPr="00596925" w:rsidRDefault="006A7857" w:rsidP="00EE5563">
      <w:pPr>
        <w:pStyle w:val="Paragrafoelenco"/>
        <w:numPr>
          <w:ilvl w:val="0"/>
          <w:numId w:val="10"/>
        </w:numPr>
        <w:rPr>
          <w:rFonts w:asciiTheme="minorHAnsi" w:hAnsiTheme="minorHAnsi" w:cstheme="minorHAnsi"/>
          <w:sz w:val="20"/>
          <w:szCs w:val="20"/>
        </w:rPr>
      </w:pPr>
      <w:r w:rsidRPr="00596925">
        <w:rPr>
          <w:rFonts w:asciiTheme="minorHAnsi" w:hAnsiTheme="minorHAnsi" w:cstheme="minorHAnsi"/>
          <w:sz w:val="20"/>
          <w:szCs w:val="20"/>
        </w:rPr>
        <w:t>Reagenti;</w:t>
      </w:r>
    </w:p>
    <w:p w14:paraId="47560E13" w14:textId="50C425BA" w:rsidR="006A7857" w:rsidRPr="00596925" w:rsidRDefault="009A33C1" w:rsidP="00EE5563">
      <w:pPr>
        <w:pStyle w:val="Paragrafoelenco"/>
        <w:numPr>
          <w:ilvl w:val="0"/>
          <w:numId w:val="10"/>
        </w:numPr>
        <w:rPr>
          <w:rFonts w:asciiTheme="minorHAnsi" w:hAnsiTheme="minorHAnsi" w:cstheme="minorHAnsi"/>
          <w:sz w:val="20"/>
          <w:szCs w:val="20"/>
        </w:rPr>
      </w:pPr>
      <w:r w:rsidRPr="00596925">
        <w:rPr>
          <w:rFonts w:asciiTheme="minorHAnsi" w:hAnsiTheme="minorHAnsi" w:cstheme="minorHAnsi"/>
          <w:sz w:val="20"/>
          <w:szCs w:val="20"/>
        </w:rPr>
        <w:t>Materiali di riferimento (MR)/</w:t>
      </w:r>
      <w:r w:rsidR="006A7857" w:rsidRPr="00596925">
        <w:rPr>
          <w:rFonts w:asciiTheme="minorHAnsi" w:hAnsiTheme="minorHAnsi" w:cstheme="minorHAnsi"/>
          <w:sz w:val="20"/>
          <w:szCs w:val="20"/>
        </w:rPr>
        <w:t>Materiali di riferimento certificati</w:t>
      </w:r>
      <w:r w:rsidRPr="00596925">
        <w:rPr>
          <w:rFonts w:asciiTheme="minorHAnsi" w:hAnsiTheme="minorHAnsi" w:cstheme="minorHAnsi"/>
          <w:sz w:val="20"/>
          <w:szCs w:val="20"/>
        </w:rPr>
        <w:t xml:space="preserve"> (MRC)</w:t>
      </w:r>
      <w:r w:rsidR="006A7857" w:rsidRPr="00596925">
        <w:rPr>
          <w:rFonts w:asciiTheme="minorHAnsi" w:hAnsiTheme="minorHAnsi" w:cstheme="minorHAnsi"/>
          <w:sz w:val="20"/>
          <w:szCs w:val="20"/>
        </w:rPr>
        <w:t>;</w:t>
      </w:r>
    </w:p>
    <w:p w14:paraId="3EBA6F05" w14:textId="252A6602" w:rsidR="006A7857" w:rsidRPr="00596925" w:rsidRDefault="006A7857" w:rsidP="00EE5563">
      <w:pPr>
        <w:pStyle w:val="Paragrafoelenco"/>
        <w:numPr>
          <w:ilvl w:val="0"/>
          <w:numId w:val="10"/>
        </w:numPr>
        <w:rPr>
          <w:rFonts w:asciiTheme="minorHAnsi" w:hAnsiTheme="minorHAnsi" w:cstheme="minorHAnsi"/>
          <w:sz w:val="20"/>
          <w:szCs w:val="20"/>
        </w:rPr>
      </w:pPr>
      <w:r w:rsidRPr="00596925">
        <w:rPr>
          <w:rFonts w:asciiTheme="minorHAnsi" w:hAnsiTheme="minorHAnsi" w:cstheme="minorHAnsi"/>
          <w:sz w:val="20"/>
          <w:szCs w:val="20"/>
        </w:rPr>
        <w:t>Materiali di consumo;</w:t>
      </w:r>
    </w:p>
    <w:p w14:paraId="0A69DBB8" w14:textId="1A1EE309" w:rsidR="004F263D" w:rsidRPr="00596925" w:rsidRDefault="004F263D" w:rsidP="00EE5563">
      <w:pPr>
        <w:pStyle w:val="Paragrafoelenco"/>
        <w:numPr>
          <w:ilvl w:val="0"/>
          <w:numId w:val="10"/>
        </w:numPr>
        <w:rPr>
          <w:rFonts w:asciiTheme="minorHAnsi" w:hAnsiTheme="minorHAnsi" w:cstheme="minorHAnsi"/>
          <w:sz w:val="20"/>
          <w:szCs w:val="20"/>
        </w:rPr>
      </w:pPr>
      <w:r w:rsidRPr="00596925">
        <w:rPr>
          <w:rFonts w:asciiTheme="minorHAnsi" w:hAnsiTheme="minorHAnsi" w:cstheme="minorHAnsi"/>
          <w:sz w:val="20"/>
          <w:szCs w:val="20"/>
        </w:rPr>
        <w:t>Campioni di riferimento;</w:t>
      </w:r>
    </w:p>
    <w:p w14:paraId="4281D90B" w14:textId="76BD872B" w:rsidR="009A33C1" w:rsidRPr="00596925" w:rsidRDefault="006A7857" w:rsidP="004214A7">
      <w:pPr>
        <w:pStyle w:val="Paragrafoelenco"/>
        <w:numPr>
          <w:ilvl w:val="0"/>
          <w:numId w:val="10"/>
        </w:numPr>
        <w:rPr>
          <w:rFonts w:asciiTheme="minorHAnsi" w:hAnsiTheme="minorHAnsi" w:cstheme="minorHAnsi"/>
          <w:sz w:val="20"/>
          <w:szCs w:val="20"/>
        </w:rPr>
      </w:pPr>
      <w:r w:rsidRPr="00596925">
        <w:rPr>
          <w:rFonts w:asciiTheme="minorHAnsi" w:hAnsiTheme="minorHAnsi" w:cstheme="minorHAnsi"/>
          <w:sz w:val="20"/>
          <w:szCs w:val="20"/>
        </w:rPr>
        <w:t>Apparecchiature ausiliarie</w:t>
      </w:r>
      <w:r w:rsidR="00CB13D8" w:rsidRPr="00596925">
        <w:rPr>
          <w:rFonts w:asciiTheme="minorHAnsi" w:hAnsiTheme="minorHAnsi" w:cstheme="minorHAnsi"/>
          <w:sz w:val="20"/>
          <w:szCs w:val="20"/>
        </w:rPr>
        <w:t xml:space="preserve"> </w:t>
      </w:r>
      <w:r w:rsidR="00CB13D8" w:rsidRPr="00596925">
        <w:rPr>
          <w:rFonts w:asciiTheme="minorHAnsi" w:hAnsiTheme="minorHAnsi" w:cstheme="minorHAnsi"/>
          <w:i/>
          <w:sz w:val="20"/>
          <w:szCs w:val="20"/>
        </w:rPr>
        <w:t>(categoria 2)</w:t>
      </w:r>
      <w:r w:rsidRPr="00596925">
        <w:rPr>
          <w:rFonts w:asciiTheme="minorHAnsi" w:hAnsiTheme="minorHAnsi" w:cstheme="minorHAnsi"/>
          <w:sz w:val="20"/>
          <w:szCs w:val="20"/>
        </w:rPr>
        <w:t>.</w:t>
      </w:r>
    </w:p>
    <w:p w14:paraId="52970C49" w14:textId="77777777" w:rsidR="002449EF" w:rsidRPr="00596925" w:rsidRDefault="002449EF" w:rsidP="004F263D">
      <w:pPr>
        <w:pStyle w:val="testo"/>
        <w:ind w:left="0"/>
        <w:rPr>
          <w:rFonts w:asciiTheme="minorHAnsi" w:hAnsiTheme="minorHAnsi" w:cstheme="minorHAnsi"/>
        </w:rPr>
      </w:pPr>
    </w:p>
    <w:p w14:paraId="699AEBC7" w14:textId="08A04603" w:rsidR="00EC60EA" w:rsidRPr="00596925" w:rsidRDefault="00AF5CE0" w:rsidP="006F3D02">
      <w:pPr>
        <w:pStyle w:val="testo"/>
        <w:ind w:left="0"/>
        <w:rPr>
          <w:rFonts w:asciiTheme="minorHAnsi" w:hAnsiTheme="minorHAnsi" w:cstheme="minorHAnsi"/>
        </w:rPr>
      </w:pPr>
      <w:r w:rsidRPr="00596925">
        <w:rPr>
          <w:rFonts w:asciiTheme="minorHAnsi" w:hAnsiTheme="minorHAnsi" w:cstheme="minorHAnsi"/>
        </w:rPr>
        <w:t>Il l</w:t>
      </w:r>
      <w:r w:rsidR="00EC60EA" w:rsidRPr="00596925">
        <w:rPr>
          <w:rFonts w:asciiTheme="minorHAnsi" w:hAnsiTheme="minorHAnsi" w:cstheme="minorHAnsi"/>
        </w:rPr>
        <w:t xml:space="preserve">aboratorio </w:t>
      </w:r>
      <w:r w:rsidR="004631FD" w:rsidRPr="00596925">
        <w:rPr>
          <w:rFonts w:asciiTheme="minorHAnsi" w:hAnsiTheme="minorHAnsi" w:cstheme="minorHAnsi"/>
        </w:rPr>
        <w:t>LTA</w:t>
      </w:r>
      <w:r w:rsidR="00956A18" w:rsidRPr="00596925">
        <w:rPr>
          <w:rFonts w:asciiTheme="minorHAnsi" w:hAnsiTheme="minorHAnsi" w:cstheme="minorHAnsi"/>
        </w:rPr>
        <w:t xml:space="preserve"> S.r.l. </w:t>
      </w:r>
      <w:r w:rsidR="00F83DAE" w:rsidRPr="00596925">
        <w:rPr>
          <w:rFonts w:asciiTheme="minorHAnsi" w:hAnsiTheme="minorHAnsi" w:cstheme="minorHAnsi"/>
        </w:rPr>
        <w:t>non utilizza dotazioni al di fuori del proprio controllo permanente</w:t>
      </w:r>
      <w:r w:rsidR="00415CBF" w:rsidRPr="00596925">
        <w:rPr>
          <w:rFonts w:asciiTheme="minorHAnsi" w:hAnsiTheme="minorHAnsi" w:cstheme="minorHAnsi"/>
        </w:rPr>
        <w:t>, è</w:t>
      </w:r>
      <w:r w:rsidR="008E5D94" w:rsidRPr="00596925">
        <w:rPr>
          <w:rFonts w:asciiTheme="minorHAnsi" w:hAnsiTheme="minorHAnsi" w:cstheme="minorHAnsi"/>
        </w:rPr>
        <w:t xml:space="preserve"> proprietario</w:t>
      </w:r>
      <w:r w:rsidR="00EC60EA" w:rsidRPr="00596925">
        <w:rPr>
          <w:rFonts w:asciiTheme="minorHAnsi" w:hAnsiTheme="minorHAnsi" w:cstheme="minorHAnsi"/>
        </w:rPr>
        <w:t xml:space="preserve"> di tutte le </w:t>
      </w:r>
      <w:r w:rsidRPr="00596925">
        <w:rPr>
          <w:rFonts w:asciiTheme="minorHAnsi" w:hAnsiTheme="minorHAnsi" w:cstheme="minorHAnsi"/>
        </w:rPr>
        <w:t>dotazioni</w:t>
      </w:r>
      <w:r w:rsidR="00EC60EA" w:rsidRPr="00596925">
        <w:rPr>
          <w:rFonts w:asciiTheme="minorHAnsi" w:hAnsiTheme="minorHAnsi" w:cstheme="minorHAnsi"/>
        </w:rPr>
        <w:t xml:space="preserve"> necessarie per una corretta esecuzione delle prove accreditate e che intende accreditare. Se fosse necessario noleggiare, prendere in prestito od in comodato d’uso un’apparecchiatura di misurazione per le prove accreditate, il laboratorio identificherà il loro stato nell’etichetta, stipulerà con il fornitore </w:t>
      </w:r>
      <w:r w:rsidRPr="00596925">
        <w:rPr>
          <w:rFonts w:asciiTheme="minorHAnsi" w:hAnsiTheme="minorHAnsi" w:cstheme="minorHAnsi"/>
        </w:rPr>
        <w:t xml:space="preserve">un </w:t>
      </w:r>
      <w:r w:rsidR="00EC60EA" w:rsidRPr="00596925">
        <w:rPr>
          <w:rFonts w:asciiTheme="minorHAnsi" w:hAnsiTheme="minorHAnsi" w:cstheme="minorHAnsi"/>
        </w:rPr>
        <w:t>contratto</w:t>
      </w:r>
      <w:r w:rsidRPr="00596925">
        <w:rPr>
          <w:rFonts w:asciiTheme="minorHAnsi" w:hAnsiTheme="minorHAnsi" w:cstheme="minorHAnsi"/>
        </w:rPr>
        <w:t xml:space="preserve"> della durata di almeno 1 anno</w:t>
      </w:r>
      <w:r w:rsidR="00EC60EA" w:rsidRPr="00596925">
        <w:rPr>
          <w:rFonts w:asciiTheme="minorHAnsi" w:hAnsiTheme="minorHAnsi" w:cstheme="minorHAnsi"/>
        </w:rPr>
        <w:t xml:space="preserve"> e porrà sotto controllo tali apparecchiature come quelle di</w:t>
      </w:r>
      <w:r w:rsidR="001F7EE4" w:rsidRPr="00596925">
        <w:rPr>
          <w:rFonts w:asciiTheme="minorHAnsi" w:hAnsiTheme="minorHAnsi" w:cstheme="minorHAnsi"/>
        </w:rPr>
        <w:t xml:space="preserve"> sua proprietà</w:t>
      </w:r>
      <w:r w:rsidR="00A766E2" w:rsidRPr="00596925">
        <w:rPr>
          <w:rFonts w:asciiTheme="minorHAnsi" w:hAnsiTheme="minorHAnsi" w:cstheme="minorHAnsi"/>
        </w:rPr>
        <w:t>,</w:t>
      </w:r>
      <w:r w:rsidR="001F7EE4" w:rsidRPr="00596925">
        <w:rPr>
          <w:rFonts w:asciiTheme="minorHAnsi" w:hAnsiTheme="minorHAnsi" w:cstheme="minorHAnsi"/>
        </w:rPr>
        <w:t xml:space="preserve"> garantendone:</w:t>
      </w:r>
    </w:p>
    <w:p w14:paraId="65F7AD5D" w14:textId="77777777" w:rsidR="001F7EE4" w:rsidRPr="00596925" w:rsidRDefault="001F7EE4" w:rsidP="006F3D02">
      <w:pPr>
        <w:pStyle w:val="testo"/>
        <w:ind w:left="0"/>
        <w:rPr>
          <w:rFonts w:asciiTheme="minorHAnsi" w:hAnsiTheme="minorHAnsi" w:cstheme="minorHAnsi"/>
          <w:sz w:val="10"/>
        </w:rPr>
      </w:pPr>
    </w:p>
    <w:p w14:paraId="69C2B38E" w14:textId="518E6485" w:rsidR="001F7EE4" w:rsidRPr="00596925" w:rsidRDefault="001F7EE4" w:rsidP="00EE5563">
      <w:pPr>
        <w:pStyle w:val="testo"/>
        <w:numPr>
          <w:ilvl w:val="0"/>
          <w:numId w:val="10"/>
        </w:numPr>
        <w:rPr>
          <w:rFonts w:asciiTheme="minorHAnsi" w:hAnsiTheme="minorHAnsi" w:cstheme="minorHAnsi"/>
        </w:rPr>
      </w:pPr>
      <w:r w:rsidRPr="00596925">
        <w:rPr>
          <w:rFonts w:asciiTheme="minorHAnsi" w:hAnsiTheme="minorHAnsi" w:cstheme="minorHAnsi"/>
        </w:rPr>
        <w:t>L’utilizzo esclusivo da parte del laboratorio;</w:t>
      </w:r>
    </w:p>
    <w:p w14:paraId="4CB4DCFB" w14:textId="26046AC5" w:rsidR="001F7EE4" w:rsidRPr="00596925" w:rsidRDefault="001F7EE4" w:rsidP="00EE5563">
      <w:pPr>
        <w:pStyle w:val="testo"/>
        <w:numPr>
          <w:ilvl w:val="0"/>
          <w:numId w:val="10"/>
        </w:numPr>
        <w:rPr>
          <w:rFonts w:asciiTheme="minorHAnsi" w:hAnsiTheme="minorHAnsi" w:cstheme="minorHAnsi"/>
        </w:rPr>
      </w:pPr>
      <w:r w:rsidRPr="00596925">
        <w:rPr>
          <w:rFonts w:asciiTheme="minorHAnsi" w:hAnsiTheme="minorHAnsi" w:cstheme="minorHAnsi"/>
        </w:rPr>
        <w:t xml:space="preserve">La piena disponibilità </w:t>
      </w:r>
      <w:r w:rsidR="00A766E2" w:rsidRPr="00596925">
        <w:rPr>
          <w:rFonts w:asciiTheme="minorHAnsi" w:hAnsiTheme="minorHAnsi" w:cstheme="minorHAnsi"/>
        </w:rPr>
        <w:t>della strumentazione e della relativa documentazione.</w:t>
      </w:r>
    </w:p>
    <w:p w14:paraId="3FB1E0A8" w14:textId="77777777" w:rsidR="00A766E2" w:rsidRPr="00596925" w:rsidRDefault="00A766E2" w:rsidP="00A766E2">
      <w:pPr>
        <w:pStyle w:val="testo"/>
        <w:ind w:left="1411"/>
        <w:rPr>
          <w:rFonts w:asciiTheme="minorHAnsi" w:hAnsiTheme="minorHAnsi" w:cstheme="minorHAnsi"/>
        </w:rPr>
      </w:pPr>
    </w:p>
    <w:p w14:paraId="77541BB0" w14:textId="43D77B40" w:rsidR="00EC60EA" w:rsidRPr="00596925" w:rsidRDefault="00EC60EA" w:rsidP="006F3D02">
      <w:pPr>
        <w:pStyle w:val="testo"/>
        <w:ind w:left="0"/>
        <w:rPr>
          <w:rFonts w:asciiTheme="minorHAnsi" w:hAnsiTheme="minorHAnsi" w:cstheme="minorHAnsi"/>
        </w:rPr>
      </w:pPr>
      <w:r w:rsidRPr="00596925">
        <w:rPr>
          <w:rFonts w:asciiTheme="minorHAnsi" w:hAnsiTheme="minorHAnsi" w:cstheme="minorHAnsi"/>
        </w:rPr>
        <w:t xml:space="preserve">Le </w:t>
      </w:r>
      <w:r w:rsidR="00F83DAE" w:rsidRPr="00596925">
        <w:rPr>
          <w:rFonts w:asciiTheme="minorHAnsi" w:hAnsiTheme="minorHAnsi" w:cstheme="minorHAnsi"/>
        </w:rPr>
        <w:t>dotazioni</w:t>
      </w:r>
      <w:r w:rsidRPr="00596925">
        <w:rPr>
          <w:rFonts w:asciiTheme="minorHAnsi" w:hAnsiTheme="minorHAnsi" w:cstheme="minorHAnsi"/>
        </w:rPr>
        <w:t xml:space="preserve"> vengono controllate prima della </w:t>
      </w:r>
      <w:r w:rsidR="00CB13D8" w:rsidRPr="00596925">
        <w:rPr>
          <w:rFonts w:asciiTheme="minorHAnsi" w:hAnsiTheme="minorHAnsi" w:cstheme="minorHAnsi"/>
        </w:rPr>
        <w:t xml:space="preserve">loro </w:t>
      </w:r>
      <w:r w:rsidRPr="00596925">
        <w:rPr>
          <w:rFonts w:asciiTheme="minorHAnsi" w:hAnsiTheme="minorHAnsi" w:cstheme="minorHAnsi"/>
        </w:rPr>
        <w:t xml:space="preserve">messa in servizio </w:t>
      </w:r>
      <w:r w:rsidR="00CB13D8" w:rsidRPr="00596925">
        <w:rPr>
          <w:rFonts w:asciiTheme="minorHAnsi" w:hAnsiTheme="minorHAnsi" w:cstheme="minorHAnsi"/>
        </w:rPr>
        <w:t xml:space="preserve">in merito al possesso dei requisiti determinati in fase di acquisto, da RL, nel contratto di fornitura, tali </w:t>
      </w:r>
      <w:r w:rsidR="00CB13D8" w:rsidRPr="00596925">
        <w:rPr>
          <w:rFonts w:asciiTheme="minorHAnsi" w:hAnsiTheme="minorHAnsi" w:cstheme="minorHAnsi"/>
          <w:i/>
        </w:rPr>
        <w:t>performance</w:t>
      </w:r>
      <w:r w:rsidR="00CB13D8" w:rsidRPr="00596925">
        <w:rPr>
          <w:rFonts w:asciiTheme="minorHAnsi" w:hAnsiTheme="minorHAnsi" w:cstheme="minorHAnsi"/>
        </w:rPr>
        <w:t xml:space="preserve"> vengono monitorate altresì </w:t>
      </w:r>
      <w:r w:rsidRPr="00596925">
        <w:rPr>
          <w:rFonts w:asciiTheme="minorHAnsi" w:hAnsiTheme="minorHAnsi" w:cstheme="minorHAnsi"/>
        </w:rPr>
        <w:t>durante il loro utilizzo e sono sotto la diretta re</w:t>
      </w:r>
      <w:r w:rsidR="00CB13D8" w:rsidRPr="00596925">
        <w:rPr>
          <w:rFonts w:asciiTheme="minorHAnsi" w:hAnsiTheme="minorHAnsi" w:cstheme="minorHAnsi"/>
        </w:rPr>
        <w:t>sponsabilità del personale del l</w:t>
      </w:r>
      <w:r w:rsidRPr="00596925">
        <w:rPr>
          <w:rFonts w:asciiTheme="minorHAnsi" w:hAnsiTheme="minorHAnsi" w:cstheme="minorHAnsi"/>
        </w:rPr>
        <w:t xml:space="preserve">aboratorio nominato, che dispone di tutte le informazioni e conoscenze necessarie per il miglior utilizzo delle </w:t>
      </w:r>
      <w:r w:rsidR="00F83DAE" w:rsidRPr="00596925">
        <w:rPr>
          <w:rFonts w:asciiTheme="minorHAnsi" w:hAnsiTheme="minorHAnsi" w:cstheme="minorHAnsi"/>
        </w:rPr>
        <w:t>dotazioni</w:t>
      </w:r>
      <w:r w:rsidRPr="00596925">
        <w:rPr>
          <w:rFonts w:asciiTheme="minorHAnsi" w:hAnsiTheme="minorHAnsi" w:cstheme="minorHAnsi"/>
        </w:rPr>
        <w:t xml:space="preserve"> stesse.</w:t>
      </w:r>
    </w:p>
    <w:p w14:paraId="70B72C71" w14:textId="1CAE611D" w:rsidR="00EC60EA" w:rsidRPr="00596925" w:rsidRDefault="00EC60EA" w:rsidP="006F3D02">
      <w:pPr>
        <w:pStyle w:val="testo"/>
        <w:ind w:left="0"/>
        <w:rPr>
          <w:rFonts w:asciiTheme="minorHAnsi" w:hAnsiTheme="minorHAnsi" w:cstheme="minorHAnsi"/>
        </w:rPr>
      </w:pPr>
      <w:r w:rsidRPr="00596925">
        <w:rPr>
          <w:rFonts w:asciiTheme="minorHAnsi" w:hAnsiTheme="minorHAnsi" w:cstheme="minorHAnsi"/>
        </w:rPr>
        <w:t xml:space="preserve">Le </w:t>
      </w:r>
      <w:r w:rsidR="00F83DAE" w:rsidRPr="00596925">
        <w:rPr>
          <w:rFonts w:asciiTheme="minorHAnsi" w:hAnsiTheme="minorHAnsi" w:cstheme="minorHAnsi"/>
        </w:rPr>
        <w:t>dotazioni</w:t>
      </w:r>
      <w:r w:rsidRPr="00596925">
        <w:rPr>
          <w:rFonts w:asciiTheme="minorHAnsi" w:hAnsiTheme="minorHAnsi" w:cstheme="minorHAnsi"/>
        </w:rPr>
        <w:t xml:space="preserve"> sono gestite secondo quanto stabilito nel presente </w:t>
      </w:r>
      <w:r w:rsidR="00CB13D8" w:rsidRPr="00596925">
        <w:rPr>
          <w:rFonts w:asciiTheme="minorHAnsi" w:hAnsiTheme="minorHAnsi" w:cstheme="minorHAnsi"/>
        </w:rPr>
        <w:t>documento</w:t>
      </w:r>
      <w:r w:rsidR="00613F47" w:rsidRPr="00596925">
        <w:rPr>
          <w:rFonts w:asciiTheme="minorHAnsi" w:hAnsiTheme="minorHAnsi" w:cstheme="minorHAnsi"/>
        </w:rPr>
        <w:t xml:space="preserve">, </w:t>
      </w:r>
      <w:r w:rsidRPr="00596925">
        <w:rPr>
          <w:rFonts w:asciiTheme="minorHAnsi" w:hAnsiTheme="minorHAnsi" w:cstheme="minorHAnsi"/>
        </w:rPr>
        <w:t>nelle specifiche</w:t>
      </w:r>
      <w:r w:rsidR="003E3C87" w:rsidRPr="00596925">
        <w:rPr>
          <w:rFonts w:asciiTheme="minorHAnsi" w:hAnsiTheme="minorHAnsi" w:cstheme="minorHAnsi"/>
        </w:rPr>
        <w:t xml:space="preserve"> procedure e relativi moduli citati.</w:t>
      </w:r>
    </w:p>
    <w:p w14:paraId="1F7DC3D8" w14:textId="77777777" w:rsidR="00613F47" w:rsidRPr="00596925" w:rsidRDefault="00613F47" w:rsidP="006F3D02">
      <w:pPr>
        <w:pStyle w:val="testo"/>
        <w:ind w:left="0"/>
        <w:rPr>
          <w:rFonts w:asciiTheme="minorHAnsi" w:hAnsiTheme="minorHAnsi" w:cstheme="minorHAnsi"/>
        </w:rPr>
      </w:pPr>
    </w:p>
    <w:p w14:paraId="3E30CE7B" w14:textId="77777777" w:rsidR="00EC60EA" w:rsidRPr="00596925" w:rsidRDefault="00EC60EA" w:rsidP="006F3D02">
      <w:pPr>
        <w:pStyle w:val="testo"/>
        <w:ind w:left="0"/>
        <w:rPr>
          <w:rFonts w:asciiTheme="minorHAnsi" w:hAnsiTheme="minorHAnsi" w:cstheme="minorHAnsi"/>
        </w:rPr>
      </w:pPr>
      <w:r w:rsidRPr="00596925">
        <w:rPr>
          <w:rFonts w:asciiTheme="minorHAnsi" w:hAnsiTheme="minorHAnsi" w:cstheme="minorHAnsi"/>
        </w:rPr>
        <w:lastRenderedPageBreak/>
        <w:t>Le apparecchiature sono divise in due categorie:</w:t>
      </w:r>
    </w:p>
    <w:p w14:paraId="0F6CE895" w14:textId="77777777" w:rsidR="006F3D02" w:rsidRPr="00596925" w:rsidRDefault="006F3D02" w:rsidP="006F3D02">
      <w:pPr>
        <w:pStyle w:val="testo"/>
        <w:ind w:left="0"/>
        <w:rPr>
          <w:rFonts w:asciiTheme="minorHAnsi" w:hAnsiTheme="minorHAnsi" w:cstheme="minorHAnsi"/>
        </w:rPr>
      </w:pPr>
    </w:p>
    <w:p w14:paraId="716E2005" w14:textId="0F8098DA" w:rsidR="00EC60EA" w:rsidRPr="00596925" w:rsidRDefault="00F83DAE" w:rsidP="00EE5563">
      <w:pPr>
        <w:pStyle w:val="testo"/>
        <w:numPr>
          <w:ilvl w:val="0"/>
          <w:numId w:val="14"/>
        </w:numPr>
        <w:rPr>
          <w:rFonts w:asciiTheme="minorHAnsi" w:hAnsiTheme="minorHAnsi" w:cstheme="minorHAnsi"/>
        </w:rPr>
      </w:pPr>
      <w:r w:rsidRPr="00596925">
        <w:rPr>
          <w:rFonts w:asciiTheme="minorHAnsi" w:hAnsiTheme="minorHAnsi" w:cstheme="minorHAnsi"/>
          <w:b/>
          <w:i/>
        </w:rPr>
        <w:t>Apparecchiature di categoria 1:</w:t>
      </w:r>
      <w:r w:rsidRPr="00596925">
        <w:rPr>
          <w:rFonts w:asciiTheme="minorHAnsi" w:hAnsiTheme="minorHAnsi" w:cstheme="minorHAnsi"/>
          <w:i/>
        </w:rPr>
        <w:t xml:space="preserve"> </w:t>
      </w:r>
      <w:r w:rsidR="00EC60EA" w:rsidRPr="00596925">
        <w:rPr>
          <w:rFonts w:asciiTheme="minorHAnsi" w:hAnsiTheme="minorHAnsi" w:cstheme="minorHAnsi"/>
        </w:rPr>
        <w:t xml:space="preserve">di misurazione, quali </w:t>
      </w:r>
      <w:r w:rsidR="00613F47" w:rsidRPr="00596925">
        <w:rPr>
          <w:rFonts w:asciiTheme="minorHAnsi" w:hAnsiTheme="minorHAnsi" w:cstheme="minorHAnsi"/>
        </w:rPr>
        <w:t xml:space="preserve">ad esempio: </w:t>
      </w:r>
      <w:r w:rsidR="00EC60EA" w:rsidRPr="00596925">
        <w:rPr>
          <w:rFonts w:asciiTheme="minorHAnsi" w:hAnsiTheme="minorHAnsi" w:cstheme="minorHAnsi"/>
        </w:rPr>
        <w:t xml:space="preserve">gli strumenti di misura, i campioni </w:t>
      </w:r>
      <w:r w:rsidR="00613F47" w:rsidRPr="00596925">
        <w:rPr>
          <w:rFonts w:asciiTheme="minorHAnsi" w:hAnsiTheme="minorHAnsi" w:cstheme="minorHAnsi"/>
        </w:rPr>
        <w:t xml:space="preserve">di riferimento, i software, </w:t>
      </w:r>
      <w:r w:rsidR="00EC60EA" w:rsidRPr="00596925">
        <w:rPr>
          <w:rFonts w:asciiTheme="minorHAnsi" w:hAnsiTheme="minorHAnsi" w:cstheme="minorHAnsi"/>
        </w:rPr>
        <w:t>che, utilizzati per l’esecuzione di prove o per monitorare le grandezze di influenza o le condizioni ambientali, devono rispondere a specifici requisiti metrologici</w:t>
      </w:r>
      <w:r w:rsidRPr="00596925">
        <w:rPr>
          <w:rFonts w:asciiTheme="minorHAnsi" w:hAnsiTheme="minorHAnsi" w:cstheme="minorHAnsi"/>
        </w:rPr>
        <w:t xml:space="preserve"> (</w:t>
      </w:r>
      <w:r w:rsidR="00502225" w:rsidRPr="00596925">
        <w:rPr>
          <w:rFonts w:asciiTheme="minorHAnsi" w:hAnsiTheme="minorHAnsi" w:cstheme="minorHAnsi"/>
        </w:rPr>
        <w:t>accuratezza</w:t>
      </w:r>
      <w:r w:rsidR="00C92A7B" w:rsidRPr="00596925">
        <w:rPr>
          <w:rFonts w:asciiTheme="minorHAnsi" w:hAnsiTheme="minorHAnsi" w:cstheme="minorHAnsi"/>
        </w:rPr>
        <w:t xml:space="preserve"> (giustezza + precisione)</w:t>
      </w:r>
      <w:r w:rsidRPr="00596925">
        <w:rPr>
          <w:rFonts w:asciiTheme="minorHAnsi" w:hAnsiTheme="minorHAnsi" w:cstheme="minorHAnsi"/>
        </w:rPr>
        <w:t xml:space="preserve"> e/o</w:t>
      </w:r>
      <w:r w:rsidR="003E44BA" w:rsidRPr="00596925">
        <w:rPr>
          <w:rFonts w:asciiTheme="minorHAnsi" w:hAnsiTheme="minorHAnsi" w:cstheme="minorHAnsi"/>
        </w:rPr>
        <w:t>d</w:t>
      </w:r>
      <w:r w:rsidRPr="00596925">
        <w:rPr>
          <w:rFonts w:asciiTheme="minorHAnsi" w:hAnsiTheme="minorHAnsi" w:cstheme="minorHAnsi"/>
        </w:rPr>
        <w:t xml:space="preserve"> incertezza di misura richieste per fornire risultati validi)</w:t>
      </w:r>
      <w:r w:rsidR="00EA4282" w:rsidRPr="00596925">
        <w:rPr>
          <w:rFonts w:asciiTheme="minorHAnsi" w:hAnsiTheme="minorHAnsi" w:cstheme="minorHAnsi"/>
        </w:rPr>
        <w:t xml:space="preserve">. </w:t>
      </w:r>
    </w:p>
    <w:p w14:paraId="334DB80D" w14:textId="42DDDF6E" w:rsidR="00EC60EA" w:rsidRPr="00596925" w:rsidRDefault="00F83DAE" w:rsidP="00EE5563">
      <w:pPr>
        <w:pStyle w:val="testo"/>
        <w:numPr>
          <w:ilvl w:val="0"/>
          <w:numId w:val="14"/>
        </w:numPr>
        <w:rPr>
          <w:rFonts w:asciiTheme="minorHAnsi" w:hAnsiTheme="minorHAnsi" w:cstheme="minorHAnsi"/>
        </w:rPr>
      </w:pPr>
      <w:r w:rsidRPr="00596925">
        <w:rPr>
          <w:rFonts w:asciiTheme="minorHAnsi" w:hAnsiTheme="minorHAnsi" w:cstheme="minorHAnsi"/>
          <w:b/>
          <w:i/>
        </w:rPr>
        <w:t>Apparecchiature di categoria 2:</w:t>
      </w:r>
      <w:r w:rsidRPr="00596925">
        <w:rPr>
          <w:rFonts w:asciiTheme="minorHAnsi" w:hAnsiTheme="minorHAnsi" w:cstheme="minorHAnsi"/>
          <w:i/>
        </w:rPr>
        <w:t xml:space="preserve"> </w:t>
      </w:r>
      <w:r w:rsidR="00EC60EA" w:rsidRPr="00596925">
        <w:rPr>
          <w:rFonts w:asciiTheme="minorHAnsi" w:hAnsiTheme="minorHAnsi" w:cstheme="minorHAnsi"/>
        </w:rPr>
        <w:t>utilizzate per verificare l’esistenza di una grandezza fisica (es. pressione, tensione elettrica, temperatura, numero di giri) di cui non interessa l’esatto valore, ma la presenza o meno della stessa, o quelle che vengono utilizzate per il trasporto, la manipolazione, conservazione dei campioni e dei materiali (es: frigorifero), tali attrezzature non sono soggette a taratura periodica, ma per esse è applicabile comunque la manutenzione</w:t>
      </w:r>
      <w:r w:rsidR="000D0B7D" w:rsidRPr="00596925">
        <w:rPr>
          <w:rFonts w:asciiTheme="minorHAnsi" w:hAnsiTheme="minorHAnsi" w:cstheme="minorHAnsi"/>
        </w:rPr>
        <w:t xml:space="preserve"> (cfr. </w:t>
      </w:r>
      <w:r w:rsidR="00C93A52" w:rsidRPr="00596925">
        <w:rPr>
          <w:rFonts w:asciiTheme="minorHAnsi" w:hAnsiTheme="minorHAnsi" w:cstheme="minorHAnsi"/>
        </w:rPr>
        <w:t>PO05_pulizia e sanificazione</w:t>
      </w:r>
      <w:r w:rsidR="000D0B7D" w:rsidRPr="00596925">
        <w:rPr>
          <w:rFonts w:asciiTheme="minorHAnsi" w:hAnsiTheme="minorHAnsi" w:cstheme="minorHAnsi"/>
        </w:rPr>
        <w:t>)</w:t>
      </w:r>
      <w:r w:rsidRPr="00596925">
        <w:rPr>
          <w:rFonts w:asciiTheme="minorHAnsi" w:hAnsiTheme="minorHAnsi" w:cstheme="minorHAnsi"/>
        </w:rPr>
        <w:t>.</w:t>
      </w:r>
      <w:r w:rsidR="00EA4282" w:rsidRPr="00596925">
        <w:rPr>
          <w:rFonts w:asciiTheme="minorHAnsi" w:hAnsiTheme="minorHAnsi" w:cstheme="minorHAnsi"/>
        </w:rPr>
        <w:t xml:space="preserve"> </w:t>
      </w:r>
    </w:p>
    <w:p w14:paraId="4352776E" w14:textId="77777777" w:rsidR="00613F47" w:rsidRPr="00596925" w:rsidRDefault="00613F47" w:rsidP="00613F47">
      <w:pPr>
        <w:pStyle w:val="testo"/>
        <w:ind w:left="1211"/>
        <w:rPr>
          <w:rFonts w:asciiTheme="minorHAnsi" w:hAnsiTheme="minorHAnsi" w:cstheme="minorHAnsi"/>
        </w:rPr>
      </w:pPr>
    </w:p>
    <w:p w14:paraId="2B7947DB" w14:textId="52DB1A3F" w:rsidR="00B120BE" w:rsidRPr="00596925" w:rsidRDefault="00EC60EA" w:rsidP="006F3D02">
      <w:pPr>
        <w:pStyle w:val="testo"/>
        <w:widowControl w:val="0"/>
        <w:ind w:left="0"/>
        <w:rPr>
          <w:rFonts w:asciiTheme="minorHAnsi" w:hAnsiTheme="minorHAnsi" w:cstheme="minorHAnsi"/>
        </w:rPr>
      </w:pPr>
      <w:r w:rsidRPr="00596925">
        <w:rPr>
          <w:rFonts w:asciiTheme="minorHAnsi" w:hAnsiTheme="minorHAnsi" w:cstheme="minorHAnsi"/>
        </w:rPr>
        <w:t xml:space="preserve">Tutte le apparecchiature sono </w:t>
      </w:r>
      <w:r w:rsidR="00B372D8" w:rsidRPr="00596925">
        <w:rPr>
          <w:rFonts w:asciiTheme="minorHAnsi" w:hAnsiTheme="minorHAnsi" w:cstheme="minorHAnsi"/>
        </w:rPr>
        <w:t xml:space="preserve">elencate nel modulo </w:t>
      </w:r>
      <w:r w:rsidR="0055674A" w:rsidRPr="00596925">
        <w:rPr>
          <w:rFonts w:asciiTheme="minorHAnsi" w:hAnsiTheme="minorHAnsi" w:cstheme="minorHAnsi"/>
        </w:rPr>
        <w:t>M</w:t>
      </w:r>
      <w:r w:rsidR="0055674A">
        <w:rPr>
          <w:rFonts w:asciiTheme="minorHAnsi" w:hAnsiTheme="minorHAnsi" w:cstheme="minorHAnsi"/>
        </w:rPr>
        <w:t>130_</w:t>
      </w:r>
      <w:r w:rsidRPr="00596925">
        <w:rPr>
          <w:rFonts w:asciiTheme="minorHAnsi" w:hAnsiTheme="minorHAnsi" w:cstheme="minorHAnsi"/>
        </w:rPr>
        <w:t>Elenco apparecchiature e per ognuna è stata pre</w:t>
      </w:r>
      <w:r w:rsidR="00B120BE" w:rsidRPr="00596925">
        <w:rPr>
          <w:rFonts w:asciiTheme="minorHAnsi" w:hAnsiTheme="minorHAnsi" w:cstheme="minorHAnsi"/>
        </w:rPr>
        <w:t xml:space="preserve">disposta una scheda </w:t>
      </w:r>
      <w:r w:rsidR="00C93A52" w:rsidRPr="00596925">
        <w:rPr>
          <w:rFonts w:asciiTheme="minorHAnsi" w:hAnsiTheme="minorHAnsi" w:cstheme="minorHAnsi"/>
        </w:rPr>
        <w:t>M117</w:t>
      </w:r>
      <w:r w:rsidR="00BD7859">
        <w:rPr>
          <w:rFonts w:asciiTheme="minorHAnsi" w:hAnsiTheme="minorHAnsi" w:cstheme="minorHAnsi"/>
        </w:rPr>
        <w:t>_S</w:t>
      </w:r>
      <w:r w:rsidR="00C93A52" w:rsidRPr="00596925">
        <w:rPr>
          <w:rFonts w:asciiTheme="minorHAnsi" w:hAnsiTheme="minorHAnsi" w:cstheme="minorHAnsi"/>
        </w:rPr>
        <w:t>cheda apparecchiatura</w:t>
      </w:r>
      <w:r w:rsidR="00B120BE" w:rsidRPr="00596925">
        <w:rPr>
          <w:rFonts w:asciiTheme="minorHAnsi" w:hAnsiTheme="minorHAnsi" w:cstheme="minorHAnsi"/>
        </w:rPr>
        <w:t xml:space="preserve"> contenente le seguenti registrazioni (ove applicabile):</w:t>
      </w:r>
    </w:p>
    <w:p w14:paraId="66967A47" w14:textId="77777777" w:rsidR="00B120BE" w:rsidRPr="00596925" w:rsidRDefault="00B120BE" w:rsidP="006F3D02">
      <w:pPr>
        <w:pStyle w:val="testo"/>
        <w:widowControl w:val="0"/>
        <w:ind w:left="0"/>
        <w:rPr>
          <w:rFonts w:asciiTheme="minorHAnsi" w:hAnsiTheme="minorHAnsi" w:cstheme="minorHAnsi"/>
        </w:rPr>
      </w:pPr>
    </w:p>
    <w:p w14:paraId="7FAB7931" w14:textId="1DAE7265" w:rsidR="00B120BE" w:rsidRPr="00596925" w:rsidRDefault="00B120BE" w:rsidP="00EE5563">
      <w:pPr>
        <w:pStyle w:val="testo"/>
        <w:widowControl w:val="0"/>
        <w:numPr>
          <w:ilvl w:val="0"/>
          <w:numId w:val="10"/>
        </w:numPr>
        <w:rPr>
          <w:rFonts w:asciiTheme="minorHAnsi" w:hAnsiTheme="minorHAnsi" w:cstheme="minorHAnsi"/>
        </w:rPr>
      </w:pPr>
      <w:r w:rsidRPr="00596925">
        <w:rPr>
          <w:rFonts w:asciiTheme="minorHAnsi" w:hAnsiTheme="minorHAnsi" w:cstheme="minorHAnsi"/>
        </w:rPr>
        <w:t xml:space="preserve">Identificazione dell’apparecchiatura, compresa la versione del </w:t>
      </w:r>
      <w:r w:rsidRPr="00596925">
        <w:rPr>
          <w:rFonts w:asciiTheme="minorHAnsi" w:hAnsiTheme="minorHAnsi" w:cstheme="minorHAnsi"/>
          <w:i/>
        </w:rPr>
        <w:t>software</w:t>
      </w:r>
      <w:r w:rsidRPr="00596925">
        <w:rPr>
          <w:rFonts w:asciiTheme="minorHAnsi" w:hAnsiTheme="minorHAnsi" w:cstheme="minorHAnsi"/>
        </w:rPr>
        <w:t xml:space="preserve"> e </w:t>
      </w:r>
      <w:r w:rsidRPr="00596925">
        <w:rPr>
          <w:rFonts w:asciiTheme="minorHAnsi" w:hAnsiTheme="minorHAnsi" w:cstheme="minorHAnsi"/>
          <w:i/>
        </w:rPr>
        <w:t>firmware</w:t>
      </w:r>
      <w:r w:rsidRPr="00596925">
        <w:rPr>
          <w:rFonts w:asciiTheme="minorHAnsi" w:hAnsiTheme="minorHAnsi" w:cstheme="minorHAnsi"/>
        </w:rPr>
        <w:t>;</w:t>
      </w:r>
    </w:p>
    <w:p w14:paraId="3C93568F" w14:textId="63DC84FF" w:rsidR="00B120BE" w:rsidRPr="00596925" w:rsidRDefault="00B120BE" w:rsidP="00EE5563">
      <w:pPr>
        <w:pStyle w:val="testo"/>
        <w:widowControl w:val="0"/>
        <w:numPr>
          <w:ilvl w:val="0"/>
          <w:numId w:val="10"/>
        </w:numPr>
        <w:rPr>
          <w:rFonts w:asciiTheme="minorHAnsi" w:hAnsiTheme="minorHAnsi" w:cstheme="minorHAnsi"/>
        </w:rPr>
      </w:pPr>
      <w:r w:rsidRPr="00596925">
        <w:rPr>
          <w:rFonts w:asciiTheme="minorHAnsi" w:hAnsiTheme="minorHAnsi" w:cstheme="minorHAnsi"/>
        </w:rPr>
        <w:t>Nome del produttore, identificazione del tipo, numero di serie e/o altra identificazione univoca;</w:t>
      </w:r>
    </w:p>
    <w:p w14:paraId="0B0542B3" w14:textId="4F8356D1" w:rsidR="00B120BE" w:rsidRPr="00596925" w:rsidRDefault="00B120BE" w:rsidP="00EE5563">
      <w:pPr>
        <w:pStyle w:val="testo"/>
        <w:widowControl w:val="0"/>
        <w:numPr>
          <w:ilvl w:val="0"/>
          <w:numId w:val="10"/>
        </w:numPr>
        <w:rPr>
          <w:rFonts w:asciiTheme="minorHAnsi" w:hAnsiTheme="minorHAnsi" w:cstheme="minorHAnsi"/>
        </w:rPr>
      </w:pPr>
      <w:r w:rsidRPr="00596925">
        <w:rPr>
          <w:rFonts w:asciiTheme="minorHAnsi" w:hAnsiTheme="minorHAnsi" w:cstheme="minorHAnsi"/>
        </w:rPr>
        <w:t>Evidenza della verifica di conformità dell’apparecchiatura ai requisiti specificati;</w:t>
      </w:r>
    </w:p>
    <w:p w14:paraId="555F9927" w14:textId="17DB0E60" w:rsidR="00B120BE" w:rsidRPr="00596925" w:rsidRDefault="00B120BE" w:rsidP="00EE5563">
      <w:pPr>
        <w:pStyle w:val="testo"/>
        <w:widowControl w:val="0"/>
        <w:numPr>
          <w:ilvl w:val="0"/>
          <w:numId w:val="10"/>
        </w:numPr>
        <w:rPr>
          <w:rFonts w:asciiTheme="minorHAnsi" w:hAnsiTheme="minorHAnsi" w:cstheme="minorHAnsi"/>
        </w:rPr>
      </w:pPr>
      <w:r w:rsidRPr="00596925">
        <w:rPr>
          <w:rFonts w:asciiTheme="minorHAnsi" w:hAnsiTheme="minorHAnsi" w:cstheme="minorHAnsi"/>
        </w:rPr>
        <w:t>Collocazione attuale;</w:t>
      </w:r>
    </w:p>
    <w:p w14:paraId="7CA66E1B" w14:textId="300C37B3" w:rsidR="00B120BE" w:rsidRPr="00596925" w:rsidRDefault="00B120BE" w:rsidP="00EE5563">
      <w:pPr>
        <w:pStyle w:val="testo"/>
        <w:widowControl w:val="0"/>
        <w:numPr>
          <w:ilvl w:val="0"/>
          <w:numId w:val="10"/>
        </w:numPr>
        <w:rPr>
          <w:rFonts w:asciiTheme="minorHAnsi" w:hAnsiTheme="minorHAnsi" w:cstheme="minorHAnsi"/>
        </w:rPr>
      </w:pPr>
      <w:r w:rsidRPr="00596925">
        <w:rPr>
          <w:rFonts w:asciiTheme="minorHAnsi" w:hAnsiTheme="minorHAnsi" w:cstheme="minorHAnsi"/>
        </w:rPr>
        <w:t>Date di taratura, risultati ottenuti</w:t>
      </w:r>
      <w:r w:rsidR="00111BB8" w:rsidRPr="00596925">
        <w:rPr>
          <w:rFonts w:asciiTheme="minorHAnsi" w:hAnsiTheme="minorHAnsi" w:cstheme="minorHAnsi"/>
        </w:rPr>
        <w:t xml:space="preserve"> (scostamenti, incertezza, etc.)</w:t>
      </w:r>
      <w:r w:rsidRPr="00596925">
        <w:rPr>
          <w:rFonts w:asciiTheme="minorHAnsi" w:hAnsiTheme="minorHAnsi" w:cstheme="minorHAnsi"/>
        </w:rPr>
        <w:t>, regolazioni, criteri di accettabilità e data prevista per la prossima taratura/intervallo;</w:t>
      </w:r>
    </w:p>
    <w:p w14:paraId="49C3496C" w14:textId="280E0554" w:rsidR="00B120BE" w:rsidRPr="00596925" w:rsidRDefault="00B120BE" w:rsidP="00EE5563">
      <w:pPr>
        <w:pStyle w:val="testo"/>
        <w:widowControl w:val="0"/>
        <w:numPr>
          <w:ilvl w:val="0"/>
          <w:numId w:val="10"/>
        </w:numPr>
        <w:rPr>
          <w:rFonts w:asciiTheme="minorHAnsi" w:hAnsiTheme="minorHAnsi" w:cstheme="minorHAnsi"/>
        </w:rPr>
      </w:pPr>
      <w:r w:rsidRPr="00596925">
        <w:rPr>
          <w:rFonts w:asciiTheme="minorHAnsi" w:hAnsiTheme="minorHAnsi" w:cstheme="minorHAnsi"/>
        </w:rPr>
        <w:t xml:space="preserve">Documentazione dei MR/MRC, risultati, criteri di accettabilità, date e periodi di validità a confezione chiusa/aperta. Criteri di </w:t>
      </w:r>
      <w:proofErr w:type="spellStart"/>
      <w:r w:rsidRPr="00596925">
        <w:rPr>
          <w:rFonts w:asciiTheme="minorHAnsi" w:hAnsiTheme="minorHAnsi" w:cstheme="minorHAnsi"/>
        </w:rPr>
        <w:t>ri</w:t>
      </w:r>
      <w:proofErr w:type="spellEnd"/>
      <w:r w:rsidR="00B565E1" w:rsidRPr="00596925">
        <w:rPr>
          <w:rFonts w:asciiTheme="minorHAnsi" w:hAnsiTheme="minorHAnsi" w:cstheme="minorHAnsi"/>
        </w:rPr>
        <w:t>-</w:t>
      </w:r>
      <w:r w:rsidRPr="00596925">
        <w:rPr>
          <w:rFonts w:asciiTheme="minorHAnsi" w:hAnsiTheme="minorHAnsi" w:cstheme="minorHAnsi"/>
        </w:rPr>
        <w:t>validazione dopo la scadenza;</w:t>
      </w:r>
    </w:p>
    <w:p w14:paraId="63E49830" w14:textId="138A2559" w:rsidR="00B120BE" w:rsidRPr="00596925" w:rsidRDefault="00B120BE" w:rsidP="00EE5563">
      <w:pPr>
        <w:pStyle w:val="testo"/>
        <w:widowControl w:val="0"/>
        <w:numPr>
          <w:ilvl w:val="0"/>
          <w:numId w:val="10"/>
        </w:numPr>
        <w:rPr>
          <w:rFonts w:asciiTheme="minorHAnsi" w:hAnsiTheme="minorHAnsi" w:cstheme="minorHAnsi"/>
        </w:rPr>
      </w:pPr>
      <w:r w:rsidRPr="00596925">
        <w:rPr>
          <w:rFonts w:asciiTheme="minorHAnsi" w:hAnsiTheme="minorHAnsi" w:cstheme="minorHAnsi"/>
        </w:rPr>
        <w:t>Programma di manutenzione ed aggiornamento delle manutenzioni effettuate;</w:t>
      </w:r>
    </w:p>
    <w:p w14:paraId="3D4BE295" w14:textId="0D82CD0D" w:rsidR="00B120BE" w:rsidRPr="00596925" w:rsidRDefault="00B120BE" w:rsidP="00C17A95">
      <w:pPr>
        <w:pStyle w:val="testo"/>
        <w:widowControl w:val="0"/>
        <w:numPr>
          <w:ilvl w:val="0"/>
          <w:numId w:val="10"/>
        </w:numPr>
        <w:rPr>
          <w:rFonts w:asciiTheme="minorHAnsi" w:hAnsiTheme="minorHAnsi" w:cstheme="minorHAnsi"/>
        </w:rPr>
      </w:pPr>
      <w:r w:rsidRPr="00596925">
        <w:rPr>
          <w:rFonts w:asciiTheme="minorHAnsi" w:hAnsiTheme="minorHAnsi" w:cstheme="minorHAnsi"/>
        </w:rPr>
        <w:t>Evidenze di danneggiamenti, malfunzionamenti, modifiche o riparazioni dell’apparecchiatura.</w:t>
      </w:r>
    </w:p>
    <w:p w14:paraId="6E011169" w14:textId="77777777" w:rsidR="00956A18" w:rsidRPr="00596925" w:rsidRDefault="00956A18" w:rsidP="00956A18">
      <w:pPr>
        <w:pStyle w:val="testo"/>
        <w:widowControl w:val="0"/>
        <w:ind w:left="1411"/>
        <w:rPr>
          <w:rFonts w:asciiTheme="minorHAnsi" w:hAnsiTheme="minorHAnsi" w:cstheme="minorHAnsi"/>
        </w:rPr>
      </w:pPr>
    </w:p>
    <w:p w14:paraId="0E60CB43" w14:textId="4CB700E8" w:rsidR="00EC60EA" w:rsidRPr="00596925" w:rsidRDefault="00EC60EA" w:rsidP="006F3D02">
      <w:pPr>
        <w:pStyle w:val="testo"/>
        <w:ind w:left="0"/>
        <w:rPr>
          <w:rFonts w:asciiTheme="minorHAnsi" w:hAnsiTheme="minorHAnsi" w:cstheme="minorHAnsi"/>
        </w:rPr>
      </w:pPr>
      <w:r w:rsidRPr="00596925">
        <w:rPr>
          <w:rFonts w:asciiTheme="minorHAnsi" w:hAnsiTheme="minorHAnsi" w:cstheme="minorHAnsi"/>
        </w:rPr>
        <w:t xml:space="preserve">Il mantenimento in efficienza delle apparecchiature è ottenuto dall’effettuazione di interventi di manutenzione ordinaria a cura del personale che per far questo si basa sul manuale d’uso e manutenzione dell’apparecchiatura ovvero </w:t>
      </w:r>
      <w:r w:rsidR="00B372D8" w:rsidRPr="00596925">
        <w:rPr>
          <w:rFonts w:asciiTheme="minorHAnsi" w:hAnsiTheme="minorHAnsi" w:cstheme="minorHAnsi"/>
        </w:rPr>
        <w:t>riferendosi a quanto disposto da specifiche</w:t>
      </w:r>
      <w:r w:rsidRPr="00596925">
        <w:rPr>
          <w:rFonts w:asciiTheme="minorHAnsi" w:hAnsiTheme="minorHAnsi" w:cstheme="minorHAnsi"/>
        </w:rPr>
        <w:t xml:space="preserve"> procedure interne.</w:t>
      </w:r>
    </w:p>
    <w:p w14:paraId="32627998" w14:textId="6EBDF8B1" w:rsidR="00EC60EA" w:rsidRPr="00596925" w:rsidRDefault="00EC60EA" w:rsidP="006F3D02">
      <w:pPr>
        <w:pStyle w:val="testo"/>
        <w:ind w:left="0"/>
        <w:rPr>
          <w:rFonts w:asciiTheme="minorHAnsi" w:hAnsiTheme="minorHAnsi" w:cstheme="minorHAnsi"/>
          <w:b/>
        </w:rPr>
      </w:pPr>
      <w:r w:rsidRPr="00596925">
        <w:rPr>
          <w:rFonts w:asciiTheme="minorHAnsi" w:hAnsiTheme="minorHAnsi" w:cstheme="minorHAnsi"/>
        </w:rPr>
        <w:t>Eventuali malfunzionamenti sono risolti grazie all’intervento del personale interessato o di ditte esterne</w:t>
      </w:r>
      <w:r w:rsidR="00B372D8" w:rsidRPr="00596925">
        <w:rPr>
          <w:rFonts w:asciiTheme="minorHAnsi" w:hAnsiTheme="minorHAnsi" w:cstheme="minorHAnsi"/>
        </w:rPr>
        <w:t xml:space="preserve"> (es: tecnici del costruttore)</w:t>
      </w:r>
      <w:r w:rsidRPr="00596925">
        <w:rPr>
          <w:rFonts w:asciiTheme="minorHAnsi" w:hAnsiTheme="minorHAnsi" w:cstheme="minorHAnsi"/>
        </w:rPr>
        <w:t xml:space="preserve">. L’intervento di manutenzione straordinaria </w:t>
      </w:r>
      <w:r w:rsidR="00B372D8" w:rsidRPr="00596925">
        <w:rPr>
          <w:rFonts w:asciiTheme="minorHAnsi" w:hAnsiTheme="minorHAnsi" w:cstheme="minorHAnsi"/>
        </w:rPr>
        <w:t xml:space="preserve">viene registrato nel </w:t>
      </w:r>
      <w:r w:rsidR="00C93A52" w:rsidRPr="00596925">
        <w:rPr>
          <w:rFonts w:asciiTheme="minorHAnsi" w:hAnsiTheme="minorHAnsi" w:cstheme="minorHAnsi"/>
        </w:rPr>
        <w:t>M117</w:t>
      </w:r>
      <w:r w:rsidR="003366EC">
        <w:rPr>
          <w:rFonts w:asciiTheme="minorHAnsi" w:hAnsiTheme="minorHAnsi" w:cstheme="minorHAnsi"/>
        </w:rPr>
        <w:t>_</w:t>
      </w:r>
      <w:r w:rsidRPr="00596925">
        <w:rPr>
          <w:rFonts w:asciiTheme="minorHAnsi" w:hAnsiTheme="minorHAnsi" w:cstheme="minorHAnsi"/>
        </w:rPr>
        <w:t>Scheda</w:t>
      </w:r>
      <w:r w:rsidR="00B372D8" w:rsidRPr="00596925">
        <w:rPr>
          <w:rFonts w:asciiTheme="minorHAnsi" w:hAnsiTheme="minorHAnsi" w:cstheme="minorHAnsi"/>
        </w:rPr>
        <w:t xml:space="preserve"> apparecchiatura </w:t>
      </w:r>
      <w:r w:rsidRPr="00596925">
        <w:rPr>
          <w:rFonts w:asciiTheme="minorHAnsi" w:hAnsiTheme="minorHAnsi" w:cstheme="minorHAnsi"/>
        </w:rPr>
        <w:t xml:space="preserve">ed al termine delle attività il personale di laboratorio verifica che siano ripristinate le condizioni originali di </w:t>
      </w:r>
      <w:r w:rsidR="00B372D8" w:rsidRPr="00596925">
        <w:rPr>
          <w:rFonts w:asciiTheme="minorHAnsi" w:hAnsiTheme="minorHAnsi" w:cstheme="minorHAnsi"/>
          <w:i/>
        </w:rPr>
        <w:t>performance</w:t>
      </w:r>
      <w:r w:rsidR="00956A18" w:rsidRPr="00596925">
        <w:rPr>
          <w:rFonts w:asciiTheme="minorHAnsi" w:hAnsiTheme="minorHAnsi" w:cstheme="minorHAnsi"/>
        </w:rPr>
        <w:t>.</w:t>
      </w:r>
    </w:p>
    <w:p w14:paraId="06DF952A" w14:textId="1D88181D" w:rsidR="00EC60EA" w:rsidRPr="00596925" w:rsidRDefault="00EC60EA" w:rsidP="006F3D02">
      <w:pPr>
        <w:pStyle w:val="testo"/>
        <w:ind w:left="0"/>
        <w:rPr>
          <w:rFonts w:asciiTheme="minorHAnsi" w:hAnsiTheme="minorHAnsi" w:cstheme="minorHAnsi"/>
          <w:b/>
        </w:rPr>
      </w:pPr>
      <w:r w:rsidRPr="00596925">
        <w:rPr>
          <w:rFonts w:asciiTheme="minorHAnsi" w:hAnsiTheme="minorHAnsi" w:cstheme="minorHAnsi"/>
        </w:rPr>
        <w:lastRenderedPageBreak/>
        <w:t xml:space="preserve">I </w:t>
      </w:r>
      <w:r w:rsidRPr="00596925">
        <w:rPr>
          <w:rFonts w:asciiTheme="minorHAnsi" w:hAnsiTheme="minorHAnsi" w:cstheme="minorHAnsi"/>
          <w:i/>
        </w:rPr>
        <w:t>software</w:t>
      </w:r>
      <w:r w:rsidRPr="00596925">
        <w:rPr>
          <w:rFonts w:asciiTheme="minorHAnsi" w:hAnsiTheme="minorHAnsi" w:cstheme="minorHAnsi"/>
        </w:rPr>
        <w:t xml:space="preserve"> utilizzati nell’esecuzione delle prove o nelle tarature sono gestiti</w:t>
      </w:r>
      <w:r w:rsidR="00AC7F94" w:rsidRPr="00596925">
        <w:rPr>
          <w:rFonts w:asciiTheme="minorHAnsi" w:hAnsiTheme="minorHAnsi" w:cstheme="minorHAnsi"/>
        </w:rPr>
        <w:t xml:space="preserve"> come un</w:t>
      </w:r>
      <w:r w:rsidR="000D0B7D" w:rsidRPr="00596925">
        <w:rPr>
          <w:rFonts w:asciiTheme="minorHAnsi" w:hAnsiTheme="minorHAnsi" w:cstheme="minorHAnsi"/>
        </w:rPr>
        <w:t>a dotazione</w:t>
      </w:r>
      <w:r w:rsidR="00AC7F94" w:rsidRPr="00596925">
        <w:rPr>
          <w:rFonts w:asciiTheme="minorHAnsi" w:hAnsiTheme="minorHAnsi" w:cstheme="minorHAnsi"/>
        </w:rPr>
        <w:t xml:space="preserve"> (es. </w:t>
      </w:r>
      <w:r w:rsidR="00D608EE" w:rsidRPr="00596925">
        <w:rPr>
          <w:rFonts w:asciiTheme="minorHAnsi" w:hAnsiTheme="minorHAnsi" w:cstheme="minorHAnsi"/>
        </w:rPr>
        <w:t xml:space="preserve">ERP </w:t>
      </w:r>
      <w:r w:rsidR="000D0B7D" w:rsidRPr="00596925">
        <w:rPr>
          <w:rFonts w:asciiTheme="minorHAnsi" w:hAnsiTheme="minorHAnsi" w:cstheme="minorHAnsi"/>
          <w:i/>
        </w:rPr>
        <w:t>M</w:t>
      </w:r>
      <w:r w:rsidR="00D608EE" w:rsidRPr="00596925">
        <w:rPr>
          <w:rFonts w:asciiTheme="minorHAnsi" w:hAnsiTheme="minorHAnsi" w:cstheme="minorHAnsi"/>
          <w:i/>
        </w:rPr>
        <w:t>ago</w:t>
      </w:r>
      <w:r w:rsidR="000D0B7D" w:rsidRPr="00596925">
        <w:rPr>
          <w:rFonts w:asciiTheme="minorHAnsi" w:hAnsiTheme="minorHAnsi" w:cstheme="minorHAnsi"/>
          <w:i/>
        </w:rPr>
        <w:t>4</w:t>
      </w:r>
      <w:r w:rsidR="00D608EE" w:rsidRPr="00596925">
        <w:rPr>
          <w:rFonts w:asciiTheme="minorHAnsi" w:hAnsiTheme="minorHAnsi" w:cstheme="minorHAnsi"/>
          <w:i/>
        </w:rPr>
        <w:t xml:space="preserve"> Professional</w:t>
      </w:r>
      <w:r w:rsidR="00AC7F94" w:rsidRPr="00596925">
        <w:rPr>
          <w:rFonts w:asciiTheme="minorHAnsi" w:hAnsiTheme="minorHAnsi" w:cstheme="minorHAnsi"/>
        </w:rPr>
        <w:t xml:space="preserve">), </w:t>
      </w:r>
      <w:r w:rsidR="007875FB" w:rsidRPr="00596925">
        <w:rPr>
          <w:rFonts w:asciiTheme="minorHAnsi" w:hAnsiTheme="minorHAnsi" w:cstheme="minorHAnsi"/>
        </w:rPr>
        <w:t xml:space="preserve">o </w:t>
      </w:r>
      <w:r w:rsidRPr="00596925">
        <w:rPr>
          <w:rFonts w:asciiTheme="minorHAnsi" w:hAnsiTheme="minorHAnsi" w:cstheme="minorHAnsi"/>
        </w:rPr>
        <w:t>come facenti parte</w:t>
      </w:r>
      <w:r w:rsidR="00AC7F94" w:rsidRPr="00596925">
        <w:rPr>
          <w:rFonts w:asciiTheme="minorHAnsi" w:hAnsiTheme="minorHAnsi" w:cstheme="minorHAnsi"/>
        </w:rPr>
        <w:t xml:space="preserve"> </w:t>
      </w:r>
      <w:r w:rsidRPr="00596925">
        <w:rPr>
          <w:rFonts w:asciiTheme="minorHAnsi" w:hAnsiTheme="minorHAnsi" w:cstheme="minorHAnsi"/>
        </w:rPr>
        <w:t xml:space="preserve">dell’apparecchiatura (es. </w:t>
      </w:r>
      <w:r w:rsidRPr="00596925">
        <w:rPr>
          <w:rFonts w:asciiTheme="minorHAnsi" w:hAnsiTheme="minorHAnsi" w:cstheme="minorHAnsi"/>
          <w:i/>
        </w:rPr>
        <w:t>software</w:t>
      </w:r>
      <w:r w:rsidRPr="00596925">
        <w:rPr>
          <w:rFonts w:asciiTheme="minorHAnsi" w:hAnsiTheme="minorHAnsi" w:cstheme="minorHAnsi"/>
        </w:rPr>
        <w:t xml:space="preserve"> commerciali o forniti dalle aziende produttrici delle apparecchiature) o come un documento a </w:t>
      </w:r>
      <w:r w:rsidR="009947DD" w:rsidRPr="00596925">
        <w:rPr>
          <w:rFonts w:asciiTheme="minorHAnsi" w:hAnsiTheme="minorHAnsi" w:cstheme="minorHAnsi"/>
        </w:rPr>
        <w:t>sé</w:t>
      </w:r>
      <w:r w:rsidRPr="00596925">
        <w:rPr>
          <w:rFonts w:asciiTheme="minorHAnsi" w:hAnsiTheme="minorHAnsi" w:cstheme="minorHAnsi"/>
        </w:rPr>
        <w:t xml:space="preserve"> stante (es. </w:t>
      </w:r>
      <w:r w:rsidR="00AC7F94" w:rsidRPr="00596925">
        <w:rPr>
          <w:rFonts w:asciiTheme="minorHAnsi" w:hAnsiTheme="minorHAnsi" w:cstheme="minorHAnsi"/>
          <w:i/>
        </w:rPr>
        <w:t>sistema operativo Windows/Mac</w:t>
      </w:r>
      <w:r w:rsidRPr="00596925">
        <w:rPr>
          <w:rFonts w:asciiTheme="minorHAnsi" w:hAnsiTheme="minorHAnsi" w:cstheme="minorHAnsi"/>
        </w:rPr>
        <w:t xml:space="preserve">). </w:t>
      </w:r>
      <w:r w:rsidR="00AC7F94" w:rsidRPr="00572FF0">
        <w:rPr>
          <w:rFonts w:asciiTheme="minorHAnsi" w:hAnsiTheme="minorHAnsi" w:cstheme="minorHAnsi"/>
        </w:rPr>
        <w:t xml:space="preserve">I </w:t>
      </w:r>
      <w:r w:rsidRPr="00572FF0">
        <w:rPr>
          <w:rFonts w:asciiTheme="minorHAnsi" w:hAnsiTheme="minorHAnsi" w:cstheme="minorHAnsi"/>
          <w:i/>
        </w:rPr>
        <w:t>software</w:t>
      </w:r>
      <w:r w:rsidR="00AC7F94" w:rsidRPr="00572FF0">
        <w:rPr>
          <w:rFonts w:asciiTheme="minorHAnsi" w:hAnsiTheme="minorHAnsi" w:cstheme="minorHAnsi"/>
        </w:rPr>
        <w:t xml:space="preserve"> che elaborano dati grezzi od elaborano i risultati di prova anche per la loro presentazione al cliente, vengono provati e validati</w:t>
      </w:r>
      <w:r w:rsidRPr="00572FF0">
        <w:rPr>
          <w:rFonts w:asciiTheme="minorHAnsi" w:hAnsiTheme="minorHAnsi" w:cstheme="minorHAnsi"/>
        </w:rPr>
        <w:t xml:space="preserve"> anteriorm</w:t>
      </w:r>
      <w:r w:rsidR="00AC7F94" w:rsidRPr="00572FF0">
        <w:rPr>
          <w:rFonts w:asciiTheme="minorHAnsi" w:hAnsiTheme="minorHAnsi" w:cstheme="minorHAnsi"/>
        </w:rPr>
        <w:t xml:space="preserve">ente alla prima utilizzazione </w:t>
      </w:r>
      <w:r w:rsidRPr="00572FF0">
        <w:rPr>
          <w:rFonts w:asciiTheme="minorHAnsi" w:hAnsiTheme="minorHAnsi" w:cstheme="minorHAnsi"/>
        </w:rPr>
        <w:t>direttamente da</w:t>
      </w:r>
      <w:r w:rsidR="00AC7F94" w:rsidRPr="00572FF0">
        <w:rPr>
          <w:rFonts w:asciiTheme="minorHAnsi" w:hAnsiTheme="minorHAnsi" w:cstheme="minorHAnsi"/>
        </w:rPr>
        <w:t>l produttore o dal laboratorio. I</w:t>
      </w:r>
      <w:r w:rsidRPr="00572FF0">
        <w:rPr>
          <w:rFonts w:asciiTheme="minorHAnsi" w:hAnsiTheme="minorHAnsi" w:cstheme="minorHAnsi"/>
        </w:rPr>
        <w:t>l labor</w:t>
      </w:r>
      <w:r w:rsidR="000F677D" w:rsidRPr="00572FF0">
        <w:rPr>
          <w:rFonts w:asciiTheme="minorHAnsi" w:hAnsiTheme="minorHAnsi" w:cstheme="minorHAnsi"/>
        </w:rPr>
        <w:t xml:space="preserve">atorio esegue un’attività di </w:t>
      </w:r>
      <w:proofErr w:type="spellStart"/>
      <w:r w:rsidR="000F677D" w:rsidRPr="00572FF0">
        <w:rPr>
          <w:rFonts w:asciiTheme="minorHAnsi" w:hAnsiTheme="minorHAnsi" w:cstheme="minorHAnsi"/>
        </w:rPr>
        <w:t>ri</w:t>
      </w:r>
      <w:proofErr w:type="spellEnd"/>
      <w:r w:rsidR="00EE458E" w:rsidRPr="00572FF0">
        <w:rPr>
          <w:rFonts w:asciiTheme="minorHAnsi" w:hAnsiTheme="minorHAnsi" w:cstheme="minorHAnsi"/>
        </w:rPr>
        <w:t>-</w:t>
      </w:r>
      <w:r w:rsidRPr="00572FF0">
        <w:rPr>
          <w:rFonts w:asciiTheme="minorHAnsi" w:hAnsiTheme="minorHAnsi" w:cstheme="minorHAnsi"/>
        </w:rPr>
        <w:t xml:space="preserve">validazione i cui risultati sono allegati al </w:t>
      </w:r>
      <w:r w:rsidR="00C93A52" w:rsidRPr="00572FF0">
        <w:rPr>
          <w:rFonts w:asciiTheme="minorHAnsi" w:hAnsiTheme="minorHAnsi" w:cstheme="minorHAnsi"/>
        </w:rPr>
        <w:t>M117</w:t>
      </w:r>
      <w:r w:rsidR="003366EC" w:rsidRPr="00572FF0">
        <w:rPr>
          <w:rFonts w:asciiTheme="minorHAnsi" w:hAnsiTheme="minorHAnsi" w:cstheme="minorHAnsi"/>
        </w:rPr>
        <w:t>_</w:t>
      </w:r>
      <w:r w:rsidR="00AC7F94" w:rsidRPr="00572FF0">
        <w:rPr>
          <w:rFonts w:asciiTheme="minorHAnsi" w:hAnsiTheme="minorHAnsi" w:cstheme="minorHAnsi"/>
        </w:rPr>
        <w:t>Scheda apparecchiatura</w:t>
      </w:r>
      <w:r w:rsidR="0051008C" w:rsidRPr="00572FF0">
        <w:rPr>
          <w:rFonts w:asciiTheme="minorHAnsi" w:hAnsiTheme="minorHAnsi" w:cstheme="minorHAnsi"/>
        </w:rPr>
        <w:t>.</w:t>
      </w:r>
    </w:p>
    <w:p w14:paraId="4A6A10AC" w14:textId="77777777" w:rsidR="00EC60EA" w:rsidRPr="00596925" w:rsidRDefault="00EC60EA" w:rsidP="00EC60EA">
      <w:pPr>
        <w:pStyle w:val="testo"/>
        <w:rPr>
          <w:rFonts w:asciiTheme="minorHAnsi" w:hAnsiTheme="minorHAnsi" w:cstheme="minorHAnsi"/>
        </w:rPr>
      </w:pPr>
    </w:p>
    <w:p w14:paraId="620E7AF6" w14:textId="31E39A87" w:rsidR="00EC60EA" w:rsidRPr="00596925" w:rsidRDefault="00AC7F94" w:rsidP="00AC7F94">
      <w:pPr>
        <w:pStyle w:val="testo"/>
        <w:ind w:left="0"/>
        <w:rPr>
          <w:rFonts w:asciiTheme="minorHAnsi" w:hAnsiTheme="minorHAnsi" w:cstheme="minorHAnsi"/>
        </w:rPr>
      </w:pPr>
      <w:r w:rsidRPr="007738AC">
        <w:rPr>
          <w:rFonts w:asciiTheme="minorHAnsi" w:hAnsiTheme="minorHAnsi" w:cstheme="minorHAnsi"/>
        </w:rPr>
        <w:t>Come specificato</w:t>
      </w:r>
      <w:r w:rsidRPr="00596925">
        <w:rPr>
          <w:rFonts w:asciiTheme="minorHAnsi" w:hAnsiTheme="minorHAnsi" w:cstheme="minorHAnsi"/>
        </w:rPr>
        <w:t xml:space="preserve"> al §6.2 del presente documento, l</w:t>
      </w:r>
      <w:r w:rsidR="00EC60EA" w:rsidRPr="00596925">
        <w:rPr>
          <w:rFonts w:asciiTheme="minorHAnsi" w:hAnsiTheme="minorHAnsi" w:cstheme="minorHAnsi"/>
        </w:rPr>
        <w:t xml:space="preserve">e apparecchiature di </w:t>
      </w:r>
      <w:r w:rsidR="00EC60EA" w:rsidRPr="00596925">
        <w:rPr>
          <w:rFonts w:asciiTheme="minorHAnsi" w:hAnsiTheme="minorHAnsi" w:cstheme="minorHAnsi"/>
          <w:i/>
        </w:rPr>
        <w:t>categoria 1</w:t>
      </w:r>
      <w:r w:rsidRPr="00596925">
        <w:rPr>
          <w:rFonts w:asciiTheme="minorHAnsi" w:hAnsiTheme="minorHAnsi" w:cstheme="minorHAnsi"/>
        </w:rPr>
        <w:t xml:space="preserve"> sono utilizzate solo da</w:t>
      </w:r>
      <w:r w:rsidR="00EC60EA" w:rsidRPr="00596925">
        <w:rPr>
          <w:rFonts w:asciiTheme="minorHAnsi" w:hAnsiTheme="minorHAnsi" w:cstheme="minorHAnsi"/>
        </w:rPr>
        <w:t xml:space="preserve"> personale che è stato preventivamente autorizzato per eseguire le attività di prova d</w:t>
      </w:r>
      <w:r w:rsidRPr="00596925">
        <w:rPr>
          <w:rFonts w:asciiTheme="minorHAnsi" w:hAnsiTheme="minorHAnsi" w:cstheme="minorHAnsi"/>
        </w:rPr>
        <w:t>urante le quali sono impiegate.</w:t>
      </w:r>
    </w:p>
    <w:p w14:paraId="60901F75" w14:textId="37AA780C" w:rsidR="00EC60EA" w:rsidRPr="00596925" w:rsidRDefault="00EC60EA" w:rsidP="00AC7F94">
      <w:pPr>
        <w:pStyle w:val="testo"/>
        <w:ind w:left="0"/>
        <w:rPr>
          <w:rFonts w:asciiTheme="minorHAnsi" w:hAnsiTheme="minorHAnsi" w:cstheme="minorHAnsi"/>
        </w:rPr>
      </w:pPr>
      <w:r w:rsidRPr="00596925">
        <w:rPr>
          <w:rFonts w:asciiTheme="minorHAnsi" w:hAnsiTheme="minorHAnsi" w:cstheme="minorHAnsi"/>
        </w:rPr>
        <w:t>Tali apparecchiature sono sottoposte a conferma metrologica per valutare la rispondenza delle loro caratteristiche ai requisiti richiesti dalle prove. Esempi di caratteristiche metrologiche delle apparecchiature possono essere: campo di misura, errore sistematico, ripetibilità, incertezza, stabilità, eccentricità, isteresi, deriva, linearità, etc.</w:t>
      </w:r>
    </w:p>
    <w:p w14:paraId="1413C185" w14:textId="77777777" w:rsidR="00EC60EA" w:rsidRPr="00596925" w:rsidRDefault="00EC60EA" w:rsidP="00AC7F94">
      <w:pPr>
        <w:pStyle w:val="testo"/>
        <w:ind w:left="0"/>
        <w:rPr>
          <w:rFonts w:asciiTheme="minorHAnsi" w:hAnsiTheme="minorHAnsi" w:cstheme="minorHAnsi"/>
        </w:rPr>
      </w:pPr>
      <w:r w:rsidRPr="00596925">
        <w:rPr>
          <w:rFonts w:asciiTheme="minorHAnsi" w:hAnsiTheme="minorHAnsi" w:cstheme="minorHAnsi"/>
        </w:rPr>
        <w:t xml:space="preserve">Il processo di conferma metrologica comprende secondo necessità le attività di taratura, verifica, manutenzione, regolazione, riparazione, identificazione e sigillatura. </w:t>
      </w:r>
    </w:p>
    <w:p w14:paraId="54F3C203" w14:textId="3BBE47C9" w:rsidR="00EC60EA" w:rsidRPr="00596925" w:rsidRDefault="00EC60EA" w:rsidP="00AC7F94">
      <w:pPr>
        <w:pStyle w:val="testo"/>
        <w:ind w:left="0"/>
        <w:rPr>
          <w:rFonts w:asciiTheme="minorHAnsi" w:hAnsiTheme="minorHAnsi" w:cstheme="minorHAnsi"/>
        </w:rPr>
      </w:pPr>
      <w:r w:rsidRPr="00596925">
        <w:rPr>
          <w:rFonts w:asciiTheme="minorHAnsi" w:hAnsiTheme="minorHAnsi" w:cstheme="minorHAnsi"/>
        </w:rPr>
        <w:t xml:space="preserve">Le attività di taratura vengono attuate da personale preventivamente autorizzato come previsto </w:t>
      </w:r>
      <w:r w:rsidR="007F3988" w:rsidRPr="00596925">
        <w:rPr>
          <w:rFonts w:asciiTheme="minorHAnsi" w:hAnsiTheme="minorHAnsi" w:cstheme="minorHAnsi"/>
        </w:rPr>
        <w:t>al §6.2 del presente MQL.</w:t>
      </w:r>
      <w:r w:rsidRPr="00596925">
        <w:rPr>
          <w:rFonts w:asciiTheme="minorHAnsi" w:hAnsiTheme="minorHAnsi" w:cstheme="minorHAnsi"/>
        </w:rPr>
        <w:t xml:space="preserve"> </w:t>
      </w:r>
    </w:p>
    <w:p w14:paraId="2666DDDC" w14:textId="6FC164A9" w:rsidR="00EC60EA" w:rsidRPr="00596925" w:rsidRDefault="00EC60EA" w:rsidP="00AC7F94">
      <w:pPr>
        <w:pStyle w:val="testo"/>
        <w:ind w:left="0"/>
        <w:rPr>
          <w:rFonts w:asciiTheme="minorHAnsi" w:hAnsiTheme="minorHAnsi" w:cstheme="minorHAnsi"/>
        </w:rPr>
      </w:pPr>
      <w:r w:rsidRPr="00596925">
        <w:rPr>
          <w:rFonts w:asciiTheme="minorHAnsi" w:hAnsiTheme="minorHAnsi" w:cstheme="minorHAnsi"/>
        </w:rPr>
        <w:t>A seguito della conferma metrologica ed in particolare dell’attività di taratura, le apparecchiature di misura vengono confermate o meno, ovvero viene stabilita l’idoneità o meno ad essere utilizzate nel processo di misurazione sulla base di definiti criteri di accettabilità indicati n</w:t>
      </w:r>
      <w:r w:rsidR="002D460D" w:rsidRPr="00596925">
        <w:rPr>
          <w:rFonts w:asciiTheme="minorHAnsi" w:hAnsiTheme="minorHAnsi" w:cstheme="minorHAnsi"/>
        </w:rPr>
        <w:t xml:space="preserve">el </w:t>
      </w:r>
      <w:r w:rsidR="00C93A52" w:rsidRPr="00596925">
        <w:rPr>
          <w:rFonts w:asciiTheme="minorHAnsi" w:hAnsiTheme="minorHAnsi" w:cstheme="minorHAnsi"/>
        </w:rPr>
        <w:t>M117</w:t>
      </w:r>
      <w:r w:rsidR="003366EC">
        <w:rPr>
          <w:rFonts w:asciiTheme="minorHAnsi" w:hAnsiTheme="minorHAnsi" w:cstheme="minorHAnsi"/>
        </w:rPr>
        <w:t>_</w:t>
      </w:r>
      <w:r w:rsidRPr="00596925">
        <w:rPr>
          <w:rFonts w:asciiTheme="minorHAnsi" w:hAnsiTheme="minorHAnsi" w:cstheme="minorHAnsi"/>
        </w:rPr>
        <w:t>Scheda apparecchiatura. L’idoneità</w:t>
      </w:r>
      <w:r w:rsidR="002D460D" w:rsidRPr="00596925">
        <w:rPr>
          <w:rFonts w:asciiTheme="minorHAnsi" w:hAnsiTheme="minorHAnsi" w:cstheme="minorHAnsi"/>
        </w:rPr>
        <w:t xml:space="preserve"> è attestata mediante firma </w:t>
      </w:r>
      <w:r w:rsidRPr="00596925">
        <w:rPr>
          <w:rFonts w:asciiTheme="minorHAnsi" w:hAnsiTheme="minorHAnsi" w:cstheme="minorHAnsi"/>
        </w:rPr>
        <w:t>del rapporto di taratura da part</w:t>
      </w:r>
      <w:r w:rsidR="00926AF7" w:rsidRPr="00596925">
        <w:rPr>
          <w:rFonts w:asciiTheme="minorHAnsi" w:hAnsiTheme="minorHAnsi" w:cstheme="minorHAnsi"/>
        </w:rPr>
        <w:t>e del responsabile incaricato e</w:t>
      </w:r>
      <w:r w:rsidRPr="00596925">
        <w:rPr>
          <w:rFonts w:asciiTheme="minorHAnsi" w:hAnsiTheme="minorHAnsi" w:cstheme="minorHAnsi"/>
        </w:rPr>
        <w:t xml:space="preserve">, ove </w:t>
      </w:r>
      <w:r w:rsidR="002D460D" w:rsidRPr="00596925">
        <w:rPr>
          <w:rFonts w:asciiTheme="minorHAnsi" w:hAnsiTheme="minorHAnsi" w:cstheme="minorHAnsi"/>
        </w:rPr>
        <w:t>applicabile</w:t>
      </w:r>
      <w:r w:rsidRPr="00596925">
        <w:rPr>
          <w:rFonts w:asciiTheme="minorHAnsi" w:hAnsiTheme="minorHAnsi" w:cstheme="minorHAnsi"/>
        </w:rPr>
        <w:t xml:space="preserve">, </w:t>
      </w:r>
      <w:r w:rsidR="002D460D" w:rsidRPr="00596925">
        <w:rPr>
          <w:rFonts w:asciiTheme="minorHAnsi" w:hAnsiTheme="minorHAnsi" w:cstheme="minorHAnsi"/>
        </w:rPr>
        <w:t>dall’</w:t>
      </w:r>
      <w:r w:rsidRPr="00596925">
        <w:rPr>
          <w:rFonts w:asciiTheme="minorHAnsi" w:hAnsiTheme="minorHAnsi" w:cstheme="minorHAnsi"/>
        </w:rPr>
        <w:t>apposizione dell’etichetta</w:t>
      </w:r>
      <w:r w:rsidR="002D460D" w:rsidRPr="00596925">
        <w:rPr>
          <w:rFonts w:asciiTheme="minorHAnsi" w:hAnsiTheme="minorHAnsi" w:cstheme="minorHAnsi"/>
        </w:rPr>
        <w:t xml:space="preserve"> possedente</w:t>
      </w:r>
      <w:r w:rsidRPr="00596925">
        <w:rPr>
          <w:rFonts w:asciiTheme="minorHAnsi" w:hAnsiTheme="minorHAnsi" w:cstheme="minorHAnsi"/>
        </w:rPr>
        <w:t xml:space="preserve"> i seguenti dati:</w:t>
      </w:r>
    </w:p>
    <w:p w14:paraId="73164C39" w14:textId="77777777" w:rsidR="00AC7F94" w:rsidRPr="00596925" w:rsidRDefault="00AC7F94" w:rsidP="00AC7F94">
      <w:pPr>
        <w:pStyle w:val="testo"/>
        <w:ind w:left="0"/>
        <w:rPr>
          <w:rFonts w:asciiTheme="minorHAnsi" w:hAnsiTheme="minorHAnsi" w:cstheme="minorHAnsi"/>
        </w:rPr>
      </w:pPr>
    </w:p>
    <w:p w14:paraId="535A028F" w14:textId="77777777" w:rsidR="00EC60EA" w:rsidRPr="00596925" w:rsidRDefault="00EC60EA" w:rsidP="00EE5563">
      <w:pPr>
        <w:pStyle w:val="testo"/>
        <w:numPr>
          <w:ilvl w:val="1"/>
          <w:numId w:val="15"/>
        </w:numPr>
        <w:rPr>
          <w:rFonts w:asciiTheme="minorHAnsi" w:hAnsiTheme="minorHAnsi" w:cstheme="minorHAnsi"/>
        </w:rPr>
      </w:pPr>
      <w:r w:rsidRPr="00596925">
        <w:rPr>
          <w:rFonts w:asciiTheme="minorHAnsi" w:hAnsiTheme="minorHAnsi" w:cstheme="minorHAnsi"/>
        </w:rPr>
        <w:t>Data di taratura;</w:t>
      </w:r>
    </w:p>
    <w:p w14:paraId="3F210649" w14:textId="77777777" w:rsidR="00EC60EA" w:rsidRPr="00596925" w:rsidRDefault="00EC60EA" w:rsidP="00EE5563">
      <w:pPr>
        <w:pStyle w:val="testo"/>
        <w:numPr>
          <w:ilvl w:val="1"/>
          <w:numId w:val="15"/>
        </w:numPr>
        <w:rPr>
          <w:rFonts w:asciiTheme="minorHAnsi" w:hAnsiTheme="minorHAnsi" w:cstheme="minorHAnsi"/>
        </w:rPr>
      </w:pPr>
      <w:r w:rsidRPr="00596925">
        <w:rPr>
          <w:rFonts w:asciiTheme="minorHAnsi" w:hAnsiTheme="minorHAnsi" w:cstheme="minorHAnsi"/>
        </w:rPr>
        <w:t>Data della successiva taratura;</w:t>
      </w:r>
    </w:p>
    <w:p w14:paraId="70FAEC4B" w14:textId="77777777" w:rsidR="00EC60EA" w:rsidRPr="00596925" w:rsidRDefault="00EC60EA" w:rsidP="00EE5563">
      <w:pPr>
        <w:pStyle w:val="testo"/>
        <w:numPr>
          <w:ilvl w:val="1"/>
          <w:numId w:val="15"/>
        </w:numPr>
        <w:rPr>
          <w:rFonts w:asciiTheme="minorHAnsi" w:hAnsiTheme="minorHAnsi" w:cstheme="minorHAnsi"/>
        </w:rPr>
      </w:pPr>
      <w:r w:rsidRPr="00596925">
        <w:rPr>
          <w:rFonts w:asciiTheme="minorHAnsi" w:hAnsiTheme="minorHAnsi" w:cstheme="minorHAnsi"/>
        </w:rPr>
        <w:t>Eventuali fattori di correzione o limitazioni d’uso;</w:t>
      </w:r>
    </w:p>
    <w:p w14:paraId="6547E7EA" w14:textId="77777777" w:rsidR="00EC60EA" w:rsidRPr="00596925" w:rsidRDefault="00EC60EA" w:rsidP="00EE5563">
      <w:pPr>
        <w:pStyle w:val="testo"/>
        <w:numPr>
          <w:ilvl w:val="1"/>
          <w:numId w:val="15"/>
        </w:numPr>
        <w:rPr>
          <w:rFonts w:asciiTheme="minorHAnsi" w:hAnsiTheme="minorHAnsi" w:cstheme="minorHAnsi"/>
        </w:rPr>
      </w:pPr>
      <w:r w:rsidRPr="00596925">
        <w:rPr>
          <w:rFonts w:asciiTheme="minorHAnsi" w:hAnsiTheme="minorHAnsi" w:cstheme="minorHAnsi"/>
        </w:rPr>
        <w:t xml:space="preserve">La dicitura </w:t>
      </w:r>
      <w:r w:rsidRPr="00596925">
        <w:rPr>
          <w:rFonts w:asciiTheme="minorHAnsi" w:hAnsiTheme="minorHAnsi" w:cstheme="minorHAnsi"/>
          <w:i/>
        </w:rPr>
        <w:t>“tarare prima dell’uso”</w:t>
      </w:r>
      <w:r w:rsidRPr="00596925">
        <w:rPr>
          <w:rFonts w:asciiTheme="minorHAnsi" w:hAnsiTheme="minorHAnsi" w:cstheme="minorHAnsi"/>
        </w:rPr>
        <w:t xml:space="preserve"> (quando applicabile).</w:t>
      </w:r>
    </w:p>
    <w:p w14:paraId="44AF7102" w14:textId="35157EB5" w:rsidR="002D460D" w:rsidRPr="00596925" w:rsidRDefault="002D460D" w:rsidP="002D460D">
      <w:pPr>
        <w:pStyle w:val="testo"/>
        <w:ind w:left="1931"/>
        <w:rPr>
          <w:rFonts w:asciiTheme="minorHAnsi" w:hAnsiTheme="minorHAnsi" w:cstheme="minorHAnsi"/>
        </w:rPr>
      </w:pPr>
    </w:p>
    <w:p w14:paraId="4E0CCCA6" w14:textId="70AE0768" w:rsidR="00AB1076" w:rsidRPr="00596925" w:rsidRDefault="00AB1076" w:rsidP="002D460D">
      <w:pPr>
        <w:pStyle w:val="testo"/>
        <w:ind w:left="0"/>
        <w:rPr>
          <w:rFonts w:asciiTheme="minorHAnsi" w:hAnsiTheme="minorHAnsi" w:cstheme="minorHAnsi"/>
        </w:rPr>
      </w:pPr>
      <w:r w:rsidRPr="00596925">
        <w:rPr>
          <w:rFonts w:asciiTheme="minorHAnsi" w:hAnsiTheme="minorHAnsi" w:cstheme="minorHAnsi"/>
        </w:rPr>
        <w:t xml:space="preserve">Nel caso il laboratorio debba considerare e gestire eventuali fattori di correzione in seguito all’attività di taratura, si rimanda alle singole procedure operative implementate per la specifica dotazione soggetta a taratura. </w:t>
      </w:r>
    </w:p>
    <w:p w14:paraId="2C0D4BF7" w14:textId="3C6DD646" w:rsidR="00926AF7" w:rsidRPr="00596925" w:rsidRDefault="00EE09A2" w:rsidP="002D460D">
      <w:pPr>
        <w:pStyle w:val="testo"/>
        <w:ind w:left="0"/>
        <w:rPr>
          <w:rFonts w:asciiTheme="minorHAnsi" w:hAnsiTheme="minorHAnsi" w:cstheme="minorHAnsi"/>
        </w:rPr>
      </w:pPr>
      <w:r w:rsidRPr="00596925">
        <w:rPr>
          <w:rFonts w:asciiTheme="minorHAnsi" w:hAnsiTheme="minorHAnsi" w:cstheme="minorHAnsi"/>
        </w:rPr>
        <w:t xml:space="preserve">Così come </w:t>
      </w:r>
      <w:r w:rsidR="00013E0E" w:rsidRPr="00596925">
        <w:rPr>
          <w:rFonts w:asciiTheme="minorHAnsi" w:hAnsiTheme="minorHAnsi" w:cstheme="minorHAnsi"/>
        </w:rPr>
        <w:t>pianificato</w:t>
      </w:r>
      <w:r w:rsidRPr="00596925">
        <w:rPr>
          <w:rFonts w:asciiTheme="minorHAnsi" w:hAnsiTheme="minorHAnsi" w:cstheme="minorHAnsi"/>
        </w:rPr>
        <w:t xml:space="preserve"> nel </w:t>
      </w:r>
      <w:r w:rsidR="00C93A52" w:rsidRPr="00596925">
        <w:rPr>
          <w:rFonts w:asciiTheme="minorHAnsi" w:hAnsiTheme="minorHAnsi" w:cstheme="minorHAnsi"/>
        </w:rPr>
        <w:t>M117</w:t>
      </w:r>
      <w:r w:rsidR="003366EC">
        <w:rPr>
          <w:rFonts w:asciiTheme="minorHAnsi" w:hAnsiTheme="minorHAnsi" w:cstheme="minorHAnsi"/>
        </w:rPr>
        <w:t>_</w:t>
      </w:r>
      <w:r w:rsidR="00013E0E" w:rsidRPr="00596925">
        <w:rPr>
          <w:rFonts w:asciiTheme="minorHAnsi" w:hAnsiTheme="minorHAnsi" w:cstheme="minorHAnsi"/>
        </w:rPr>
        <w:t>Scheda apparecchiatura</w:t>
      </w:r>
      <w:r w:rsidRPr="00596925">
        <w:rPr>
          <w:rFonts w:asciiTheme="minorHAnsi" w:hAnsiTheme="minorHAnsi" w:cstheme="minorHAnsi"/>
        </w:rPr>
        <w:t>, è</w:t>
      </w:r>
      <w:r w:rsidR="00EC60EA" w:rsidRPr="00596925">
        <w:rPr>
          <w:rFonts w:asciiTheme="minorHAnsi" w:hAnsiTheme="minorHAnsi" w:cstheme="minorHAnsi"/>
        </w:rPr>
        <w:t xml:space="preserve"> possibile eseguire </w:t>
      </w:r>
      <w:r w:rsidRPr="00596925">
        <w:rPr>
          <w:rFonts w:asciiTheme="minorHAnsi" w:hAnsiTheme="minorHAnsi" w:cstheme="minorHAnsi"/>
        </w:rPr>
        <w:t xml:space="preserve">specifiche </w:t>
      </w:r>
      <w:r w:rsidR="00EC60EA" w:rsidRPr="00596925">
        <w:rPr>
          <w:rFonts w:asciiTheme="minorHAnsi" w:hAnsiTheme="minorHAnsi" w:cstheme="minorHAnsi"/>
        </w:rPr>
        <w:t>attività di verifica</w:t>
      </w:r>
      <w:r w:rsidR="009B4241" w:rsidRPr="009B4241">
        <w:rPr>
          <w:rFonts w:asciiTheme="minorHAnsi" w:hAnsiTheme="minorHAnsi" w:cstheme="minorHAnsi"/>
        </w:rPr>
        <w:t xml:space="preserve"> </w:t>
      </w:r>
      <w:r w:rsidR="009B4241" w:rsidRPr="00596925">
        <w:rPr>
          <w:rFonts w:asciiTheme="minorHAnsi" w:hAnsiTheme="minorHAnsi" w:cstheme="minorHAnsi"/>
        </w:rPr>
        <w:t>tra due tarature</w:t>
      </w:r>
      <w:r w:rsidR="00EC60EA" w:rsidRPr="00596925">
        <w:rPr>
          <w:rFonts w:asciiTheme="minorHAnsi" w:hAnsiTheme="minorHAnsi" w:cstheme="minorHAnsi"/>
        </w:rPr>
        <w:t xml:space="preserve">, a fronte di campioni o strumenti tarati o comunque che consentano </w:t>
      </w:r>
      <w:r w:rsidR="002D460D" w:rsidRPr="00596925">
        <w:rPr>
          <w:rFonts w:asciiTheme="minorHAnsi" w:hAnsiTheme="minorHAnsi" w:cstheme="minorHAnsi"/>
        </w:rPr>
        <w:t>il perseguimento della</w:t>
      </w:r>
      <w:r w:rsidR="00EC60EA" w:rsidRPr="00596925">
        <w:rPr>
          <w:rFonts w:asciiTheme="minorHAnsi" w:hAnsiTheme="minorHAnsi" w:cstheme="minorHAnsi"/>
        </w:rPr>
        <w:t xml:space="preserve"> riferibilità</w:t>
      </w:r>
      <w:r w:rsidR="002D460D" w:rsidRPr="00596925">
        <w:rPr>
          <w:rFonts w:asciiTheme="minorHAnsi" w:hAnsiTheme="minorHAnsi" w:cstheme="minorHAnsi"/>
        </w:rPr>
        <w:t xml:space="preserve"> metrologica</w:t>
      </w:r>
      <w:r w:rsidR="00EC60EA" w:rsidRPr="00596925">
        <w:rPr>
          <w:rFonts w:asciiTheme="minorHAnsi" w:hAnsiTheme="minorHAnsi" w:cstheme="minorHAnsi"/>
        </w:rPr>
        <w:t xml:space="preserve">, per valutare se un’apparecchiatura di misurazione continui a funzionare correttamente. </w:t>
      </w:r>
    </w:p>
    <w:p w14:paraId="3A64D22F" w14:textId="77777777" w:rsidR="00926AF7" w:rsidRPr="00596925" w:rsidRDefault="00926AF7" w:rsidP="002D460D">
      <w:pPr>
        <w:pStyle w:val="testo"/>
        <w:ind w:left="0"/>
        <w:rPr>
          <w:rFonts w:asciiTheme="minorHAnsi" w:hAnsiTheme="minorHAnsi" w:cstheme="minorHAnsi"/>
        </w:rPr>
      </w:pPr>
    </w:p>
    <w:p w14:paraId="1298E0CA" w14:textId="1527FEC0" w:rsidR="00EC60EA" w:rsidRPr="00596925" w:rsidRDefault="00EC60EA" w:rsidP="002D460D">
      <w:pPr>
        <w:pStyle w:val="testo"/>
        <w:ind w:left="0"/>
        <w:rPr>
          <w:rFonts w:asciiTheme="minorHAnsi" w:hAnsiTheme="minorHAnsi" w:cstheme="minorHAnsi"/>
        </w:rPr>
      </w:pPr>
      <w:r w:rsidRPr="00596925">
        <w:rPr>
          <w:rFonts w:asciiTheme="minorHAnsi" w:hAnsiTheme="minorHAnsi" w:cstheme="minorHAnsi"/>
        </w:rPr>
        <w:t>Queste consistono in:</w:t>
      </w:r>
    </w:p>
    <w:p w14:paraId="3176CF22" w14:textId="77777777" w:rsidR="002D460D" w:rsidRPr="00596925" w:rsidRDefault="002D460D" w:rsidP="002D460D">
      <w:pPr>
        <w:pStyle w:val="testo"/>
        <w:ind w:left="0"/>
        <w:rPr>
          <w:rFonts w:asciiTheme="minorHAnsi" w:hAnsiTheme="minorHAnsi" w:cstheme="minorHAnsi"/>
        </w:rPr>
      </w:pPr>
    </w:p>
    <w:p w14:paraId="0DF464A0" w14:textId="77777777" w:rsidR="00EC60EA" w:rsidRPr="00596925" w:rsidRDefault="00EC60EA" w:rsidP="00EE5563">
      <w:pPr>
        <w:pStyle w:val="testo"/>
        <w:numPr>
          <w:ilvl w:val="0"/>
          <w:numId w:val="16"/>
        </w:numPr>
        <w:rPr>
          <w:rFonts w:asciiTheme="minorHAnsi" w:hAnsiTheme="minorHAnsi" w:cstheme="minorHAnsi"/>
        </w:rPr>
      </w:pPr>
      <w:r w:rsidRPr="00596925">
        <w:rPr>
          <w:rFonts w:asciiTheme="minorHAnsi" w:hAnsiTheme="minorHAnsi" w:cstheme="minorHAnsi"/>
        </w:rPr>
        <w:t>Esecuzione di una misurazione in parallelo con lo strumento campione;</w:t>
      </w:r>
    </w:p>
    <w:p w14:paraId="73C50D49" w14:textId="77777777" w:rsidR="00EC60EA" w:rsidRPr="00596925" w:rsidRDefault="00EC60EA" w:rsidP="00EE5563">
      <w:pPr>
        <w:pStyle w:val="testo"/>
        <w:numPr>
          <w:ilvl w:val="0"/>
          <w:numId w:val="16"/>
        </w:numPr>
        <w:rPr>
          <w:rFonts w:asciiTheme="minorHAnsi" w:hAnsiTheme="minorHAnsi" w:cstheme="minorHAnsi"/>
        </w:rPr>
      </w:pPr>
      <w:r w:rsidRPr="00596925">
        <w:rPr>
          <w:rFonts w:asciiTheme="minorHAnsi" w:hAnsiTheme="minorHAnsi" w:cstheme="minorHAnsi"/>
        </w:rPr>
        <w:t>Esecuzione di una misurazione di un campione o materiale di riferimento a valore noto.</w:t>
      </w:r>
    </w:p>
    <w:p w14:paraId="47AA8B5E" w14:textId="77777777" w:rsidR="002D460D" w:rsidRPr="00596925" w:rsidRDefault="002D460D" w:rsidP="002D460D">
      <w:pPr>
        <w:pStyle w:val="testo"/>
        <w:ind w:left="0"/>
        <w:rPr>
          <w:rFonts w:asciiTheme="minorHAnsi" w:hAnsiTheme="minorHAnsi" w:cstheme="minorHAnsi"/>
        </w:rPr>
      </w:pPr>
    </w:p>
    <w:p w14:paraId="0FAA21AF" w14:textId="4CE9C736" w:rsidR="002D460D" w:rsidRPr="00596925" w:rsidRDefault="002D460D" w:rsidP="002D460D">
      <w:pPr>
        <w:pStyle w:val="testo"/>
        <w:ind w:left="0"/>
        <w:rPr>
          <w:rFonts w:asciiTheme="minorHAnsi" w:hAnsiTheme="minorHAnsi" w:cstheme="minorHAnsi"/>
          <w:b/>
        </w:rPr>
      </w:pPr>
      <w:r w:rsidRPr="00596925">
        <w:rPr>
          <w:rFonts w:asciiTheme="minorHAnsi" w:hAnsiTheme="minorHAnsi" w:cstheme="minorHAnsi"/>
        </w:rPr>
        <w:lastRenderedPageBreak/>
        <w:t>Tutte le apparecchiature di categoria 1 sono soggette a taratura</w:t>
      </w:r>
      <w:r w:rsidR="004E5A98" w:rsidRPr="00596925">
        <w:rPr>
          <w:rFonts w:asciiTheme="minorHAnsi" w:hAnsiTheme="minorHAnsi" w:cstheme="minorHAnsi"/>
        </w:rPr>
        <w:t>/verifica intermedia</w:t>
      </w:r>
      <w:r w:rsidR="00926AF7" w:rsidRPr="00596925">
        <w:rPr>
          <w:rFonts w:asciiTheme="minorHAnsi" w:hAnsiTheme="minorHAnsi" w:cstheme="minorHAnsi"/>
        </w:rPr>
        <w:t xml:space="preserve"> interna od esterna:</w:t>
      </w:r>
    </w:p>
    <w:p w14:paraId="1BAFDA34" w14:textId="77777777" w:rsidR="002D460D" w:rsidRPr="00596925" w:rsidRDefault="002D460D" w:rsidP="002D460D">
      <w:pPr>
        <w:pStyle w:val="testo"/>
        <w:ind w:left="0"/>
        <w:rPr>
          <w:rFonts w:asciiTheme="minorHAnsi" w:hAnsiTheme="minorHAnsi" w:cstheme="minorHAnsi"/>
        </w:rPr>
      </w:pPr>
    </w:p>
    <w:p w14:paraId="584C56C3" w14:textId="50B4A8B5" w:rsidR="002D460D" w:rsidRPr="00596925" w:rsidRDefault="004E5A98" w:rsidP="00EE5563">
      <w:pPr>
        <w:pStyle w:val="testo"/>
        <w:numPr>
          <w:ilvl w:val="0"/>
          <w:numId w:val="10"/>
        </w:numPr>
        <w:rPr>
          <w:rFonts w:asciiTheme="minorHAnsi" w:hAnsiTheme="minorHAnsi" w:cstheme="minorHAnsi"/>
        </w:rPr>
      </w:pPr>
      <w:r w:rsidRPr="00596925">
        <w:rPr>
          <w:rFonts w:asciiTheme="minorHAnsi" w:hAnsiTheme="minorHAnsi" w:cstheme="minorHAnsi"/>
          <w:b/>
          <w:i/>
        </w:rPr>
        <w:t>Taratura e</w:t>
      </w:r>
      <w:r w:rsidR="002D460D" w:rsidRPr="00596925">
        <w:rPr>
          <w:rFonts w:asciiTheme="minorHAnsi" w:hAnsiTheme="minorHAnsi" w:cstheme="minorHAnsi"/>
          <w:b/>
          <w:i/>
        </w:rPr>
        <w:t>sterna:</w:t>
      </w:r>
      <w:r w:rsidR="002D460D" w:rsidRPr="00596925">
        <w:rPr>
          <w:rFonts w:asciiTheme="minorHAnsi" w:hAnsiTheme="minorHAnsi" w:cstheme="minorHAnsi"/>
        </w:rPr>
        <w:t xml:space="preserve"> </w:t>
      </w:r>
      <w:r w:rsidR="00EE09A2" w:rsidRPr="00596925">
        <w:rPr>
          <w:rFonts w:asciiTheme="minorHAnsi" w:hAnsiTheme="minorHAnsi" w:cstheme="minorHAnsi"/>
        </w:rPr>
        <w:t xml:space="preserve">effettuata </w:t>
      </w:r>
      <w:r w:rsidR="002D460D" w:rsidRPr="00596925">
        <w:rPr>
          <w:rFonts w:asciiTheme="minorHAnsi" w:hAnsiTheme="minorHAnsi" w:cstheme="minorHAnsi"/>
        </w:rPr>
        <w:t>da centri LAT (laboratori accreditati per la taratura seconda la UNI CEI EN ISO/IEC 17025</w:t>
      </w:r>
      <w:r w:rsidR="00926AF7" w:rsidRPr="00596925">
        <w:rPr>
          <w:rFonts w:asciiTheme="minorHAnsi" w:hAnsiTheme="minorHAnsi" w:cstheme="minorHAnsi"/>
        </w:rPr>
        <w:t>:2018</w:t>
      </w:r>
      <w:r w:rsidR="002D460D" w:rsidRPr="00596925">
        <w:rPr>
          <w:rFonts w:asciiTheme="minorHAnsi" w:hAnsiTheme="minorHAnsi" w:cstheme="minorHAnsi"/>
        </w:rPr>
        <w:t xml:space="preserve"> – Requisiti generali per la competenza dei laboratori di prova e taratura);</w:t>
      </w:r>
    </w:p>
    <w:p w14:paraId="74B15D3A" w14:textId="1F6DD4C9" w:rsidR="002D460D" w:rsidRPr="00596925" w:rsidRDefault="004E5A98" w:rsidP="00EE5563">
      <w:pPr>
        <w:pStyle w:val="testo"/>
        <w:numPr>
          <w:ilvl w:val="0"/>
          <w:numId w:val="10"/>
        </w:numPr>
        <w:rPr>
          <w:rFonts w:asciiTheme="minorHAnsi" w:hAnsiTheme="minorHAnsi" w:cstheme="minorHAnsi"/>
          <w:i/>
        </w:rPr>
      </w:pPr>
      <w:r w:rsidRPr="00596925">
        <w:rPr>
          <w:rFonts w:asciiTheme="minorHAnsi" w:hAnsiTheme="minorHAnsi" w:cstheme="minorHAnsi"/>
          <w:b/>
          <w:i/>
        </w:rPr>
        <w:t>Taratura i</w:t>
      </w:r>
      <w:r w:rsidR="002D460D" w:rsidRPr="00596925">
        <w:rPr>
          <w:rFonts w:asciiTheme="minorHAnsi" w:hAnsiTheme="minorHAnsi" w:cstheme="minorHAnsi"/>
          <w:b/>
          <w:i/>
        </w:rPr>
        <w:t>nterna:</w:t>
      </w:r>
      <w:r w:rsidR="002D460D" w:rsidRPr="00596925">
        <w:rPr>
          <w:rFonts w:asciiTheme="minorHAnsi" w:hAnsiTheme="minorHAnsi" w:cstheme="minorHAnsi"/>
        </w:rPr>
        <w:t xml:space="preserve"> secondo procedure di dettaglio rispon</w:t>
      </w:r>
      <w:r w:rsidR="00EE09A2" w:rsidRPr="00596925">
        <w:rPr>
          <w:rFonts w:asciiTheme="minorHAnsi" w:hAnsiTheme="minorHAnsi" w:cstheme="minorHAnsi"/>
        </w:rPr>
        <w:t xml:space="preserve">denti a quanto disposto da linee guida/manuali/procedure dei singoli costruttori e dal §2 del documento ILAC P10:01 – ILAC </w:t>
      </w:r>
      <w:r w:rsidR="00EE09A2" w:rsidRPr="00596925">
        <w:rPr>
          <w:rFonts w:asciiTheme="minorHAnsi" w:hAnsiTheme="minorHAnsi" w:cstheme="minorHAnsi"/>
          <w:i/>
        </w:rPr>
        <w:t xml:space="preserve">Policy on the </w:t>
      </w:r>
      <w:proofErr w:type="spellStart"/>
      <w:r w:rsidR="00EE09A2" w:rsidRPr="00596925">
        <w:rPr>
          <w:rFonts w:asciiTheme="minorHAnsi" w:hAnsiTheme="minorHAnsi" w:cstheme="minorHAnsi"/>
          <w:i/>
        </w:rPr>
        <w:t>Traceability</w:t>
      </w:r>
      <w:proofErr w:type="spellEnd"/>
      <w:r w:rsidR="00EE09A2" w:rsidRPr="00596925">
        <w:rPr>
          <w:rFonts w:asciiTheme="minorHAnsi" w:hAnsiTheme="minorHAnsi" w:cstheme="minorHAnsi"/>
          <w:i/>
        </w:rPr>
        <w:t xml:space="preserve"> of </w:t>
      </w:r>
      <w:proofErr w:type="spellStart"/>
      <w:r w:rsidR="00EE09A2" w:rsidRPr="00596925">
        <w:rPr>
          <w:rFonts w:asciiTheme="minorHAnsi" w:hAnsiTheme="minorHAnsi" w:cstheme="minorHAnsi"/>
          <w:i/>
        </w:rPr>
        <w:t>Measurement</w:t>
      </w:r>
      <w:proofErr w:type="spellEnd"/>
      <w:r w:rsidR="00EE09A2" w:rsidRPr="00596925">
        <w:rPr>
          <w:rFonts w:asciiTheme="minorHAnsi" w:hAnsiTheme="minorHAnsi" w:cstheme="minorHAnsi"/>
          <w:i/>
        </w:rPr>
        <w:t xml:space="preserve"> </w:t>
      </w:r>
      <w:proofErr w:type="spellStart"/>
      <w:r w:rsidR="00EE09A2" w:rsidRPr="00596925">
        <w:rPr>
          <w:rFonts w:asciiTheme="minorHAnsi" w:hAnsiTheme="minorHAnsi" w:cstheme="minorHAnsi"/>
          <w:i/>
        </w:rPr>
        <w:t>Results</w:t>
      </w:r>
      <w:proofErr w:type="spellEnd"/>
      <w:r w:rsidR="00EE09A2" w:rsidRPr="00596925">
        <w:rPr>
          <w:rFonts w:asciiTheme="minorHAnsi" w:hAnsiTheme="minorHAnsi" w:cstheme="minorHAnsi"/>
          <w:i/>
        </w:rPr>
        <w:t>.</w:t>
      </w:r>
    </w:p>
    <w:p w14:paraId="35F515E8" w14:textId="77777777" w:rsidR="002D460D" w:rsidRPr="00596925" w:rsidRDefault="002D460D" w:rsidP="002D460D">
      <w:pPr>
        <w:pStyle w:val="testo"/>
        <w:ind w:left="1571"/>
        <w:rPr>
          <w:rFonts w:asciiTheme="minorHAnsi" w:hAnsiTheme="minorHAnsi" w:cstheme="minorHAnsi"/>
        </w:rPr>
      </w:pPr>
    </w:p>
    <w:p w14:paraId="0EBB32FC" w14:textId="607A4AD3" w:rsidR="00EC60EA" w:rsidRPr="00596925" w:rsidRDefault="00EC60EA" w:rsidP="004E5A98">
      <w:pPr>
        <w:pStyle w:val="testo"/>
        <w:widowControl w:val="0"/>
        <w:ind w:left="0"/>
        <w:rPr>
          <w:rFonts w:asciiTheme="minorHAnsi" w:hAnsiTheme="minorHAnsi" w:cstheme="minorHAnsi"/>
        </w:rPr>
      </w:pPr>
      <w:r w:rsidRPr="00596925">
        <w:rPr>
          <w:rFonts w:asciiTheme="minorHAnsi" w:hAnsiTheme="minorHAnsi" w:cstheme="minorHAnsi"/>
        </w:rPr>
        <w:t>I certificati di taratura rilasciati da enti esterni od i rapporti di taratura interni</w:t>
      </w:r>
      <w:r w:rsidR="00EE09A2" w:rsidRPr="00596925">
        <w:rPr>
          <w:rFonts w:asciiTheme="minorHAnsi" w:hAnsiTheme="minorHAnsi" w:cstheme="minorHAnsi"/>
        </w:rPr>
        <w:t>,</w:t>
      </w:r>
      <w:r w:rsidRPr="00596925">
        <w:rPr>
          <w:rFonts w:asciiTheme="minorHAnsi" w:hAnsiTheme="minorHAnsi" w:cstheme="minorHAnsi"/>
        </w:rPr>
        <w:t xml:space="preserve"> ovvero</w:t>
      </w:r>
      <w:r w:rsidR="00EE09A2" w:rsidRPr="00596925">
        <w:rPr>
          <w:rFonts w:asciiTheme="minorHAnsi" w:hAnsiTheme="minorHAnsi" w:cstheme="minorHAnsi"/>
        </w:rPr>
        <w:t>,</w:t>
      </w:r>
      <w:r w:rsidRPr="00596925">
        <w:rPr>
          <w:rFonts w:asciiTheme="minorHAnsi" w:hAnsiTheme="minorHAnsi" w:cstheme="minorHAnsi"/>
        </w:rPr>
        <w:t xml:space="preserve"> i risultati delle verifi</w:t>
      </w:r>
      <w:r w:rsidR="00EE09A2" w:rsidRPr="00596925">
        <w:rPr>
          <w:rFonts w:asciiTheme="minorHAnsi" w:hAnsiTheme="minorHAnsi" w:cstheme="minorHAnsi"/>
        </w:rPr>
        <w:t xml:space="preserve">che </w:t>
      </w:r>
      <w:r w:rsidR="00926AF7" w:rsidRPr="00596925">
        <w:rPr>
          <w:rFonts w:asciiTheme="minorHAnsi" w:hAnsiTheme="minorHAnsi" w:cstheme="minorHAnsi"/>
        </w:rPr>
        <w:t xml:space="preserve">intermedie </w:t>
      </w:r>
      <w:r w:rsidR="00EE09A2" w:rsidRPr="00596925">
        <w:rPr>
          <w:rFonts w:asciiTheme="minorHAnsi" w:hAnsiTheme="minorHAnsi" w:cstheme="minorHAnsi"/>
        </w:rPr>
        <w:t xml:space="preserve">sono allegati, assieme alle relative registrazioni, al </w:t>
      </w:r>
      <w:r w:rsidR="00C93A52" w:rsidRPr="00596925">
        <w:rPr>
          <w:rFonts w:asciiTheme="minorHAnsi" w:hAnsiTheme="minorHAnsi" w:cstheme="minorHAnsi"/>
        </w:rPr>
        <w:t>M117</w:t>
      </w:r>
      <w:r w:rsidR="003366EC">
        <w:rPr>
          <w:rFonts w:asciiTheme="minorHAnsi" w:hAnsiTheme="minorHAnsi" w:cstheme="minorHAnsi"/>
        </w:rPr>
        <w:t>_</w:t>
      </w:r>
      <w:r w:rsidRPr="00596925">
        <w:rPr>
          <w:rFonts w:asciiTheme="minorHAnsi" w:hAnsiTheme="minorHAnsi" w:cstheme="minorHAnsi"/>
        </w:rPr>
        <w:t xml:space="preserve">Scheda apparecchiatura. </w:t>
      </w:r>
    </w:p>
    <w:p w14:paraId="3E9FA4C5" w14:textId="6026C773" w:rsidR="00EC60EA" w:rsidRPr="00596925" w:rsidRDefault="00EC60EA" w:rsidP="004E5A98">
      <w:pPr>
        <w:pStyle w:val="testo"/>
        <w:numPr>
          <w:ilvl w:val="12"/>
          <w:numId w:val="0"/>
        </w:numPr>
        <w:rPr>
          <w:rFonts w:asciiTheme="minorHAnsi" w:hAnsiTheme="minorHAnsi" w:cstheme="minorHAnsi"/>
        </w:rPr>
      </w:pPr>
      <w:r w:rsidRPr="00596925">
        <w:rPr>
          <w:rFonts w:asciiTheme="minorHAnsi" w:hAnsiTheme="minorHAnsi" w:cstheme="minorHAnsi"/>
        </w:rPr>
        <w:t>Tutte le apparecchiature di misurazione sono identificate mediante l’attribuzione di un codice</w:t>
      </w:r>
      <w:r w:rsidR="004E5A98" w:rsidRPr="00596925">
        <w:rPr>
          <w:rFonts w:asciiTheme="minorHAnsi" w:hAnsiTheme="minorHAnsi" w:cstheme="minorHAnsi"/>
        </w:rPr>
        <w:t xml:space="preserve"> (</w:t>
      </w:r>
      <w:r w:rsidR="00AD459A" w:rsidRPr="00596925">
        <w:rPr>
          <w:rFonts w:asciiTheme="minorHAnsi" w:hAnsiTheme="minorHAnsi" w:cstheme="minorHAnsi"/>
          <w:i/>
        </w:rPr>
        <w:t>LTA +</w:t>
      </w:r>
      <w:r w:rsidR="004E5A98" w:rsidRPr="00596925">
        <w:rPr>
          <w:rFonts w:asciiTheme="minorHAnsi" w:hAnsiTheme="minorHAnsi" w:cstheme="minorHAnsi"/>
          <w:i/>
        </w:rPr>
        <w:t xml:space="preserve"> numero progressivo</w:t>
      </w:r>
      <w:r w:rsidR="004E5A98" w:rsidRPr="00596925">
        <w:rPr>
          <w:rFonts w:asciiTheme="minorHAnsi" w:hAnsiTheme="minorHAnsi" w:cstheme="minorHAnsi"/>
        </w:rPr>
        <w:t>)</w:t>
      </w:r>
      <w:r w:rsidRPr="00596925">
        <w:rPr>
          <w:rFonts w:asciiTheme="minorHAnsi" w:hAnsiTheme="minorHAnsi" w:cstheme="minorHAnsi"/>
        </w:rPr>
        <w:t xml:space="preserve"> e l'apposizione dello stesso sul corpo dell’apparecchiatura, sul contenitore della stessa o su supporto rigido connesso</w:t>
      </w:r>
      <w:r w:rsidR="004E5A98" w:rsidRPr="00596925">
        <w:rPr>
          <w:rFonts w:asciiTheme="minorHAnsi" w:hAnsiTheme="minorHAnsi" w:cstheme="minorHAnsi"/>
        </w:rPr>
        <w:t>/adiacente</w:t>
      </w:r>
      <w:r w:rsidRPr="00596925">
        <w:rPr>
          <w:rFonts w:asciiTheme="minorHAnsi" w:hAnsiTheme="minorHAnsi" w:cstheme="minorHAnsi"/>
        </w:rPr>
        <w:t xml:space="preserve"> all’apparecchiatura. </w:t>
      </w:r>
    </w:p>
    <w:p w14:paraId="0D80EE63" w14:textId="65D1373E" w:rsidR="00EC60EA" w:rsidRPr="00596925" w:rsidRDefault="00EC60EA" w:rsidP="004E5A98">
      <w:pPr>
        <w:pStyle w:val="testo"/>
        <w:ind w:left="0"/>
        <w:rPr>
          <w:rFonts w:asciiTheme="minorHAnsi" w:hAnsiTheme="minorHAnsi" w:cstheme="minorHAnsi"/>
        </w:rPr>
      </w:pPr>
      <w:r w:rsidRPr="00596925">
        <w:rPr>
          <w:rFonts w:asciiTheme="minorHAnsi" w:hAnsiTheme="minorHAnsi" w:cstheme="minorHAnsi"/>
        </w:rPr>
        <w:t xml:space="preserve">Le apparecchiature fuori taratura o fuori funzionamento o sottoposte a sovraccarico o manovra errata </w:t>
      </w:r>
      <w:r w:rsidR="004E5A98" w:rsidRPr="00596925">
        <w:rPr>
          <w:rFonts w:asciiTheme="minorHAnsi" w:hAnsiTheme="minorHAnsi" w:cstheme="minorHAnsi"/>
        </w:rPr>
        <w:t>vengono</w:t>
      </w:r>
      <w:r w:rsidRPr="00596925">
        <w:rPr>
          <w:rFonts w:asciiTheme="minorHAnsi" w:hAnsiTheme="minorHAnsi" w:cstheme="minorHAnsi"/>
        </w:rPr>
        <w:t xml:space="preserve"> opportunamente identificate </w:t>
      </w:r>
      <w:r w:rsidR="004E5A98" w:rsidRPr="00596925">
        <w:rPr>
          <w:rFonts w:asciiTheme="minorHAnsi" w:hAnsiTheme="minorHAnsi" w:cstheme="minorHAnsi"/>
        </w:rPr>
        <w:t xml:space="preserve">come </w:t>
      </w:r>
      <w:r w:rsidR="004E5A98" w:rsidRPr="00596925">
        <w:rPr>
          <w:rFonts w:asciiTheme="minorHAnsi" w:hAnsiTheme="minorHAnsi" w:cstheme="minorHAnsi"/>
          <w:b/>
          <w:color w:val="FF0000"/>
        </w:rPr>
        <w:t>FUORI SERVIZIO</w:t>
      </w:r>
      <w:r w:rsidR="004E5A98" w:rsidRPr="00596925">
        <w:rPr>
          <w:rFonts w:asciiTheme="minorHAnsi" w:hAnsiTheme="minorHAnsi" w:cstheme="minorHAnsi"/>
          <w:color w:val="FF0000"/>
        </w:rPr>
        <w:t xml:space="preserve"> </w:t>
      </w:r>
      <w:r w:rsidR="004E5A98" w:rsidRPr="00596925">
        <w:rPr>
          <w:rFonts w:asciiTheme="minorHAnsi" w:hAnsiTheme="minorHAnsi" w:cstheme="minorHAnsi"/>
        </w:rPr>
        <w:t xml:space="preserve">(dicitura adesiva di colore rosso maiuscola riportata direttamente sulla strumentazione) </w:t>
      </w:r>
      <w:r w:rsidRPr="00596925">
        <w:rPr>
          <w:rFonts w:asciiTheme="minorHAnsi" w:hAnsiTheme="minorHAnsi" w:cstheme="minorHAnsi"/>
        </w:rPr>
        <w:t>al fine di impedirne l’utilizzo</w:t>
      </w:r>
      <w:r w:rsidR="004E5A98" w:rsidRPr="00596925">
        <w:rPr>
          <w:rFonts w:asciiTheme="minorHAnsi" w:hAnsiTheme="minorHAnsi" w:cstheme="minorHAnsi"/>
        </w:rPr>
        <w:t>. Il l</w:t>
      </w:r>
      <w:r w:rsidRPr="00596925">
        <w:rPr>
          <w:rFonts w:asciiTheme="minorHAnsi" w:hAnsiTheme="minorHAnsi" w:cstheme="minorHAnsi"/>
        </w:rPr>
        <w:t xml:space="preserve">aboratorio valuta possibili effetti di tali malfunzionamenti sulle </w:t>
      </w:r>
      <w:r w:rsidR="004E5A98" w:rsidRPr="00596925">
        <w:rPr>
          <w:rFonts w:asciiTheme="minorHAnsi" w:hAnsiTheme="minorHAnsi" w:cstheme="minorHAnsi"/>
        </w:rPr>
        <w:t>attività precedentemente svolte attivando la procedura di gestione delle attività non conformi così come specificato al §7.10 del presente MQL.</w:t>
      </w:r>
    </w:p>
    <w:p w14:paraId="69F1BADA" w14:textId="26F7AF86" w:rsidR="00EC60EA" w:rsidRPr="00596925" w:rsidRDefault="00EC60EA" w:rsidP="00C23F06">
      <w:pPr>
        <w:pStyle w:val="testo"/>
        <w:ind w:left="0"/>
        <w:rPr>
          <w:rFonts w:asciiTheme="minorHAnsi" w:hAnsiTheme="minorHAnsi" w:cstheme="minorHAnsi"/>
        </w:rPr>
      </w:pPr>
      <w:r w:rsidRPr="00596925">
        <w:rPr>
          <w:rFonts w:asciiTheme="minorHAnsi" w:hAnsiTheme="minorHAnsi" w:cstheme="minorHAnsi"/>
        </w:rPr>
        <w:t xml:space="preserve">Le apparecchiature utilizzate in laboratorio sono collocate in luoghi opportuni affinché non vi siano danneggiamenti o deterioramenti che potrebbero alterarne lo stato o non vi siano fattori ambientali che interferiscano con </w:t>
      </w:r>
      <w:r w:rsidR="004A1CF9" w:rsidRPr="00596925">
        <w:rPr>
          <w:rFonts w:asciiTheme="minorHAnsi" w:hAnsiTheme="minorHAnsi" w:cstheme="minorHAnsi"/>
        </w:rPr>
        <w:t xml:space="preserve">le </w:t>
      </w:r>
      <w:r w:rsidRPr="00596925">
        <w:rPr>
          <w:rFonts w:asciiTheme="minorHAnsi" w:hAnsiTheme="minorHAnsi" w:cstheme="minorHAnsi"/>
        </w:rPr>
        <w:t xml:space="preserve">loro funzionalità. </w:t>
      </w:r>
      <w:r w:rsidR="00AD459A" w:rsidRPr="00596925">
        <w:rPr>
          <w:rFonts w:asciiTheme="minorHAnsi" w:hAnsiTheme="minorHAnsi" w:cstheme="minorHAnsi"/>
        </w:rPr>
        <w:t>In particolare,</w:t>
      </w:r>
      <w:r w:rsidRPr="00596925">
        <w:rPr>
          <w:rFonts w:asciiTheme="minorHAnsi" w:hAnsiTheme="minorHAnsi" w:cstheme="minorHAnsi"/>
        </w:rPr>
        <w:t xml:space="preserve"> non devono essere s</w:t>
      </w:r>
      <w:r w:rsidR="00FD224C" w:rsidRPr="00596925">
        <w:rPr>
          <w:rFonts w:asciiTheme="minorHAnsi" w:hAnsiTheme="minorHAnsi" w:cstheme="minorHAnsi"/>
        </w:rPr>
        <w:t>postate le bilance tecniche ed analitiche</w:t>
      </w:r>
      <w:r w:rsidRPr="00596925">
        <w:rPr>
          <w:rFonts w:asciiTheme="minorHAnsi" w:hAnsiTheme="minorHAnsi" w:cstheme="minorHAnsi"/>
        </w:rPr>
        <w:t xml:space="preserve">. Quando queste vengono movimentate, </w:t>
      </w:r>
      <w:r w:rsidR="00FD224C" w:rsidRPr="00596925">
        <w:rPr>
          <w:rFonts w:asciiTheme="minorHAnsi" w:hAnsiTheme="minorHAnsi" w:cstheme="minorHAnsi"/>
        </w:rPr>
        <w:t>verrà eseguita la</w:t>
      </w:r>
      <w:r w:rsidRPr="00596925">
        <w:rPr>
          <w:rFonts w:asciiTheme="minorHAnsi" w:hAnsiTheme="minorHAnsi" w:cstheme="minorHAnsi"/>
        </w:rPr>
        <w:t xml:space="preserve"> procedura di taratura, anche se in anticipo rispetto alla data pianificata.</w:t>
      </w:r>
    </w:p>
    <w:p w14:paraId="799A3F0B" w14:textId="77777777" w:rsidR="00EC60EA" w:rsidRPr="00596925" w:rsidRDefault="00EC60EA" w:rsidP="00C23F06">
      <w:pPr>
        <w:pStyle w:val="testo"/>
        <w:ind w:left="0"/>
        <w:rPr>
          <w:rFonts w:asciiTheme="minorHAnsi" w:hAnsiTheme="minorHAnsi" w:cstheme="minorHAnsi"/>
        </w:rPr>
      </w:pPr>
      <w:r w:rsidRPr="00596925">
        <w:rPr>
          <w:rFonts w:asciiTheme="minorHAnsi" w:hAnsiTheme="minorHAnsi" w:cstheme="minorHAnsi"/>
        </w:rPr>
        <w:t>È compito di RL valutare prima dell’acquisizione di un’apparecchiatura le condizioni ambientali che potrebbero influire sulla funzionalità dell’apparecchiatura stessa, le necessità di alimentazione e di scarico dei reflui, gli arredi richiesti, etc.</w:t>
      </w:r>
    </w:p>
    <w:p w14:paraId="7AACAA18" w14:textId="7AE11234" w:rsidR="00F25BB4" w:rsidRPr="00596925" w:rsidRDefault="00EC60EA" w:rsidP="00B47234">
      <w:pPr>
        <w:pStyle w:val="testo"/>
        <w:ind w:left="0"/>
        <w:rPr>
          <w:rFonts w:asciiTheme="minorHAnsi" w:hAnsiTheme="minorHAnsi" w:cstheme="minorHAnsi"/>
        </w:rPr>
      </w:pPr>
      <w:r w:rsidRPr="00596925">
        <w:rPr>
          <w:rFonts w:asciiTheme="minorHAnsi" w:hAnsiTheme="minorHAnsi" w:cstheme="minorHAnsi"/>
        </w:rPr>
        <w:t xml:space="preserve">I campioni e gli strumenti di misura utilizzati per la conferma metrologica </w:t>
      </w:r>
      <w:r w:rsidR="00FD224C" w:rsidRPr="00596925">
        <w:rPr>
          <w:rFonts w:asciiTheme="minorHAnsi" w:hAnsiTheme="minorHAnsi" w:cstheme="minorHAnsi"/>
        </w:rPr>
        <w:t>di</w:t>
      </w:r>
      <w:r w:rsidRPr="00596925">
        <w:rPr>
          <w:rFonts w:asciiTheme="minorHAnsi" w:hAnsiTheme="minorHAnsi" w:cstheme="minorHAnsi"/>
        </w:rPr>
        <w:t xml:space="preserve"> altri strumenti sono conservati in un armadio e non sono mai utilizzati direttamente per l’esecuzione delle misurazioni.</w:t>
      </w:r>
    </w:p>
    <w:p w14:paraId="2784504D" w14:textId="77777777" w:rsidR="00926AF7" w:rsidRPr="00596925" w:rsidRDefault="00926AF7" w:rsidP="00B47234">
      <w:pPr>
        <w:pStyle w:val="testo"/>
        <w:ind w:left="0"/>
        <w:rPr>
          <w:rFonts w:asciiTheme="minorHAnsi" w:hAnsiTheme="minorHAnsi" w:cstheme="minorHAnsi"/>
        </w:rPr>
      </w:pPr>
    </w:p>
    <w:p w14:paraId="540841E2" w14:textId="341DE8E3" w:rsidR="00B47234" w:rsidRPr="00596925" w:rsidRDefault="00266392" w:rsidP="00B47234">
      <w:pPr>
        <w:pStyle w:val="testo"/>
        <w:ind w:left="0"/>
        <w:rPr>
          <w:rFonts w:asciiTheme="minorHAnsi" w:hAnsiTheme="minorHAnsi" w:cstheme="minorHAnsi"/>
        </w:rPr>
      </w:pPr>
      <w:r w:rsidRPr="00596925">
        <w:rPr>
          <w:rFonts w:asciiTheme="minorHAnsi" w:hAnsiTheme="minorHAnsi" w:cstheme="minorHAnsi"/>
        </w:rPr>
        <w:t>I</w:t>
      </w:r>
      <w:r w:rsidR="00760951" w:rsidRPr="00596925">
        <w:rPr>
          <w:rFonts w:asciiTheme="minorHAnsi" w:hAnsiTheme="minorHAnsi" w:cstheme="minorHAnsi"/>
        </w:rPr>
        <w:t xml:space="preserve"> materiali di riferimento</w:t>
      </w:r>
      <w:r w:rsidR="00B47234" w:rsidRPr="00596925">
        <w:rPr>
          <w:rFonts w:asciiTheme="minorHAnsi" w:hAnsiTheme="minorHAnsi" w:cstheme="minorHAnsi"/>
        </w:rPr>
        <w:t xml:space="preserve"> (MR)/materiali di riferimento certificati (MRC)</w:t>
      </w:r>
      <w:r w:rsidR="00760951" w:rsidRPr="00596925">
        <w:rPr>
          <w:rFonts w:asciiTheme="minorHAnsi" w:hAnsiTheme="minorHAnsi" w:cstheme="minorHAnsi"/>
        </w:rPr>
        <w:t xml:space="preserve"> utilizzati dal laboratorio per eseguire le tarature delle apparecchiature e/o dei metodi </w:t>
      </w:r>
      <w:r w:rsidR="00B47234" w:rsidRPr="00596925">
        <w:rPr>
          <w:rFonts w:asciiTheme="minorHAnsi" w:hAnsiTheme="minorHAnsi" w:cstheme="minorHAnsi"/>
        </w:rPr>
        <w:t xml:space="preserve">di prova </w:t>
      </w:r>
      <w:r w:rsidR="00760951" w:rsidRPr="00596925">
        <w:rPr>
          <w:rFonts w:asciiTheme="minorHAnsi" w:hAnsiTheme="minorHAnsi" w:cstheme="minorHAnsi"/>
        </w:rPr>
        <w:t>sono accompagnati da certificat</w:t>
      </w:r>
      <w:r w:rsidR="00B47234" w:rsidRPr="00596925">
        <w:rPr>
          <w:rFonts w:asciiTheme="minorHAnsi" w:hAnsiTheme="minorHAnsi" w:cstheme="minorHAnsi"/>
        </w:rPr>
        <w:t>o od altro documento che ne attesti:</w:t>
      </w:r>
    </w:p>
    <w:p w14:paraId="32295D12" w14:textId="71D1BE1D" w:rsidR="00B47234" w:rsidRPr="00596925" w:rsidRDefault="00B47234" w:rsidP="00EE5563">
      <w:pPr>
        <w:pStyle w:val="testo"/>
        <w:numPr>
          <w:ilvl w:val="0"/>
          <w:numId w:val="10"/>
        </w:numPr>
        <w:rPr>
          <w:rFonts w:asciiTheme="minorHAnsi" w:hAnsiTheme="minorHAnsi" w:cstheme="minorHAnsi"/>
        </w:rPr>
      </w:pPr>
      <w:r w:rsidRPr="00596925">
        <w:rPr>
          <w:rFonts w:asciiTheme="minorHAnsi" w:hAnsiTheme="minorHAnsi" w:cstheme="minorHAnsi"/>
        </w:rPr>
        <w:t>Caratteristiche del MR/MRC;</w:t>
      </w:r>
    </w:p>
    <w:p w14:paraId="2037B818" w14:textId="52026E81" w:rsidR="00B47234" w:rsidRPr="00596925" w:rsidRDefault="00B47234" w:rsidP="00EE5563">
      <w:pPr>
        <w:pStyle w:val="testo"/>
        <w:numPr>
          <w:ilvl w:val="0"/>
          <w:numId w:val="10"/>
        </w:numPr>
        <w:rPr>
          <w:rFonts w:asciiTheme="minorHAnsi" w:hAnsiTheme="minorHAnsi" w:cstheme="minorHAnsi"/>
        </w:rPr>
      </w:pPr>
      <w:r w:rsidRPr="00596925">
        <w:rPr>
          <w:rFonts w:asciiTheme="minorHAnsi" w:hAnsiTheme="minorHAnsi" w:cstheme="minorHAnsi"/>
        </w:rPr>
        <w:t>R</w:t>
      </w:r>
      <w:r w:rsidR="00760951" w:rsidRPr="00596925">
        <w:rPr>
          <w:rFonts w:asciiTheme="minorHAnsi" w:hAnsiTheme="minorHAnsi" w:cstheme="minorHAnsi"/>
        </w:rPr>
        <w:t>iferibilità alle unità di misura del Sistema Internazionale</w:t>
      </w:r>
      <w:r w:rsidRPr="00596925">
        <w:rPr>
          <w:rFonts w:asciiTheme="minorHAnsi" w:hAnsiTheme="minorHAnsi" w:cstheme="minorHAnsi"/>
        </w:rPr>
        <w:t xml:space="preserve"> (SI);</w:t>
      </w:r>
    </w:p>
    <w:p w14:paraId="02131C17" w14:textId="131C2F74" w:rsidR="00B47234" w:rsidRPr="00596925" w:rsidRDefault="00B47234" w:rsidP="00EE5563">
      <w:pPr>
        <w:pStyle w:val="testo"/>
        <w:numPr>
          <w:ilvl w:val="0"/>
          <w:numId w:val="10"/>
        </w:numPr>
        <w:rPr>
          <w:rFonts w:asciiTheme="minorHAnsi" w:hAnsiTheme="minorHAnsi" w:cstheme="minorHAnsi"/>
        </w:rPr>
      </w:pPr>
      <w:r w:rsidRPr="00596925">
        <w:rPr>
          <w:rFonts w:asciiTheme="minorHAnsi" w:hAnsiTheme="minorHAnsi" w:cstheme="minorHAnsi"/>
        </w:rPr>
        <w:t>Omogeneità;</w:t>
      </w:r>
    </w:p>
    <w:p w14:paraId="7B1C98BB" w14:textId="08F7CC70" w:rsidR="00B47234" w:rsidRPr="00596925" w:rsidRDefault="00B47234" w:rsidP="00EE5563">
      <w:pPr>
        <w:pStyle w:val="testo"/>
        <w:numPr>
          <w:ilvl w:val="0"/>
          <w:numId w:val="10"/>
        </w:numPr>
        <w:rPr>
          <w:rFonts w:asciiTheme="minorHAnsi" w:hAnsiTheme="minorHAnsi" w:cstheme="minorHAnsi"/>
        </w:rPr>
      </w:pPr>
      <w:r w:rsidRPr="00596925">
        <w:rPr>
          <w:rFonts w:asciiTheme="minorHAnsi" w:hAnsiTheme="minorHAnsi" w:cstheme="minorHAnsi"/>
        </w:rPr>
        <w:t>Stabilità di determinate proprietà;</w:t>
      </w:r>
    </w:p>
    <w:p w14:paraId="164ED0C1" w14:textId="7C466858" w:rsidR="00B47234" w:rsidRPr="00596925" w:rsidRDefault="00B47234" w:rsidP="00EE5563">
      <w:pPr>
        <w:pStyle w:val="testo"/>
        <w:numPr>
          <w:ilvl w:val="0"/>
          <w:numId w:val="10"/>
        </w:numPr>
        <w:rPr>
          <w:rFonts w:asciiTheme="minorHAnsi" w:hAnsiTheme="minorHAnsi" w:cstheme="minorHAnsi"/>
        </w:rPr>
      </w:pPr>
      <w:r w:rsidRPr="00596925">
        <w:rPr>
          <w:rFonts w:asciiTheme="minorHAnsi" w:hAnsiTheme="minorHAnsi" w:cstheme="minorHAnsi"/>
        </w:rPr>
        <w:t>Incertezza di misura relativa ai valori riportati nel certificato (per MRC).</w:t>
      </w:r>
    </w:p>
    <w:p w14:paraId="7A7C1C1C" w14:textId="77777777" w:rsidR="00B47234" w:rsidRPr="00596925" w:rsidRDefault="00B47234" w:rsidP="00FD224C">
      <w:pPr>
        <w:pStyle w:val="testo"/>
        <w:ind w:left="1411"/>
        <w:rPr>
          <w:rFonts w:asciiTheme="minorHAnsi" w:hAnsiTheme="minorHAnsi" w:cstheme="minorHAnsi"/>
        </w:rPr>
      </w:pPr>
    </w:p>
    <w:p w14:paraId="1F6C4846" w14:textId="67B9ACB6" w:rsidR="00B47234" w:rsidRPr="00596925" w:rsidRDefault="00B47234" w:rsidP="00B47234">
      <w:pPr>
        <w:pStyle w:val="testo"/>
        <w:ind w:left="0"/>
        <w:rPr>
          <w:rFonts w:asciiTheme="minorHAnsi" w:hAnsiTheme="minorHAnsi" w:cstheme="minorHAnsi"/>
        </w:rPr>
      </w:pPr>
      <w:r w:rsidRPr="00596925">
        <w:rPr>
          <w:rFonts w:asciiTheme="minorHAnsi" w:hAnsiTheme="minorHAnsi" w:cstheme="minorHAnsi"/>
        </w:rPr>
        <w:lastRenderedPageBreak/>
        <w:t xml:space="preserve">I produttori di MR/MRC </w:t>
      </w:r>
      <w:r w:rsidR="00A74A45" w:rsidRPr="00596925">
        <w:rPr>
          <w:rFonts w:asciiTheme="minorHAnsi" w:hAnsiTheme="minorHAnsi" w:cstheme="minorHAnsi"/>
        </w:rPr>
        <w:t>accreditati secondo la norma</w:t>
      </w:r>
      <w:r w:rsidRPr="00596925">
        <w:rPr>
          <w:rFonts w:asciiTheme="minorHAnsi" w:hAnsiTheme="minorHAnsi" w:cstheme="minorHAnsi"/>
        </w:rPr>
        <w:t xml:space="preserve"> </w:t>
      </w:r>
      <w:r w:rsidRPr="00596925">
        <w:rPr>
          <w:rFonts w:asciiTheme="minorHAnsi" w:hAnsiTheme="minorHAnsi" w:cstheme="minorHAnsi"/>
          <w:i/>
        </w:rPr>
        <w:t>UNI CEI EN ISO 17034 – Requisiti generali per la competenza dei produttori di materiali di riferimento</w:t>
      </w:r>
      <w:r w:rsidR="00A74A45" w:rsidRPr="00596925">
        <w:rPr>
          <w:rFonts w:asciiTheme="minorHAnsi" w:hAnsiTheme="minorHAnsi" w:cstheme="minorHAnsi"/>
        </w:rPr>
        <w:t xml:space="preserve">, </w:t>
      </w:r>
      <w:r w:rsidRPr="00596925">
        <w:rPr>
          <w:rFonts w:asciiTheme="minorHAnsi" w:hAnsiTheme="minorHAnsi" w:cstheme="minorHAnsi"/>
        </w:rPr>
        <w:t>sono considerati competenti dal laboratorio.</w:t>
      </w:r>
    </w:p>
    <w:p w14:paraId="048E578E" w14:textId="05F1EC08" w:rsidR="00760951" w:rsidRPr="000015B0" w:rsidRDefault="00760951" w:rsidP="00FD224C">
      <w:pPr>
        <w:pStyle w:val="testo"/>
        <w:ind w:left="0"/>
        <w:rPr>
          <w:rFonts w:asciiTheme="minorHAnsi" w:hAnsiTheme="minorHAnsi" w:cstheme="minorHAnsi"/>
        </w:rPr>
      </w:pPr>
      <w:r w:rsidRPr="00596925">
        <w:rPr>
          <w:rFonts w:asciiTheme="minorHAnsi" w:hAnsiTheme="minorHAnsi" w:cstheme="minorHAnsi"/>
        </w:rPr>
        <w:t xml:space="preserve">All’arrivo </w:t>
      </w:r>
      <w:r w:rsidRPr="000015B0">
        <w:rPr>
          <w:rFonts w:asciiTheme="minorHAnsi" w:hAnsiTheme="minorHAnsi" w:cstheme="minorHAnsi"/>
        </w:rPr>
        <w:t xml:space="preserve">del </w:t>
      </w:r>
      <w:r w:rsidR="00A74A45" w:rsidRPr="000015B0">
        <w:rPr>
          <w:rFonts w:asciiTheme="minorHAnsi" w:hAnsiTheme="minorHAnsi" w:cstheme="minorHAnsi"/>
        </w:rPr>
        <w:t>MR/MRC</w:t>
      </w:r>
      <w:r w:rsidRPr="000015B0">
        <w:rPr>
          <w:rFonts w:asciiTheme="minorHAnsi" w:hAnsiTheme="minorHAnsi" w:cstheme="minorHAnsi"/>
        </w:rPr>
        <w:t xml:space="preserve"> in laboratorio, il tecnico controlla che lo stesso </w:t>
      </w:r>
      <w:r w:rsidR="000015B0" w:rsidRPr="000015B0">
        <w:rPr>
          <w:rFonts w:asciiTheme="minorHAnsi" w:hAnsiTheme="minorHAnsi" w:cstheme="minorHAnsi"/>
        </w:rPr>
        <w:t>sia stato trasportato alle condizioni indicate dal produttore</w:t>
      </w:r>
      <w:r w:rsidR="000015B0">
        <w:rPr>
          <w:rFonts w:asciiTheme="minorHAnsi" w:hAnsiTheme="minorHAnsi" w:cstheme="minorHAnsi"/>
        </w:rPr>
        <w:t xml:space="preserve"> e</w:t>
      </w:r>
      <w:r w:rsidR="000015B0" w:rsidRPr="000015B0">
        <w:rPr>
          <w:rFonts w:asciiTheme="minorHAnsi" w:hAnsiTheme="minorHAnsi" w:cstheme="minorHAnsi"/>
        </w:rPr>
        <w:t xml:space="preserve"> </w:t>
      </w:r>
      <w:r w:rsidRPr="000015B0">
        <w:rPr>
          <w:rFonts w:asciiTheme="minorHAnsi" w:hAnsiTheme="minorHAnsi" w:cstheme="minorHAnsi"/>
        </w:rPr>
        <w:t>sia accompagnato dalla documentazione attestante la sua composizione quali-quantitativa e la sua riferibilità</w:t>
      </w:r>
      <w:r w:rsidR="00A74A45" w:rsidRPr="000015B0">
        <w:rPr>
          <w:rFonts w:asciiTheme="minorHAnsi" w:hAnsiTheme="minorHAnsi" w:cstheme="minorHAnsi"/>
        </w:rPr>
        <w:t xml:space="preserve"> metrologica</w:t>
      </w:r>
      <w:r w:rsidRPr="000015B0">
        <w:rPr>
          <w:rFonts w:asciiTheme="minorHAnsi" w:hAnsiTheme="minorHAnsi" w:cstheme="minorHAnsi"/>
        </w:rPr>
        <w:t xml:space="preserve">, in caso contrario avverte </w:t>
      </w:r>
      <w:r w:rsidR="00A74A45" w:rsidRPr="000015B0">
        <w:rPr>
          <w:rFonts w:asciiTheme="minorHAnsi" w:hAnsiTheme="minorHAnsi" w:cstheme="minorHAnsi"/>
        </w:rPr>
        <w:t>RQL</w:t>
      </w:r>
      <w:r w:rsidR="000015B0">
        <w:rPr>
          <w:rFonts w:asciiTheme="minorHAnsi" w:hAnsiTheme="minorHAnsi" w:cstheme="minorHAnsi"/>
        </w:rPr>
        <w:t>/RL</w:t>
      </w:r>
      <w:r w:rsidRPr="000015B0">
        <w:rPr>
          <w:rFonts w:asciiTheme="minorHAnsi" w:hAnsiTheme="minorHAnsi" w:cstheme="minorHAnsi"/>
        </w:rPr>
        <w:t xml:space="preserve"> che contatterà il fornitore per la richiesta della documentazione. Le scadenze del materiale di riferimento sono registrate in apposito scadenziario (</w:t>
      </w:r>
      <w:r w:rsidR="00C93A52" w:rsidRPr="000015B0">
        <w:rPr>
          <w:rFonts w:asciiTheme="minorHAnsi" w:hAnsiTheme="minorHAnsi" w:cstheme="minorHAnsi"/>
        </w:rPr>
        <w:t>M119</w:t>
      </w:r>
      <w:r w:rsidRPr="000015B0">
        <w:rPr>
          <w:rFonts w:asciiTheme="minorHAnsi" w:hAnsiTheme="minorHAnsi" w:cstheme="minorHAnsi"/>
        </w:rPr>
        <w:t xml:space="preserve">) verificato da RL; in caso di scadenze ravvicinate si provvede all’ordine del materiale. </w:t>
      </w:r>
    </w:p>
    <w:p w14:paraId="39DD4418" w14:textId="0F6930B5" w:rsidR="00FD224C" w:rsidRPr="00596925" w:rsidRDefault="00760951" w:rsidP="00FD224C">
      <w:pPr>
        <w:pStyle w:val="testo"/>
        <w:ind w:left="0"/>
        <w:rPr>
          <w:rFonts w:asciiTheme="minorHAnsi" w:hAnsiTheme="minorHAnsi" w:cstheme="minorHAnsi"/>
        </w:rPr>
      </w:pPr>
      <w:r w:rsidRPr="000015B0">
        <w:rPr>
          <w:rFonts w:asciiTheme="minorHAnsi" w:hAnsiTheme="minorHAnsi" w:cstheme="minorHAnsi"/>
        </w:rPr>
        <w:t>Il materiale di riferimento</w:t>
      </w:r>
      <w:r w:rsidRPr="00596925">
        <w:rPr>
          <w:rFonts w:asciiTheme="minorHAnsi" w:hAnsiTheme="minorHAnsi" w:cstheme="minorHAnsi"/>
        </w:rPr>
        <w:t xml:space="preserve"> viene immagazzinato in modo che non ci sia nessun tipo di contatto, inquinamento o scambio con altro materiale. </w:t>
      </w:r>
      <w:r w:rsidR="00A828B5" w:rsidRPr="00596925">
        <w:rPr>
          <w:rFonts w:asciiTheme="minorHAnsi" w:hAnsiTheme="minorHAnsi" w:cstheme="minorHAnsi"/>
        </w:rPr>
        <w:t xml:space="preserve">Per ulteriori dettagli operativi si rimanda alla procedura </w:t>
      </w:r>
      <w:r w:rsidR="00C93A52" w:rsidRPr="00596925">
        <w:rPr>
          <w:rFonts w:asciiTheme="minorHAnsi" w:hAnsiTheme="minorHAnsi" w:cstheme="minorHAnsi"/>
        </w:rPr>
        <w:t>PG02</w:t>
      </w:r>
      <w:r w:rsidR="003366EC">
        <w:rPr>
          <w:rFonts w:asciiTheme="minorHAnsi" w:hAnsiTheme="minorHAnsi" w:cstheme="minorHAnsi"/>
        </w:rPr>
        <w:t>_</w:t>
      </w:r>
      <w:r w:rsidR="00A828B5" w:rsidRPr="00596925">
        <w:rPr>
          <w:rFonts w:asciiTheme="minorHAnsi" w:hAnsiTheme="minorHAnsi" w:cstheme="minorHAnsi"/>
        </w:rPr>
        <w:t xml:space="preserve">Gestione prove di laboratorio.  </w:t>
      </w:r>
    </w:p>
    <w:p w14:paraId="4F3CC380" w14:textId="77777777" w:rsidR="005C787C" w:rsidRPr="00596925" w:rsidRDefault="005C787C" w:rsidP="00FD224C">
      <w:pPr>
        <w:pStyle w:val="testo"/>
        <w:ind w:left="0"/>
        <w:rPr>
          <w:rFonts w:asciiTheme="minorHAnsi" w:hAnsiTheme="minorHAnsi" w:cstheme="minorHAnsi"/>
        </w:rPr>
      </w:pPr>
    </w:p>
    <w:p w14:paraId="0F3492DF" w14:textId="6AD42283" w:rsidR="007875FB" w:rsidRPr="00596925" w:rsidRDefault="007875FB" w:rsidP="00FD224C">
      <w:pPr>
        <w:pStyle w:val="testo"/>
        <w:ind w:left="0"/>
        <w:rPr>
          <w:rFonts w:asciiTheme="minorHAnsi" w:hAnsiTheme="minorHAnsi" w:cstheme="minorHAnsi"/>
        </w:rPr>
      </w:pPr>
      <w:r w:rsidRPr="00596925">
        <w:rPr>
          <w:rFonts w:asciiTheme="minorHAnsi" w:hAnsiTheme="minorHAnsi" w:cstheme="minorHAnsi"/>
        </w:rPr>
        <w:t xml:space="preserve">Tra tutte le dotazioni </w:t>
      </w:r>
      <w:r w:rsidRPr="00596925">
        <w:rPr>
          <w:rFonts w:asciiTheme="minorHAnsi" w:hAnsiTheme="minorHAnsi" w:cstheme="minorHAnsi"/>
          <w:i/>
        </w:rPr>
        <w:t>software</w:t>
      </w:r>
      <w:r w:rsidRPr="00596925">
        <w:rPr>
          <w:rFonts w:asciiTheme="minorHAnsi" w:hAnsiTheme="minorHAnsi" w:cstheme="minorHAnsi"/>
        </w:rPr>
        <w:t xml:space="preserve"> impiegate dal laboratorio, gestione sopra descritta nel presente paragrafo, l</w:t>
      </w:r>
      <w:r w:rsidR="00A36E32" w:rsidRPr="00596925">
        <w:rPr>
          <w:rFonts w:asciiTheme="minorHAnsi" w:hAnsiTheme="minorHAnsi" w:cstheme="minorHAnsi"/>
        </w:rPr>
        <w:t>a</w:t>
      </w:r>
      <w:r w:rsidRPr="00596925">
        <w:rPr>
          <w:rFonts w:asciiTheme="minorHAnsi" w:hAnsiTheme="minorHAnsi" w:cstheme="minorHAnsi"/>
        </w:rPr>
        <w:t xml:space="preserve"> seguent</w:t>
      </w:r>
      <w:r w:rsidR="00A36E32" w:rsidRPr="00596925">
        <w:rPr>
          <w:rFonts w:asciiTheme="minorHAnsi" w:hAnsiTheme="minorHAnsi" w:cstheme="minorHAnsi"/>
        </w:rPr>
        <w:t>e</w:t>
      </w:r>
      <w:r w:rsidRPr="00596925">
        <w:rPr>
          <w:rFonts w:asciiTheme="minorHAnsi" w:hAnsiTheme="minorHAnsi" w:cstheme="minorHAnsi"/>
        </w:rPr>
        <w:t xml:space="preserve"> assum</w:t>
      </w:r>
      <w:r w:rsidR="00A36E32" w:rsidRPr="00596925">
        <w:rPr>
          <w:rFonts w:asciiTheme="minorHAnsi" w:hAnsiTheme="minorHAnsi" w:cstheme="minorHAnsi"/>
        </w:rPr>
        <w:t>e</w:t>
      </w:r>
      <w:r w:rsidRPr="00596925">
        <w:rPr>
          <w:rFonts w:asciiTheme="minorHAnsi" w:hAnsiTheme="minorHAnsi" w:cstheme="minorHAnsi"/>
        </w:rPr>
        <w:t xml:space="preserve"> un ruolo particolarmente rilevante ai fini dell’operatività del laboratorio:</w:t>
      </w:r>
    </w:p>
    <w:p w14:paraId="73FE3DAA" w14:textId="77777777" w:rsidR="007875FB" w:rsidRPr="00596925" w:rsidRDefault="007875FB" w:rsidP="00FD224C">
      <w:pPr>
        <w:pStyle w:val="testo"/>
        <w:ind w:left="0"/>
        <w:rPr>
          <w:rFonts w:asciiTheme="minorHAnsi" w:hAnsiTheme="minorHAnsi" w:cstheme="minorHAnsi"/>
          <w:i/>
        </w:rPr>
      </w:pPr>
    </w:p>
    <w:p w14:paraId="4CFEA14C" w14:textId="74C0E113" w:rsidR="00B86A09" w:rsidRPr="00596925" w:rsidRDefault="00D608EE" w:rsidP="00B86A09">
      <w:pPr>
        <w:pStyle w:val="testo"/>
        <w:ind w:left="0"/>
        <w:rPr>
          <w:rFonts w:asciiTheme="minorHAnsi" w:hAnsiTheme="minorHAnsi" w:cstheme="minorHAnsi"/>
          <w:bCs/>
        </w:rPr>
      </w:pPr>
      <w:r w:rsidRPr="00596925">
        <w:rPr>
          <w:rFonts w:asciiTheme="minorHAnsi" w:hAnsiTheme="minorHAnsi" w:cstheme="minorHAnsi"/>
          <w:i/>
        </w:rPr>
        <w:t xml:space="preserve">ERP (Enterprise </w:t>
      </w:r>
      <w:proofErr w:type="spellStart"/>
      <w:r w:rsidRPr="00596925">
        <w:rPr>
          <w:rFonts w:asciiTheme="minorHAnsi" w:hAnsiTheme="minorHAnsi" w:cstheme="minorHAnsi"/>
          <w:i/>
        </w:rPr>
        <w:t>resource</w:t>
      </w:r>
      <w:proofErr w:type="spellEnd"/>
      <w:r w:rsidRPr="00596925">
        <w:rPr>
          <w:rFonts w:asciiTheme="minorHAnsi" w:hAnsiTheme="minorHAnsi" w:cstheme="minorHAnsi"/>
          <w:i/>
        </w:rPr>
        <w:t xml:space="preserve"> planning) Mago4</w:t>
      </w:r>
      <w:r w:rsidR="00B86A09" w:rsidRPr="00596925">
        <w:rPr>
          <w:rFonts w:asciiTheme="minorHAnsi" w:hAnsiTheme="minorHAnsi" w:cstheme="minorHAnsi"/>
          <w:bCs/>
          <w:i/>
        </w:rPr>
        <w:t xml:space="preserve"> </w:t>
      </w:r>
      <w:r w:rsidR="00B86A09" w:rsidRPr="00596925">
        <w:rPr>
          <w:rFonts w:asciiTheme="minorHAnsi" w:hAnsiTheme="minorHAnsi" w:cstheme="minorHAnsi"/>
          <w:bCs/>
        </w:rPr>
        <w:t xml:space="preserve">è una dotazione del laboratorio e viene impiegata per le seguenti fasi operative del </w:t>
      </w:r>
      <w:proofErr w:type="spellStart"/>
      <w:r w:rsidR="00B86A09" w:rsidRPr="00596925">
        <w:rPr>
          <w:rFonts w:asciiTheme="minorHAnsi" w:hAnsiTheme="minorHAnsi" w:cstheme="minorHAnsi"/>
          <w:bCs/>
        </w:rPr>
        <w:t>macroprocesso</w:t>
      </w:r>
      <w:proofErr w:type="spellEnd"/>
      <w:r w:rsidR="00B86A09" w:rsidRPr="00596925">
        <w:rPr>
          <w:rFonts w:asciiTheme="minorHAnsi" w:hAnsiTheme="minorHAnsi" w:cstheme="minorHAnsi"/>
          <w:bCs/>
        </w:rPr>
        <w:t xml:space="preserve"> analitico:</w:t>
      </w:r>
    </w:p>
    <w:p w14:paraId="784EF379" w14:textId="77777777" w:rsidR="00B86A09" w:rsidRPr="00596925" w:rsidRDefault="00B86A09" w:rsidP="00B86A09">
      <w:pPr>
        <w:pStyle w:val="testo"/>
        <w:ind w:left="0"/>
        <w:rPr>
          <w:rFonts w:asciiTheme="minorHAnsi" w:hAnsiTheme="minorHAnsi" w:cstheme="minorHAnsi"/>
          <w:bCs/>
          <w:highlight w:val="yellow"/>
        </w:rPr>
      </w:pPr>
    </w:p>
    <w:p w14:paraId="07DF5D40" w14:textId="7356F29A" w:rsidR="00B86A09" w:rsidRPr="00596925" w:rsidRDefault="00DD7113" w:rsidP="00EE5563">
      <w:pPr>
        <w:pStyle w:val="testo"/>
        <w:numPr>
          <w:ilvl w:val="0"/>
          <w:numId w:val="10"/>
        </w:numPr>
        <w:rPr>
          <w:rFonts w:asciiTheme="minorHAnsi" w:hAnsiTheme="minorHAnsi" w:cstheme="minorHAnsi"/>
        </w:rPr>
      </w:pPr>
      <w:r w:rsidRPr="00596925">
        <w:rPr>
          <w:rFonts w:asciiTheme="minorHAnsi" w:hAnsiTheme="minorHAnsi" w:cstheme="minorHAnsi"/>
          <w:bCs/>
        </w:rPr>
        <w:t>Accettazione dei campioni;</w:t>
      </w:r>
    </w:p>
    <w:p w14:paraId="2775F579" w14:textId="1264A3D5" w:rsidR="00DD7113" w:rsidRPr="00596925" w:rsidRDefault="00A36E32" w:rsidP="00EE5563">
      <w:pPr>
        <w:pStyle w:val="testo"/>
        <w:numPr>
          <w:ilvl w:val="0"/>
          <w:numId w:val="10"/>
        </w:numPr>
        <w:rPr>
          <w:rFonts w:asciiTheme="minorHAnsi" w:hAnsiTheme="minorHAnsi" w:cstheme="minorHAnsi"/>
        </w:rPr>
      </w:pPr>
      <w:r w:rsidRPr="00596925">
        <w:rPr>
          <w:rFonts w:asciiTheme="minorHAnsi" w:hAnsiTheme="minorHAnsi" w:cstheme="minorHAnsi"/>
          <w:bCs/>
        </w:rPr>
        <w:t>Associazione</w:t>
      </w:r>
      <w:r w:rsidR="00DD7113" w:rsidRPr="00596925">
        <w:rPr>
          <w:rFonts w:asciiTheme="minorHAnsi" w:hAnsiTheme="minorHAnsi" w:cstheme="minorHAnsi"/>
          <w:bCs/>
        </w:rPr>
        <w:t xml:space="preserve"> </w:t>
      </w:r>
      <w:r w:rsidRPr="00596925">
        <w:rPr>
          <w:rFonts w:asciiTheme="minorHAnsi" w:hAnsiTheme="minorHAnsi" w:cstheme="minorHAnsi"/>
          <w:bCs/>
        </w:rPr>
        <w:t>a</w:t>
      </w:r>
      <w:r w:rsidR="00DD7113" w:rsidRPr="00596925">
        <w:rPr>
          <w:rFonts w:asciiTheme="minorHAnsi" w:hAnsiTheme="minorHAnsi" w:cstheme="minorHAnsi"/>
          <w:bCs/>
        </w:rPr>
        <w:t>i</w:t>
      </w:r>
      <w:r w:rsidRPr="00596925">
        <w:rPr>
          <w:rFonts w:asciiTheme="minorHAnsi" w:hAnsiTheme="minorHAnsi" w:cstheme="minorHAnsi"/>
          <w:bCs/>
        </w:rPr>
        <w:t xml:space="preserve"> fogli di</w:t>
      </w:r>
      <w:r w:rsidR="00DD7113" w:rsidRPr="00596925">
        <w:rPr>
          <w:rFonts w:asciiTheme="minorHAnsi" w:hAnsiTheme="minorHAnsi" w:cstheme="minorHAnsi"/>
          <w:bCs/>
        </w:rPr>
        <w:t xml:space="preserve"> lavoro;</w:t>
      </w:r>
    </w:p>
    <w:p w14:paraId="69A6015E" w14:textId="40A92ED8" w:rsidR="00DD7113" w:rsidRPr="00596925" w:rsidRDefault="00DD7113" w:rsidP="00EE5563">
      <w:pPr>
        <w:pStyle w:val="testo"/>
        <w:numPr>
          <w:ilvl w:val="0"/>
          <w:numId w:val="10"/>
        </w:numPr>
        <w:rPr>
          <w:rFonts w:asciiTheme="minorHAnsi" w:hAnsiTheme="minorHAnsi" w:cstheme="minorHAnsi"/>
        </w:rPr>
      </w:pPr>
      <w:r w:rsidRPr="00596925">
        <w:rPr>
          <w:rFonts w:asciiTheme="minorHAnsi" w:hAnsiTheme="minorHAnsi" w:cstheme="minorHAnsi"/>
          <w:bCs/>
        </w:rPr>
        <w:t>Inserimento dei risultati di prova;</w:t>
      </w:r>
    </w:p>
    <w:p w14:paraId="3576E2FF" w14:textId="62C39ECF" w:rsidR="00DD7113" w:rsidRPr="00596925" w:rsidRDefault="00DD7113" w:rsidP="00EE5563">
      <w:pPr>
        <w:pStyle w:val="testo"/>
        <w:numPr>
          <w:ilvl w:val="0"/>
          <w:numId w:val="10"/>
        </w:numPr>
        <w:rPr>
          <w:rFonts w:asciiTheme="minorHAnsi" w:hAnsiTheme="minorHAnsi" w:cstheme="minorHAnsi"/>
        </w:rPr>
      </w:pPr>
      <w:r w:rsidRPr="00596925">
        <w:rPr>
          <w:rFonts w:asciiTheme="minorHAnsi" w:hAnsiTheme="minorHAnsi" w:cstheme="minorHAnsi"/>
          <w:bCs/>
        </w:rPr>
        <w:t>Stampa dei rapporti di prova.</w:t>
      </w:r>
    </w:p>
    <w:p w14:paraId="6355BF75" w14:textId="77777777" w:rsidR="00DD7113" w:rsidRPr="00596925" w:rsidRDefault="00DD7113" w:rsidP="00DD7113">
      <w:pPr>
        <w:pStyle w:val="testo"/>
        <w:ind w:left="1411"/>
        <w:rPr>
          <w:rFonts w:asciiTheme="minorHAnsi" w:hAnsiTheme="minorHAnsi" w:cstheme="minorHAnsi"/>
        </w:rPr>
      </w:pPr>
    </w:p>
    <w:p w14:paraId="05B0541A" w14:textId="7B8CCB07" w:rsidR="00DD7113" w:rsidRPr="00596925" w:rsidRDefault="00DD7113" w:rsidP="00DD7113">
      <w:pPr>
        <w:pStyle w:val="testo"/>
        <w:ind w:left="0"/>
        <w:rPr>
          <w:rFonts w:asciiTheme="minorHAnsi" w:hAnsiTheme="minorHAnsi" w:cstheme="minorHAnsi"/>
        </w:rPr>
      </w:pPr>
      <w:r w:rsidRPr="00596925">
        <w:rPr>
          <w:rFonts w:asciiTheme="minorHAnsi" w:hAnsiTheme="minorHAnsi" w:cstheme="minorHAnsi"/>
          <w:bCs/>
        </w:rPr>
        <w:t xml:space="preserve">Per ulteriori dettagli si rimanda a quanto riportato nel manuale d’uso del </w:t>
      </w:r>
      <w:r w:rsidRPr="00596925">
        <w:rPr>
          <w:rFonts w:asciiTheme="minorHAnsi" w:hAnsiTheme="minorHAnsi" w:cstheme="minorHAnsi"/>
          <w:bCs/>
          <w:i/>
        </w:rPr>
        <w:t>software</w:t>
      </w:r>
      <w:r w:rsidRPr="00596925">
        <w:rPr>
          <w:rFonts w:asciiTheme="minorHAnsi" w:hAnsiTheme="minorHAnsi" w:cstheme="minorHAnsi"/>
          <w:bCs/>
        </w:rPr>
        <w:t xml:space="preserve"> in dotazione al laboratorio.</w:t>
      </w:r>
    </w:p>
    <w:p w14:paraId="3E00B2FA" w14:textId="77777777" w:rsidR="00B86A09" w:rsidRPr="00596925" w:rsidRDefault="00B86A09" w:rsidP="00FD224C">
      <w:pPr>
        <w:pStyle w:val="testo"/>
        <w:ind w:left="0"/>
        <w:rPr>
          <w:rFonts w:asciiTheme="minorHAnsi" w:hAnsiTheme="minorHAnsi" w:cstheme="minorHAnsi"/>
        </w:rPr>
      </w:pPr>
    </w:p>
    <w:p w14:paraId="339FC848" w14:textId="22CDACD3" w:rsidR="007875FB" w:rsidRPr="00596925" w:rsidRDefault="00B86A09" w:rsidP="00FD224C">
      <w:pPr>
        <w:pStyle w:val="testo"/>
        <w:ind w:left="0"/>
        <w:rPr>
          <w:rFonts w:asciiTheme="minorHAnsi" w:hAnsiTheme="minorHAnsi" w:cstheme="minorHAnsi"/>
        </w:rPr>
      </w:pPr>
      <w:r w:rsidRPr="00596925">
        <w:rPr>
          <w:rFonts w:asciiTheme="minorHAnsi" w:hAnsiTheme="minorHAnsi" w:cstheme="minorHAnsi"/>
        </w:rPr>
        <w:t>In aggiunta a quanto governato da</w:t>
      </w:r>
      <w:r w:rsidR="00A36E32" w:rsidRPr="00596925">
        <w:rPr>
          <w:rFonts w:asciiTheme="minorHAnsi" w:hAnsiTheme="minorHAnsi" w:cstheme="minorHAnsi"/>
        </w:rPr>
        <w:t xml:space="preserve"> </w:t>
      </w:r>
      <w:r w:rsidR="00A36E32" w:rsidRPr="00596925">
        <w:rPr>
          <w:rFonts w:asciiTheme="minorHAnsi" w:hAnsiTheme="minorHAnsi" w:cstheme="minorHAnsi"/>
          <w:i/>
        </w:rPr>
        <w:t>ERP Mago4</w:t>
      </w:r>
      <w:r w:rsidRPr="00596925">
        <w:rPr>
          <w:rFonts w:asciiTheme="minorHAnsi" w:hAnsiTheme="minorHAnsi" w:cstheme="minorHAnsi"/>
        </w:rPr>
        <w:t>, la documentazione informatica</w:t>
      </w:r>
      <w:r w:rsidR="000F677D" w:rsidRPr="00596925">
        <w:rPr>
          <w:rFonts w:asciiTheme="minorHAnsi" w:hAnsiTheme="minorHAnsi" w:cstheme="minorHAnsi"/>
        </w:rPr>
        <w:t xml:space="preserve"> del sistema di gestione per la qualità del laboratorio, viene </w:t>
      </w:r>
      <w:r w:rsidRPr="00596925">
        <w:rPr>
          <w:rFonts w:asciiTheme="minorHAnsi" w:hAnsiTheme="minorHAnsi" w:cstheme="minorHAnsi"/>
        </w:rPr>
        <w:t>gestita attraverso l’impiego di una struttura ad albero,</w:t>
      </w:r>
      <w:r w:rsidR="000F677D" w:rsidRPr="00596925">
        <w:rPr>
          <w:rFonts w:asciiTheme="minorHAnsi" w:hAnsiTheme="minorHAnsi" w:cstheme="minorHAnsi"/>
        </w:rPr>
        <w:t xml:space="preserve"> sistema </w:t>
      </w:r>
      <w:r w:rsidRPr="00596925">
        <w:rPr>
          <w:rFonts w:asciiTheme="minorHAnsi" w:hAnsiTheme="minorHAnsi" w:cstheme="minorHAnsi"/>
        </w:rPr>
        <w:t xml:space="preserve">gerarchico </w:t>
      </w:r>
      <w:r w:rsidR="000F677D" w:rsidRPr="00596925">
        <w:rPr>
          <w:rFonts w:asciiTheme="minorHAnsi" w:hAnsiTheme="minorHAnsi" w:cstheme="minorHAnsi"/>
        </w:rPr>
        <w:t xml:space="preserve">di </w:t>
      </w:r>
      <w:r w:rsidR="000F677D" w:rsidRPr="00596925">
        <w:rPr>
          <w:rFonts w:asciiTheme="minorHAnsi" w:hAnsiTheme="minorHAnsi" w:cstheme="minorHAnsi"/>
          <w:i/>
        </w:rPr>
        <w:t>directory</w:t>
      </w:r>
      <w:r w:rsidR="000F677D" w:rsidRPr="00596925">
        <w:rPr>
          <w:rFonts w:asciiTheme="minorHAnsi" w:hAnsiTheme="minorHAnsi" w:cstheme="minorHAnsi"/>
        </w:rPr>
        <w:t xml:space="preserve"> e </w:t>
      </w:r>
      <w:r w:rsidR="000F677D" w:rsidRPr="00596925">
        <w:rPr>
          <w:rFonts w:asciiTheme="minorHAnsi" w:hAnsiTheme="minorHAnsi" w:cstheme="minorHAnsi"/>
          <w:i/>
        </w:rPr>
        <w:t>sottodirectory</w:t>
      </w:r>
      <w:r w:rsidR="000F677D" w:rsidRPr="00596925">
        <w:rPr>
          <w:rFonts w:asciiTheme="minorHAnsi" w:hAnsiTheme="minorHAnsi" w:cstheme="minorHAnsi"/>
        </w:rPr>
        <w:t xml:space="preserve"> annidiate </w:t>
      </w:r>
      <w:r w:rsidR="000F677D" w:rsidRPr="00596925">
        <w:rPr>
          <w:rFonts w:asciiTheme="minorHAnsi" w:hAnsiTheme="minorHAnsi" w:cstheme="minorHAnsi"/>
          <w:i/>
        </w:rPr>
        <w:t>Windows</w:t>
      </w:r>
      <w:r w:rsidRPr="00596925">
        <w:rPr>
          <w:rFonts w:asciiTheme="minorHAnsi" w:hAnsiTheme="minorHAnsi" w:cstheme="minorHAnsi"/>
        </w:rPr>
        <w:t xml:space="preserve">. </w:t>
      </w:r>
    </w:p>
    <w:p w14:paraId="7CCEB9B6" w14:textId="77777777" w:rsidR="00B855ED" w:rsidRPr="00596925" w:rsidRDefault="00B855ED" w:rsidP="00FD224C">
      <w:pPr>
        <w:pStyle w:val="testo"/>
        <w:ind w:left="0"/>
        <w:rPr>
          <w:rFonts w:asciiTheme="minorHAnsi" w:hAnsiTheme="minorHAnsi" w:cstheme="minorHAnsi"/>
          <w:sz w:val="11"/>
        </w:rPr>
      </w:pPr>
    </w:p>
    <w:p w14:paraId="6A534E5C" w14:textId="2576D410" w:rsidR="00481D16" w:rsidRPr="00596925" w:rsidRDefault="005C787C" w:rsidP="005C787C">
      <w:pPr>
        <w:pStyle w:val="testo"/>
        <w:ind w:left="0"/>
        <w:rPr>
          <w:rFonts w:asciiTheme="minorHAnsi" w:hAnsiTheme="minorHAnsi" w:cstheme="minorHAnsi"/>
        </w:rPr>
      </w:pPr>
      <w:r w:rsidRPr="00596925">
        <w:rPr>
          <w:rFonts w:asciiTheme="minorHAnsi" w:hAnsiTheme="minorHAnsi" w:cstheme="minorHAnsi"/>
          <w:i/>
        </w:rPr>
        <w:t>Microsoft Excel</w:t>
      </w:r>
      <w:r w:rsidRPr="00596925">
        <w:rPr>
          <w:rFonts w:asciiTheme="minorHAnsi" w:hAnsiTheme="minorHAnsi" w:cstheme="minorHAnsi"/>
        </w:rPr>
        <w:t> è una dotazione del laboratorio, programma informatico prodotto da </w:t>
      </w:r>
      <w:r w:rsidRPr="00596925">
        <w:rPr>
          <w:rFonts w:asciiTheme="minorHAnsi" w:hAnsiTheme="minorHAnsi" w:cstheme="minorHAnsi"/>
          <w:i/>
        </w:rPr>
        <w:t>Microsoft</w:t>
      </w:r>
      <w:r w:rsidRPr="00596925">
        <w:rPr>
          <w:rFonts w:asciiTheme="minorHAnsi" w:hAnsiTheme="minorHAnsi" w:cstheme="minorHAnsi"/>
        </w:rPr>
        <w:t>. In laboratorio viene usato per le seguenti principali attività:</w:t>
      </w:r>
    </w:p>
    <w:p w14:paraId="09205C9B" w14:textId="3127BF05" w:rsidR="005C787C" w:rsidRPr="00596925" w:rsidRDefault="00481D16" w:rsidP="00EE5563">
      <w:pPr>
        <w:pStyle w:val="testo"/>
        <w:numPr>
          <w:ilvl w:val="0"/>
          <w:numId w:val="10"/>
        </w:numPr>
        <w:rPr>
          <w:rFonts w:asciiTheme="minorHAnsi" w:hAnsiTheme="minorHAnsi" w:cstheme="minorHAnsi"/>
        </w:rPr>
      </w:pPr>
      <w:r w:rsidRPr="00596925">
        <w:rPr>
          <w:rFonts w:asciiTheme="minorHAnsi" w:hAnsiTheme="minorHAnsi" w:cstheme="minorHAnsi"/>
        </w:rPr>
        <w:t>Esecuzione di calcoli;</w:t>
      </w:r>
    </w:p>
    <w:p w14:paraId="07786783" w14:textId="60AC1CC0" w:rsidR="00481D16" w:rsidRPr="00596925" w:rsidRDefault="00481D16" w:rsidP="00EE5563">
      <w:pPr>
        <w:pStyle w:val="testo"/>
        <w:numPr>
          <w:ilvl w:val="0"/>
          <w:numId w:val="10"/>
        </w:numPr>
        <w:rPr>
          <w:rFonts w:asciiTheme="minorHAnsi" w:hAnsiTheme="minorHAnsi" w:cstheme="minorHAnsi"/>
        </w:rPr>
      </w:pPr>
      <w:r w:rsidRPr="00596925">
        <w:rPr>
          <w:rFonts w:asciiTheme="minorHAnsi" w:hAnsiTheme="minorHAnsi" w:cstheme="minorHAnsi"/>
        </w:rPr>
        <w:t>Esecuzione di stime statistiche e test statistici;</w:t>
      </w:r>
    </w:p>
    <w:p w14:paraId="5CD7DFA8" w14:textId="05E32C6A" w:rsidR="00481D16" w:rsidRPr="00596925" w:rsidRDefault="00481D16" w:rsidP="00EE5563">
      <w:pPr>
        <w:pStyle w:val="testo"/>
        <w:numPr>
          <w:ilvl w:val="0"/>
          <w:numId w:val="10"/>
        </w:numPr>
        <w:rPr>
          <w:rFonts w:asciiTheme="minorHAnsi" w:hAnsiTheme="minorHAnsi" w:cstheme="minorHAnsi"/>
        </w:rPr>
      </w:pPr>
      <w:r w:rsidRPr="00596925">
        <w:rPr>
          <w:rFonts w:asciiTheme="minorHAnsi" w:hAnsiTheme="minorHAnsi" w:cstheme="minorHAnsi"/>
        </w:rPr>
        <w:t>Gestione ed organizzazione di dati ed informazioni;</w:t>
      </w:r>
    </w:p>
    <w:p w14:paraId="45D7E118" w14:textId="5E7517BE" w:rsidR="00481D16" w:rsidRPr="00596925" w:rsidRDefault="00481D16" w:rsidP="00EE5563">
      <w:pPr>
        <w:pStyle w:val="testo"/>
        <w:numPr>
          <w:ilvl w:val="0"/>
          <w:numId w:val="10"/>
        </w:numPr>
        <w:rPr>
          <w:rFonts w:asciiTheme="minorHAnsi" w:hAnsiTheme="minorHAnsi" w:cstheme="minorHAnsi"/>
        </w:rPr>
      </w:pPr>
      <w:r w:rsidRPr="00596925">
        <w:rPr>
          <w:rFonts w:asciiTheme="minorHAnsi" w:hAnsiTheme="minorHAnsi" w:cstheme="minorHAnsi"/>
        </w:rPr>
        <w:t>Implementazione ed illustrazione di grafici;</w:t>
      </w:r>
    </w:p>
    <w:p w14:paraId="772B980D" w14:textId="61F035D1" w:rsidR="00481D16" w:rsidRPr="00596925" w:rsidRDefault="00481D16" w:rsidP="00EE5563">
      <w:pPr>
        <w:pStyle w:val="testo"/>
        <w:numPr>
          <w:ilvl w:val="0"/>
          <w:numId w:val="10"/>
        </w:numPr>
        <w:rPr>
          <w:rFonts w:asciiTheme="minorHAnsi" w:hAnsiTheme="minorHAnsi" w:cstheme="minorHAnsi"/>
        </w:rPr>
      </w:pPr>
      <w:r w:rsidRPr="00596925">
        <w:rPr>
          <w:rFonts w:asciiTheme="minorHAnsi" w:hAnsiTheme="minorHAnsi" w:cstheme="minorHAnsi"/>
        </w:rPr>
        <w:t>Archiviazione di dati ed informazioni;</w:t>
      </w:r>
    </w:p>
    <w:p w14:paraId="4D1CB8F4" w14:textId="50D6A6ED" w:rsidR="00481D16" w:rsidRPr="00596925" w:rsidRDefault="00481D16" w:rsidP="00EE5563">
      <w:pPr>
        <w:pStyle w:val="testo"/>
        <w:numPr>
          <w:ilvl w:val="0"/>
          <w:numId w:val="10"/>
        </w:numPr>
        <w:rPr>
          <w:rFonts w:asciiTheme="minorHAnsi" w:hAnsiTheme="minorHAnsi" w:cstheme="minorHAnsi"/>
        </w:rPr>
      </w:pPr>
      <w:r w:rsidRPr="00596925">
        <w:rPr>
          <w:rFonts w:asciiTheme="minorHAnsi" w:hAnsiTheme="minorHAnsi" w:cstheme="minorHAnsi"/>
        </w:rPr>
        <w:t>Automatizzazione di calcoli o gestione informazioni;</w:t>
      </w:r>
    </w:p>
    <w:p w14:paraId="574D7036" w14:textId="3F819C3B" w:rsidR="00481D16" w:rsidRPr="00596925" w:rsidRDefault="00481D16" w:rsidP="00EE5563">
      <w:pPr>
        <w:pStyle w:val="testo"/>
        <w:numPr>
          <w:ilvl w:val="0"/>
          <w:numId w:val="10"/>
        </w:numPr>
        <w:rPr>
          <w:rFonts w:asciiTheme="minorHAnsi" w:hAnsiTheme="minorHAnsi" w:cstheme="minorHAnsi"/>
        </w:rPr>
      </w:pPr>
      <w:r w:rsidRPr="00596925">
        <w:rPr>
          <w:rFonts w:asciiTheme="minorHAnsi" w:hAnsiTheme="minorHAnsi" w:cstheme="minorHAnsi"/>
        </w:rPr>
        <w:t>Presentazione di informazioni e di dati.</w:t>
      </w:r>
    </w:p>
    <w:p w14:paraId="2DA3346B" w14:textId="77777777" w:rsidR="00481D16" w:rsidRPr="00596925" w:rsidRDefault="00481D16" w:rsidP="00481D16">
      <w:pPr>
        <w:pStyle w:val="testo"/>
        <w:rPr>
          <w:rFonts w:asciiTheme="minorHAnsi" w:hAnsiTheme="minorHAnsi" w:cstheme="minorHAnsi"/>
        </w:rPr>
      </w:pPr>
    </w:p>
    <w:p w14:paraId="30086B38" w14:textId="12ADA4E2" w:rsidR="00B855ED" w:rsidRPr="00596925" w:rsidRDefault="00B855ED" w:rsidP="00B855ED">
      <w:pPr>
        <w:pStyle w:val="testo"/>
        <w:ind w:left="0"/>
        <w:rPr>
          <w:rFonts w:asciiTheme="minorHAnsi" w:hAnsiTheme="minorHAnsi" w:cstheme="minorHAnsi"/>
        </w:rPr>
      </w:pPr>
      <w:r w:rsidRPr="00596925">
        <w:rPr>
          <w:rFonts w:asciiTheme="minorHAnsi" w:hAnsiTheme="minorHAnsi" w:cstheme="minorHAnsi"/>
          <w:i/>
        </w:rPr>
        <w:lastRenderedPageBreak/>
        <w:t>Outlook</w:t>
      </w:r>
      <w:r w:rsidRPr="00596925">
        <w:rPr>
          <w:rFonts w:asciiTheme="minorHAnsi" w:hAnsiTheme="minorHAnsi" w:cstheme="minorHAnsi"/>
        </w:rPr>
        <w:t> è</w:t>
      </w:r>
      <w:r w:rsidR="00B86A09" w:rsidRPr="00596925">
        <w:rPr>
          <w:rFonts w:asciiTheme="minorHAnsi" w:hAnsiTheme="minorHAnsi" w:cstheme="minorHAnsi"/>
        </w:rPr>
        <w:t xml:space="preserve"> una dotazione del laboratorio,</w:t>
      </w:r>
      <w:r w:rsidRPr="00596925">
        <w:rPr>
          <w:rFonts w:asciiTheme="minorHAnsi" w:hAnsiTheme="minorHAnsi" w:cstheme="minorHAnsi"/>
        </w:rPr>
        <w:t xml:space="preserve"> servizio di posta elettronica via </w:t>
      </w:r>
      <w:r w:rsidRPr="00596925">
        <w:rPr>
          <w:rFonts w:asciiTheme="minorHAnsi" w:hAnsiTheme="minorHAnsi" w:cstheme="minorHAnsi"/>
          <w:i/>
        </w:rPr>
        <w:t>web</w:t>
      </w:r>
      <w:r w:rsidRPr="00596925">
        <w:rPr>
          <w:rFonts w:asciiTheme="minorHAnsi" w:hAnsiTheme="minorHAnsi" w:cstheme="minorHAnsi"/>
        </w:rPr>
        <w:t>, sviluppato da </w:t>
      </w:r>
      <w:r w:rsidRPr="00596925">
        <w:rPr>
          <w:rFonts w:asciiTheme="minorHAnsi" w:hAnsiTheme="minorHAnsi" w:cstheme="minorHAnsi"/>
          <w:i/>
        </w:rPr>
        <w:t xml:space="preserve">Microsoft, </w:t>
      </w:r>
      <w:r w:rsidRPr="00596925">
        <w:rPr>
          <w:rFonts w:asciiTheme="minorHAnsi" w:hAnsiTheme="minorHAnsi" w:cstheme="minorHAnsi"/>
        </w:rPr>
        <w:t>è una dotazione del laboratorio</w:t>
      </w:r>
      <w:r w:rsidR="00460D87" w:rsidRPr="00596925">
        <w:rPr>
          <w:rFonts w:asciiTheme="minorHAnsi" w:hAnsiTheme="minorHAnsi" w:cstheme="minorHAnsi"/>
        </w:rPr>
        <w:t xml:space="preserve">, oltre alla gestione della posta elettronica, tale </w:t>
      </w:r>
      <w:r w:rsidR="007875FB" w:rsidRPr="00596925">
        <w:rPr>
          <w:rFonts w:asciiTheme="minorHAnsi" w:hAnsiTheme="minorHAnsi" w:cstheme="minorHAnsi"/>
        </w:rPr>
        <w:t>dotazione viene</w:t>
      </w:r>
      <w:r w:rsidR="000F677D" w:rsidRPr="00596925">
        <w:rPr>
          <w:rFonts w:asciiTheme="minorHAnsi" w:hAnsiTheme="minorHAnsi" w:cstheme="minorHAnsi"/>
        </w:rPr>
        <w:t xml:space="preserve"> im</w:t>
      </w:r>
      <w:r w:rsidR="00C945A4" w:rsidRPr="00596925">
        <w:rPr>
          <w:rFonts w:asciiTheme="minorHAnsi" w:hAnsiTheme="minorHAnsi" w:cstheme="minorHAnsi"/>
        </w:rPr>
        <w:t>piegata per la programmazione e notifica di</w:t>
      </w:r>
      <w:r w:rsidR="000F677D" w:rsidRPr="00596925">
        <w:rPr>
          <w:rFonts w:asciiTheme="minorHAnsi" w:hAnsiTheme="minorHAnsi" w:cstheme="minorHAnsi"/>
        </w:rPr>
        <w:t xml:space="preserve"> esecuzione delle</w:t>
      </w:r>
      <w:r w:rsidRPr="00596925">
        <w:rPr>
          <w:rFonts w:asciiTheme="minorHAnsi" w:hAnsiTheme="minorHAnsi" w:cstheme="minorHAnsi"/>
        </w:rPr>
        <w:t xml:space="preserve"> attività</w:t>
      </w:r>
      <w:r w:rsidR="000F677D" w:rsidRPr="00596925">
        <w:rPr>
          <w:rFonts w:asciiTheme="minorHAnsi" w:hAnsiTheme="minorHAnsi" w:cstheme="minorHAnsi"/>
        </w:rPr>
        <w:t xml:space="preserve"> di laboratorio che non producono una propria registrazione documentale (cartacea od informatica)</w:t>
      </w:r>
      <w:r w:rsidRPr="00596925">
        <w:rPr>
          <w:rFonts w:asciiTheme="minorHAnsi" w:hAnsiTheme="minorHAnsi" w:cstheme="minorHAnsi"/>
        </w:rPr>
        <w:t>:</w:t>
      </w:r>
    </w:p>
    <w:p w14:paraId="2E915B69" w14:textId="77777777" w:rsidR="00B855ED" w:rsidRPr="00596925" w:rsidRDefault="00B855ED" w:rsidP="00B855ED">
      <w:pPr>
        <w:pStyle w:val="testo"/>
        <w:ind w:left="0"/>
        <w:rPr>
          <w:rFonts w:asciiTheme="minorHAnsi" w:hAnsiTheme="minorHAnsi" w:cstheme="minorHAnsi"/>
        </w:rPr>
      </w:pPr>
    </w:p>
    <w:p w14:paraId="76C5F771" w14:textId="266012BC" w:rsidR="00B855ED" w:rsidRPr="00596925" w:rsidRDefault="007875FB" w:rsidP="00EE5563">
      <w:pPr>
        <w:pStyle w:val="testo"/>
        <w:numPr>
          <w:ilvl w:val="0"/>
          <w:numId w:val="10"/>
        </w:numPr>
        <w:rPr>
          <w:rFonts w:asciiTheme="minorHAnsi" w:hAnsiTheme="minorHAnsi" w:cstheme="minorHAnsi"/>
        </w:rPr>
      </w:pPr>
      <w:r w:rsidRPr="00596925">
        <w:rPr>
          <w:rFonts w:asciiTheme="minorHAnsi" w:hAnsiTheme="minorHAnsi" w:cstheme="minorHAnsi"/>
        </w:rPr>
        <w:t>Gestione scadenze attività cicliche di manutenzione del sistema di gestione per la qualità del laboratorio;</w:t>
      </w:r>
    </w:p>
    <w:p w14:paraId="1F800ED6" w14:textId="437D7EFF" w:rsidR="007875FB" w:rsidRPr="00596925" w:rsidRDefault="007875FB" w:rsidP="00EE5563">
      <w:pPr>
        <w:pStyle w:val="testo"/>
        <w:numPr>
          <w:ilvl w:val="0"/>
          <w:numId w:val="10"/>
        </w:numPr>
        <w:rPr>
          <w:rFonts w:asciiTheme="minorHAnsi" w:hAnsiTheme="minorHAnsi" w:cstheme="minorHAnsi"/>
        </w:rPr>
      </w:pPr>
      <w:r w:rsidRPr="00596925">
        <w:rPr>
          <w:rFonts w:asciiTheme="minorHAnsi" w:hAnsiTheme="minorHAnsi" w:cstheme="minorHAnsi"/>
        </w:rPr>
        <w:t>Gestione scadenze attività di miglioramento del sistema di gestione per la qualità del laboratorio;</w:t>
      </w:r>
    </w:p>
    <w:p w14:paraId="691EB46D" w14:textId="11A6561C" w:rsidR="00481D16" w:rsidRPr="00596925" w:rsidRDefault="007875FB" w:rsidP="00EE5563">
      <w:pPr>
        <w:pStyle w:val="testo"/>
        <w:numPr>
          <w:ilvl w:val="0"/>
          <w:numId w:val="10"/>
        </w:numPr>
        <w:rPr>
          <w:rFonts w:asciiTheme="minorHAnsi" w:hAnsiTheme="minorHAnsi" w:cstheme="minorHAnsi"/>
        </w:rPr>
      </w:pPr>
      <w:r w:rsidRPr="00596925">
        <w:rPr>
          <w:rFonts w:asciiTheme="minorHAnsi" w:hAnsiTheme="minorHAnsi" w:cstheme="minorHAnsi"/>
        </w:rPr>
        <w:t>Gestione scadenze relative alla gestione delle dotazioni del laboratorio (es: calendarizzazione tarature, conferme metrologiche, etc.).</w:t>
      </w:r>
    </w:p>
    <w:p w14:paraId="59FCA558" w14:textId="77777777" w:rsidR="00481D16" w:rsidRPr="00596925" w:rsidRDefault="00481D16" w:rsidP="00481D16">
      <w:pPr>
        <w:pStyle w:val="testo"/>
        <w:rPr>
          <w:rFonts w:asciiTheme="minorHAnsi" w:hAnsiTheme="minorHAnsi" w:cstheme="minorHAnsi"/>
        </w:rPr>
      </w:pPr>
    </w:p>
    <w:p w14:paraId="6924EF5F" w14:textId="7A17E420" w:rsidR="005C787C" w:rsidRPr="00596925" w:rsidRDefault="00481D16" w:rsidP="00FD224C">
      <w:pPr>
        <w:pStyle w:val="testo"/>
        <w:ind w:left="0"/>
        <w:rPr>
          <w:rFonts w:asciiTheme="minorHAnsi" w:hAnsiTheme="minorHAnsi" w:cstheme="minorHAnsi"/>
        </w:rPr>
      </w:pPr>
      <w:r w:rsidRPr="00596925">
        <w:rPr>
          <w:rFonts w:asciiTheme="minorHAnsi" w:hAnsiTheme="minorHAnsi" w:cstheme="minorHAnsi"/>
        </w:rPr>
        <w:t xml:space="preserve">In relazione alla validazione </w:t>
      </w:r>
      <w:r w:rsidR="00B86A09" w:rsidRPr="00596925">
        <w:rPr>
          <w:rFonts w:asciiTheme="minorHAnsi" w:hAnsiTheme="minorHAnsi" w:cstheme="minorHAnsi"/>
        </w:rPr>
        <w:t xml:space="preserve">ed alla diffusione </w:t>
      </w:r>
      <w:r w:rsidRPr="00596925">
        <w:rPr>
          <w:rFonts w:asciiTheme="minorHAnsi" w:hAnsiTheme="minorHAnsi" w:cstheme="minorHAnsi"/>
        </w:rPr>
        <w:t>dei sistemi di gestione delle informazioni del laboratorio, ivi compresi i fogli di calcolo sopra citati</w:t>
      </w:r>
      <w:r w:rsidR="00B855ED" w:rsidRPr="00596925">
        <w:rPr>
          <w:rFonts w:asciiTheme="minorHAnsi" w:hAnsiTheme="minorHAnsi" w:cstheme="minorHAnsi"/>
        </w:rPr>
        <w:t>,</w:t>
      </w:r>
      <w:r w:rsidRPr="00596925">
        <w:rPr>
          <w:rFonts w:asciiTheme="minorHAnsi" w:hAnsiTheme="minorHAnsi" w:cstheme="minorHAnsi"/>
        </w:rPr>
        <w:t xml:space="preserve"> si rimanda al §7.11 del presente MQL.</w:t>
      </w:r>
    </w:p>
    <w:p w14:paraId="6A9C20D3" w14:textId="1974FE49" w:rsidR="00760951" w:rsidRPr="00596925" w:rsidRDefault="00760951" w:rsidP="00FD224C">
      <w:pPr>
        <w:pStyle w:val="testo"/>
        <w:ind w:left="0"/>
        <w:rPr>
          <w:rFonts w:asciiTheme="minorHAnsi" w:hAnsiTheme="minorHAnsi" w:cstheme="minorHAnsi"/>
        </w:rPr>
      </w:pPr>
      <w:r w:rsidRPr="00596925">
        <w:rPr>
          <w:rFonts w:asciiTheme="minorHAnsi" w:hAnsiTheme="minorHAnsi" w:cstheme="minorHAnsi"/>
        </w:rPr>
        <w:t>Eventuali informazioni</w:t>
      </w:r>
      <w:r w:rsidR="0064641E" w:rsidRPr="00596925">
        <w:rPr>
          <w:rFonts w:asciiTheme="minorHAnsi" w:hAnsiTheme="minorHAnsi" w:cstheme="minorHAnsi"/>
        </w:rPr>
        <w:t xml:space="preserve"> di dettaglio</w:t>
      </w:r>
      <w:r w:rsidRPr="00596925">
        <w:rPr>
          <w:rFonts w:asciiTheme="minorHAnsi" w:hAnsiTheme="minorHAnsi" w:cstheme="minorHAnsi"/>
        </w:rPr>
        <w:t xml:space="preserve"> </w:t>
      </w:r>
      <w:r w:rsidR="0064641E" w:rsidRPr="00596925">
        <w:rPr>
          <w:rFonts w:asciiTheme="minorHAnsi" w:hAnsiTheme="minorHAnsi" w:cstheme="minorHAnsi"/>
        </w:rPr>
        <w:t>relative</w:t>
      </w:r>
      <w:r w:rsidR="008E5D94" w:rsidRPr="00596925">
        <w:rPr>
          <w:rFonts w:asciiTheme="minorHAnsi" w:hAnsiTheme="minorHAnsi" w:cstheme="minorHAnsi"/>
        </w:rPr>
        <w:t xml:space="preserve"> alla gestione </w:t>
      </w:r>
      <w:r w:rsidR="0064641E" w:rsidRPr="00596925">
        <w:rPr>
          <w:rFonts w:asciiTheme="minorHAnsi" w:hAnsiTheme="minorHAnsi" w:cstheme="minorHAnsi"/>
        </w:rPr>
        <w:t xml:space="preserve">di tutte le </w:t>
      </w:r>
      <w:r w:rsidR="008E5D94" w:rsidRPr="00596925">
        <w:rPr>
          <w:rFonts w:asciiTheme="minorHAnsi" w:hAnsiTheme="minorHAnsi" w:cstheme="minorHAnsi"/>
        </w:rPr>
        <w:t>dotazioni</w:t>
      </w:r>
      <w:r w:rsidR="0064641E" w:rsidRPr="00596925">
        <w:rPr>
          <w:rFonts w:asciiTheme="minorHAnsi" w:hAnsiTheme="minorHAnsi" w:cstheme="minorHAnsi"/>
        </w:rPr>
        <w:t xml:space="preserve"> a disposizione</w:t>
      </w:r>
      <w:r w:rsidR="008E5D94" w:rsidRPr="00596925">
        <w:rPr>
          <w:rFonts w:asciiTheme="minorHAnsi" w:hAnsiTheme="minorHAnsi" w:cstheme="minorHAnsi"/>
        </w:rPr>
        <w:t xml:space="preserve"> del laboratorio sono contenute </w:t>
      </w:r>
      <w:r w:rsidR="00D8463C" w:rsidRPr="00D8463C">
        <w:rPr>
          <w:rFonts w:asciiTheme="minorHAnsi" w:hAnsiTheme="minorHAnsi" w:cstheme="minorHAnsi"/>
        </w:rPr>
        <w:t xml:space="preserve">nelle relative schede apparecchiatura </w:t>
      </w:r>
      <w:r w:rsidR="0064641E" w:rsidRPr="00596925">
        <w:rPr>
          <w:rFonts w:asciiTheme="minorHAnsi" w:hAnsiTheme="minorHAnsi" w:cstheme="minorHAnsi"/>
        </w:rPr>
        <w:t>.</w:t>
      </w:r>
    </w:p>
    <w:p w14:paraId="351357FA" w14:textId="77777777" w:rsidR="004214A7" w:rsidRPr="00596925" w:rsidRDefault="004214A7" w:rsidP="004214A7">
      <w:pPr>
        <w:rPr>
          <w:rFonts w:asciiTheme="minorHAnsi" w:hAnsiTheme="minorHAnsi" w:cstheme="minorHAnsi"/>
        </w:rPr>
      </w:pPr>
    </w:p>
    <w:p w14:paraId="1B8F7990" w14:textId="7B3462D4" w:rsidR="006A7857" w:rsidRPr="00596925" w:rsidRDefault="00FA329B" w:rsidP="00C945A4">
      <w:pPr>
        <w:pStyle w:val="Titolo2"/>
        <w:rPr>
          <w:rFonts w:asciiTheme="minorHAnsi" w:hAnsiTheme="minorHAnsi" w:cstheme="minorHAnsi"/>
          <w:color w:val="002060"/>
        </w:rPr>
      </w:pPr>
      <w:bookmarkStart w:id="75" w:name="_Toc169248521"/>
      <w:r w:rsidRPr="00596925">
        <w:rPr>
          <w:rFonts w:asciiTheme="minorHAnsi" w:hAnsiTheme="minorHAnsi" w:cstheme="minorHAnsi"/>
          <w:color w:val="002060"/>
        </w:rPr>
        <w:t>6.5 Riferibilità metrologica</w:t>
      </w:r>
      <w:bookmarkEnd w:id="75"/>
    </w:p>
    <w:p w14:paraId="570403E4" w14:textId="5A4D0029" w:rsidR="00D95B96" w:rsidRPr="00596925" w:rsidRDefault="00545E7D" w:rsidP="00D95B96">
      <w:pPr>
        <w:pStyle w:val="testo"/>
        <w:ind w:left="0"/>
        <w:rPr>
          <w:rFonts w:asciiTheme="minorHAnsi" w:hAnsiTheme="minorHAnsi" w:cstheme="minorHAnsi"/>
        </w:rPr>
      </w:pPr>
      <w:r w:rsidRPr="00596925">
        <w:rPr>
          <w:rFonts w:asciiTheme="minorHAnsi" w:hAnsiTheme="minorHAnsi" w:cstheme="minorHAnsi"/>
        </w:rPr>
        <w:t>Per riferibilità metrologica si intende una documentata ed ininterrotta catena di tarature, ciascuna delle quali contribuisce all’incertezza di misura, che le pone in relazione ad un appropriato riferimento. Al fine di perseguire tale obiettivo operativo, i</w:t>
      </w:r>
      <w:r w:rsidR="00D95B96" w:rsidRPr="00596925">
        <w:rPr>
          <w:rFonts w:asciiTheme="minorHAnsi" w:hAnsiTheme="minorHAnsi" w:cstheme="minorHAnsi"/>
        </w:rPr>
        <w:t xml:space="preserve">l laboratorio </w:t>
      </w:r>
      <w:r w:rsidRPr="00596925">
        <w:rPr>
          <w:rFonts w:asciiTheme="minorHAnsi" w:hAnsiTheme="minorHAnsi" w:cstheme="minorHAnsi"/>
        </w:rPr>
        <w:t>agisce</w:t>
      </w:r>
      <w:r w:rsidR="00D95B96" w:rsidRPr="00596925">
        <w:rPr>
          <w:rFonts w:asciiTheme="minorHAnsi" w:hAnsiTheme="minorHAnsi" w:cstheme="minorHAnsi"/>
        </w:rPr>
        <w:t xml:space="preserve"> </w:t>
      </w:r>
      <w:r w:rsidRPr="00596925">
        <w:rPr>
          <w:rFonts w:asciiTheme="minorHAnsi" w:hAnsiTheme="minorHAnsi" w:cstheme="minorHAnsi"/>
        </w:rPr>
        <w:t>seguendo</w:t>
      </w:r>
      <w:r w:rsidR="00D95B96" w:rsidRPr="00596925">
        <w:rPr>
          <w:rFonts w:asciiTheme="minorHAnsi" w:hAnsiTheme="minorHAnsi" w:cstheme="minorHAnsi"/>
        </w:rPr>
        <w:t xml:space="preserve"> quanto disposto dal documento </w:t>
      </w:r>
      <w:r w:rsidR="00D95B96" w:rsidRPr="00596925">
        <w:rPr>
          <w:rFonts w:asciiTheme="minorHAnsi" w:hAnsiTheme="minorHAnsi" w:cstheme="minorHAnsi"/>
          <w:i/>
        </w:rPr>
        <w:t>ILAC P10:</w:t>
      </w:r>
      <w:r w:rsidR="009B4241" w:rsidRPr="00596925">
        <w:rPr>
          <w:rFonts w:asciiTheme="minorHAnsi" w:hAnsiTheme="minorHAnsi" w:cstheme="minorHAnsi"/>
          <w:i/>
        </w:rPr>
        <w:t>0</w:t>
      </w:r>
      <w:r w:rsidR="009B4241">
        <w:rPr>
          <w:rFonts w:asciiTheme="minorHAnsi" w:hAnsiTheme="minorHAnsi" w:cstheme="minorHAnsi"/>
          <w:i/>
        </w:rPr>
        <w:t>7</w:t>
      </w:r>
      <w:r w:rsidR="009B4241" w:rsidRPr="00596925">
        <w:rPr>
          <w:rFonts w:asciiTheme="minorHAnsi" w:hAnsiTheme="minorHAnsi" w:cstheme="minorHAnsi"/>
          <w:i/>
        </w:rPr>
        <w:t xml:space="preserve"> </w:t>
      </w:r>
      <w:r w:rsidR="00D95B96" w:rsidRPr="00596925">
        <w:rPr>
          <w:rFonts w:asciiTheme="minorHAnsi" w:hAnsiTheme="minorHAnsi" w:cstheme="minorHAnsi"/>
          <w:i/>
        </w:rPr>
        <w:t xml:space="preserve">– ILAC Policy on the </w:t>
      </w:r>
      <w:proofErr w:type="spellStart"/>
      <w:r w:rsidR="00D95B96" w:rsidRPr="00596925">
        <w:rPr>
          <w:rFonts w:asciiTheme="minorHAnsi" w:hAnsiTheme="minorHAnsi" w:cstheme="minorHAnsi"/>
          <w:i/>
        </w:rPr>
        <w:t>Traceability</w:t>
      </w:r>
      <w:proofErr w:type="spellEnd"/>
      <w:r w:rsidR="00D95B96" w:rsidRPr="00596925">
        <w:rPr>
          <w:rFonts w:asciiTheme="minorHAnsi" w:hAnsiTheme="minorHAnsi" w:cstheme="minorHAnsi"/>
          <w:i/>
        </w:rPr>
        <w:t xml:space="preserve"> of </w:t>
      </w:r>
      <w:proofErr w:type="spellStart"/>
      <w:r w:rsidR="00D95B96" w:rsidRPr="00596925">
        <w:rPr>
          <w:rFonts w:asciiTheme="minorHAnsi" w:hAnsiTheme="minorHAnsi" w:cstheme="minorHAnsi"/>
          <w:i/>
        </w:rPr>
        <w:t>Measurement</w:t>
      </w:r>
      <w:proofErr w:type="spellEnd"/>
      <w:r w:rsidR="00D95B96" w:rsidRPr="00596925">
        <w:rPr>
          <w:rFonts w:asciiTheme="minorHAnsi" w:hAnsiTheme="minorHAnsi" w:cstheme="minorHAnsi"/>
          <w:i/>
        </w:rPr>
        <w:t xml:space="preserve"> </w:t>
      </w:r>
      <w:proofErr w:type="spellStart"/>
      <w:r w:rsidR="00D95B96" w:rsidRPr="00596925">
        <w:rPr>
          <w:rFonts w:asciiTheme="minorHAnsi" w:hAnsiTheme="minorHAnsi" w:cstheme="minorHAnsi"/>
          <w:i/>
        </w:rPr>
        <w:t>Results</w:t>
      </w:r>
      <w:proofErr w:type="spellEnd"/>
      <w:r w:rsidR="00D95B96" w:rsidRPr="00596925">
        <w:rPr>
          <w:rFonts w:asciiTheme="minorHAnsi" w:hAnsiTheme="minorHAnsi" w:cstheme="minorHAnsi"/>
        </w:rPr>
        <w:t xml:space="preserve"> in particolare </w:t>
      </w:r>
      <w:r w:rsidR="00492C36" w:rsidRPr="00596925">
        <w:rPr>
          <w:rFonts w:asciiTheme="minorHAnsi" w:hAnsiTheme="minorHAnsi" w:cstheme="minorHAnsi"/>
        </w:rPr>
        <w:t>attraverso:</w:t>
      </w:r>
    </w:p>
    <w:p w14:paraId="5510F1C9" w14:textId="77777777" w:rsidR="00492C36" w:rsidRPr="00596925" w:rsidRDefault="00492C36" w:rsidP="00D95B96">
      <w:pPr>
        <w:pStyle w:val="testo"/>
        <w:ind w:left="0"/>
        <w:rPr>
          <w:rFonts w:asciiTheme="minorHAnsi" w:hAnsiTheme="minorHAnsi" w:cstheme="minorHAnsi"/>
        </w:rPr>
      </w:pPr>
    </w:p>
    <w:p w14:paraId="39D58774" w14:textId="7C22BD12" w:rsidR="00492C36" w:rsidRPr="00596925" w:rsidRDefault="00492C36" w:rsidP="00EE5563">
      <w:pPr>
        <w:pStyle w:val="testo"/>
        <w:numPr>
          <w:ilvl w:val="0"/>
          <w:numId w:val="10"/>
        </w:numPr>
        <w:rPr>
          <w:rFonts w:asciiTheme="minorHAnsi" w:hAnsiTheme="minorHAnsi" w:cstheme="minorHAnsi"/>
        </w:rPr>
      </w:pPr>
      <w:r w:rsidRPr="00596925">
        <w:rPr>
          <w:rFonts w:asciiTheme="minorHAnsi" w:hAnsiTheme="minorHAnsi" w:cstheme="minorHAnsi"/>
          <w:b/>
          <w:i/>
        </w:rPr>
        <w:t>Tarature esterne</w:t>
      </w:r>
      <w:r w:rsidRPr="00596925">
        <w:rPr>
          <w:rFonts w:asciiTheme="minorHAnsi" w:hAnsiTheme="minorHAnsi" w:cstheme="minorHAnsi"/>
        </w:rPr>
        <w:t xml:space="preserve"> affidate a:</w:t>
      </w:r>
    </w:p>
    <w:p w14:paraId="76DC8EB1" w14:textId="5DFEA77F" w:rsidR="00492C36" w:rsidRPr="00596925" w:rsidRDefault="00492C36" w:rsidP="00EE5563">
      <w:pPr>
        <w:pStyle w:val="testo"/>
        <w:numPr>
          <w:ilvl w:val="1"/>
          <w:numId w:val="10"/>
        </w:numPr>
        <w:rPr>
          <w:rFonts w:asciiTheme="minorHAnsi" w:hAnsiTheme="minorHAnsi" w:cstheme="minorHAnsi"/>
        </w:rPr>
      </w:pPr>
      <w:r w:rsidRPr="00596925">
        <w:rPr>
          <w:rFonts w:asciiTheme="minorHAnsi" w:hAnsiTheme="minorHAnsi" w:cstheme="minorHAnsi"/>
        </w:rPr>
        <w:t xml:space="preserve">laboratori di taratura accreditati da enti firmatari dell’accordo EA-MLA o ILAC-MRA per lo scopo “taratura” in relazione ai requisiti espressi dalla norma </w:t>
      </w:r>
      <w:r w:rsidRPr="00596925">
        <w:rPr>
          <w:rFonts w:asciiTheme="minorHAnsi" w:hAnsiTheme="minorHAnsi" w:cstheme="minorHAnsi"/>
          <w:i/>
        </w:rPr>
        <w:t>UNI CEI EN ISO/IEC 17025</w:t>
      </w:r>
      <w:r w:rsidR="00C945A4" w:rsidRPr="00596925">
        <w:rPr>
          <w:rFonts w:asciiTheme="minorHAnsi" w:hAnsiTheme="minorHAnsi" w:cstheme="minorHAnsi"/>
          <w:i/>
        </w:rPr>
        <w:t>:2018</w:t>
      </w:r>
      <w:r w:rsidRPr="00596925">
        <w:rPr>
          <w:rFonts w:asciiTheme="minorHAnsi" w:hAnsiTheme="minorHAnsi" w:cstheme="minorHAnsi"/>
        </w:rPr>
        <w:t>;</w:t>
      </w:r>
    </w:p>
    <w:p w14:paraId="202264BD" w14:textId="13D6DDDC" w:rsidR="00492C36" w:rsidRPr="00596925" w:rsidRDefault="00492C36" w:rsidP="00EE5563">
      <w:pPr>
        <w:pStyle w:val="testo"/>
        <w:numPr>
          <w:ilvl w:val="1"/>
          <w:numId w:val="10"/>
        </w:numPr>
        <w:rPr>
          <w:rFonts w:asciiTheme="minorHAnsi" w:hAnsiTheme="minorHAnsi" w:cstheme="minorHAnsi"/>
        </w:rPr>
      </w:pPr>
      <w:r w:rsidRPr="00596925">
        <w:rPr>
          <w:rFonts w:asciiTheme="minorHAnsi" w:hAnsiTheme="minorHAnsi" w:cstheme="minorHAnsi"/>
        </w:rPr>
        <w:t>Istituti Metrologici Nazionali ed Istituti Designati (NMI) con servizi coperti dall’accordo CIPM-MRA nei limiti delle capacità metrologiche (CMC) internazionalmente accettate e pubblicate nel KCDB dal BIPM;</w:t>
      </w:r>
    </w:p>
    <w:p w14:paraId="4FBA3A9E" w14:textId="77777777" w:rsidR="00492C36" w:rsidRPr="00596925" w:rsidRDefault="00492C36" w:rsidP="00492C36">
      <w:pPr>
        <w:pStyle w:val="testo"/>
        <w:ind w:left="1931"/>
        <w:rPr>
          <w:rFonts w:asciiTheme="minorHAnsi" w:hAnsiTheme="minorHAnsi" w:cstheme="minorHAnsi"/>
        </w:rPr>
      </w:pPr>
    </w:p>
    <w:p w14:paraId="470487B4" w14:textId="593F86BE" w:rsidR="00492C36" w:rsidRPr="00596925" w:rsidRDefault="00492C36" w:rsidP="00EE5563">
      <w:pPr>
        <w:pStyle w:val="testo"/>
        <w:numPr>
          <w:ilvl w:val="0"/>
          <w:numId w:val="10"/>
        </w:numPr>
        <w:rPr>
          <w:rFonts w:asciiTheme="minorHAnsi" w:hAnsiTheme="minorHAnsi" w:cstheme="minorHAnsi"/>
        </w:rPr>
      </w:pPr>
      <w:r w:rsidRPr="00596925">
        <w:rPr>
          <w:rFonts w:asciiTheme="minorHAnsi" w:hAnsiTheme="minorHAnsi" w:cstheme="minorHAnsi"/>
          <w:b/>
          <w:i/>
        </w:rPr>
        <w:t>Tarature interne</w:t>
      </w:r>
      <w:r w:rsidRPr="00596925">
        <w:rPr>
          <w:rFonts w:asciiTheme="minorHAnsi" w:hAnsiTheme="minorHAnsi" w:cstheme="minorHAnsi"/>
        </w:rPr>
        <w:t xml:space="preserve"> eseguite con:</w:t>
      </w:r>
    </w:p>
    <w:p w14:paraId="3509EFC1" w14:textId="200FEC8D" w:rsidR="00492C36" w:rsidRPr="00596925" w:rsidRDefault="00492C36" w:rsidP="00EE5563">
      <w:pPr>
        <w:pStyle w:val="testo"/>
        <w:numPr>
          <w:ilvl w:val="1"/>
          <w:numId w:val="10"/>
        </w:numPr>
        <w:rPr>
          <w:rFonts w:asciiTheme="minorHAnsi" w:hAnsiTheme="minorHAnsi" w:cstheme="minorHAnsi"/>
        </w:rPr>
      </w:pPr>
      <w:r w:rsidRPr="00596925">
        <w:rPr>
          <w:rFonts w:asciiTheme="minorHAnsi" w:hAnsiTheme="minorHAnsi" w:cstheme="minorHAnsi"/>
        </w:rPr>
        <w:t xml:space="preserve">Campioni primari tarati da enti di cui ai </w:t>
      </w:r>
      <w:r w:rsidR="00545E7D" w:rsidRPr="00596925">
        <w:rPr>
          <w:rFonts w:asciiTheme="minorHAnsi" w:hAnsiTheme="minorHAnsi" w:cstheme="minorHAnsi"/>
        </w:rPr>
        <w:t xml:space="preserve">due </w:t>
      </w:r>
      <w:r w:rsidRPr="00596925">
        <w:rPr>
          <w:rFonts w:asciiTheme="minorHAnsi" w:hAnsiTheme="minorHAnsi" w:cstheme="minorHAnsi"/>
        </w:rPr>
        <w:t>punti elenco precedenti;</w:t>
      </w:r>
    </w:p>
    <w:p w14:paraId="109BDD86" w14:textId="72BD1E3E" w:rsidR="00D95B96" w:rsidRPr="00596925" w:rsidRDefault="00492C36" w:rsidP="00EE5563">
      <w:pPr>
        <w:pStyle w:val="testo"/>
        <w:numPr>
          <w:ilvl w:val="1"/>
          <w:numId w:val="10"/>
        </w:numPr>
        <w:rPr>
          <w:rFonts w:asciiTheme="minorHAnsi" w:hAnsiTheme="minorHAnsi" w:cstheme="minorHAnsi"/>
        </w:rPr>
      </w:pPr>
      <w:r w:rsidRPr="00596925">
        <w:rPr>
          <w:rFonts w:asciiTheme="minorHAnsi" w:hAnsiTheme="minorHAnsi" w:cstheme="minorHAnsi"/>
        </w:rPr>
        <w:t xml:space="preserve">MRC riferibili al </w:t>
      </w:r>
      <w:r w:rsidRPr="00596925">
        <w:rPr>
          <w:rFonts w:asciiTheme="minorHAnsi" w:hAnsiTheme="minorHAnsi" w:cstheme="minorHAnsi"/>
          <w:b/>
        </w:rPr>
        <w:t>SI</w:t>
      </w:r>
      <w:r w:rsidRPr="00596925">
        <w:rPr>
          <w:rFonts w:asciiTheme="minorHAnsi" w:hAnsiTheme="minorHAnsi" w:cstheme="minorHAnsi"/>
        </w:rPr>
        <w:t xml:space="preserve"> (</w:t>
      </w:r>
      <w:r w:rsidRPr="00596925">
        <w:rPr>
          <w:rFonts w:asciiTheme="minorHAnsi" w:hAnsiTheme="minorHAnsi" w:cstheme="minorHAnsi"/>
          <w:b/>
        </w:rPr>
        <w:t>S</w:t>
      </w:r>
      <w:r w:rsidRPr="00596925">
        <w:rPr>
          <w:rFonts w:asciiTheme="minorHAnsi" w:hAnsiTheme="minorHAnsi" w:cstheme="minorHAnsi"/>
        </w:rPr>
        <w:t xml:space="preserve">istema </w:t>
      </w:r>
      <w:r w:rsidRPr="00596925">
        <w:rPr>
          <w:rFonts w:asciiTheme="minorHAnsi" w:hAnsiTheme="minorHAnsi" w:cstheme="minorHAnsi"/>
          <w:b/>
        </w:rPr>
        <w:t>I</w:t>
      </w:r>
      <w:r w:rsidRPr="00596925">
        <w:rPr>
          <w:rFonts w:asciiTheme="minorHAnsi" w:hAnsiTheme="minorHAnsi" w:cstheme="minorHAnsi"/>
        </w:rPr>
        <w:t xml:space="preserve">nternazionale delle unità di misura) e prodotti da enti accreditati secondo la norma </w:t>
      </w:r>
      <w:r w:rsidRPr="00596925">
        <w:rPr>
          <w:rFonts w:asciiTheme="minorHAnsi" w:hAnsiTheme="minorHAnsi" w:cstheme="minorHAnsi"/>
          <w:i/>
        </w:rPr>
        <w:t>UNI CEI EN ISO 17034 – Requisiti generali per la competenza dei produttori di materiali di riferimento</w:t>
      </w:r>
      <w:r w:rsidR="00B803B7" w:rsidRPr="00596925">
        <w:rPr>
          <w:rFonts w:asciiTheme="minorHAnsi" w:hAnsiTheme="minorHAnsi" w:cstheme="minorHAnsi"/>
        </w:rPr>
        <w:t xml:space="preserve">. </w:t>
      </w:r>
      <w:r w:rsidR="00210344" w:rsidRPr="00596925">
        <w:rPr>
          <w:rFonts w:asciiTheme="minorHAnsi" w:hAnsiTheme="minorHAnsi" w:cstheme="minorHAnsi"/>
        </w:rPr>
        <w:t xml:space="preserve">Solo nel caso di comprovata indisponibilità di MRC forniti da produttori che rientrino nei tre casi previsti dal RT-08 Accredia </w:t>
      </w:r>
      <w:r w:rsidR="00E17F41" w:rsidRPr="00596925">
        <w:rPr>
          <w:rFonts w:asciiTheme="minorHAnsi" w:hAnsiTheme="minorHAnsi" w:cstheme="minorHAnsi"/>
        </w:rPr>
        <w:t>R</w:t>
      </w:r>
      <w:r w:rsidR="00210344" w:rsidRPr="00596925">
        <w:rPr>
          <w:rFonts w:asciiTheme="minorHAnsi" w:hAnsiTheme="minorHAnsi" w:cstheme="minorHAnsi"/>
        </w:rPr>
        <w:t>ev.05 §6.5 sarà possibile la valutazione di alternative</w:t>
      </w:r>
      <w:r w:rsidR="00E17F41" w:rsidRPr="00596925">
        <w:rPr>
          <w:rFonts w:asciiTheme="minorHAnsi" w:hAnsiTheme="minorHAnsi" w:cstheme="minorHAnsi"/>
        </w:rPr>
        <w:t>.</w:t>
      </w:r>
    </w:p>
    <w:p w14:paraId="05C67280" w14:textId="77777777" w:rsidR="00492C36" w:rsidRPr="00596925" w:rsidRDefault="00492C36" w:rsidP="00492C36">
      <w:pPr>
        <w:pStyle w:val="testo"/>
        <w:ind w:left="1931"/>
        <w:rPr>
          <w:rFonts w:asciiTheme="minorHAnsi" w:hAnsiTheme="minorHAnsi" w:cstheme="minorHAnsi"/>
        </w:rPr>
      </w:pPr>
    </w:p>
    <w:p w14:paraId="18CB501E" w14:textId="37C61F13" w:rsidR="005A252F" w:rsidRPr="00596925" w:rsidRDefault="00492C36" w:rsidP="00D95B96">
      <w:pPr>
        <w:pStyle w:val="testo"/>
        <w:ind w:left="0"/>
        <w:rPr>
          <w:rFonts w:asciiTheme="minorHAnsi" w:hAnsiTheme="minorHAnsi" w:cstheme="minorHAnsi"/>
        </w:rPr>
      </w:pPr>
      <w:r w:rsidRPr="00596925">
        <w:rPr>
          <w:rFonts w:asciiTheme="minorHAnsi" w:hAnsiTheme="minorHAnsi" w:cstheme="minorHAnsi"/>
        </w:rPr>
        <w:lastRenderedPageBreak/>
        <w:t>Come specificato al</w:t>
      </w:r>
      <w:r w:rsidR="00760951" w:rsidRPr="00596925">
        <w:rPr>
          <w:rFonts w:asciiTheme="minorHAnsi" w:hAnsiTheme="minorHAnsi" w:cstheme="minorHAnsi"/>
        </w:rPr>
        <w:t xml:space="preserve"> paragrafo precedente</w:t>
      </w:r>
      <w:r w:rsidR="00545E7D" w:rsidRPr="00596925">
        <w:rPr>
          <w:rFonts w:asciiTheme="minorHAnsi" w:hAnsiTheme="minorHAnsi" w:cstheme="minorHAnsi"/>
        </w:rPr>
        <w:t>,</w:t>
      </w:r>
      <w:r w:rsidR="00760951" w:rsidRPr="00596925">
        <w:rPr>
          <w:rFonts w:asciiTheme="minorHAnsi" w:hAnsiTheme="minorHAnsi" w:cstheme="minorHAnsi"/>
        </w:rPr>
        <w:t xml:space="preserve"> le apparecchiature </w:t>
      </w:r>
      <w:r w:rsidR="00545E7D" w:rsidRPr="00596925">
        <w:rPr>
          <w:rFonts w:asciiTheme="minorHAnsi" w:hAnsiTheme="minorHAnsi" w:cstheme="minorHAnsi"/>
        </w:rPr>
        <w:t xml:space="preserve">di </w:t>
      </w:r>
      <w:r w:rsidR="00545E7D" w:rsidRPr="00596925">
        <w:rPr>
          <w:rFonts w:asciiTheme="minorHAnsi" w:hAnsiTheme="minorHAnsi" w:cstheme="minorHAnsi"/>
          <w:i/>
        </w:rPr>
        <w:t>categoria 1</w:t>
      </w:r>
      <w:r w:rsidR="00545E7D" w:rsidRPr="00596925">
        <w:rPr>
          <w:rFonts w:asciiTheme="minorHAnsi" w:hAnsiTheme="minorHAnsi" w:cstheme="minorHAnsi"/>
        </w:rPr>
        <w:t xml:space="preserve">, </w:t>
      </w:r>
      <w:r w:rsidR="00760951" w:rsidRPr="00596925">
        <w:rPr>
          <w:rFonts w:asciiTheme="minorHAnsi" w:hAnsiTheme="minorHAnsi" w:cstheme="minorHAnsi"/>
        </w:rPr>
        <w:t>utilizzate per le prove</w:t>
      </w:r>
      <w:r w:rsidR="00545E7D" w:rsidRPr="00596925">
        <w:rPr>
          <w:rFonts w:asciiTheme="minorHAnsi" w:hAnsiTheme="minorHAnsi" w:cstheme="minorHAnsi"/>
        </w:rPr>
        <w:t xml:space="preserve"> </w:t>
      </w:r>
      <w:r w:rsidR="00760951" w:rsidRPr="00596925">
        <w:rPr>
          <w:rFonts w:asciiTheme="minorHAnsi" w:hAnsiTheme="minorHAnsi" w:cstheme="minorHAnsi"/>
        </w:rPr>
        <w:t xml:space="preserve">sono tarate prima di essere messe in servizio e successivamente con periodicità definita, secondo quanto previsto </w:t>
      </w:r>
      <w:r w:rsidR="00545E7D" w:rsidRPr="00596925">
        <w:rPr>
          <w:rFonts w:asciiTheme="minorHAnsi" w:hAnsiTheme="minorHAnsi" w:cstheme="minorHAnsi"/>
        </w:rPr>
        <w:t>direttamente dal</w:t>
      </w:r>
      <w:r w:rsidR="00760951" w:rsidRPr="00596925">
        <w:rPr>
          <w:rFonts w:asciiTheme="minorHAnsi" w:hAnsiTheme="minorHAnsi" w:cstheme="minorHAnsi"/>
        </w:rPr>
        <w:t xml:space="preserve"> </w:t>
      </w:r>
      <w:r w:rsidR="00545E7D" w:rsidRPr="00596925">
        <w:rPr>
          <w:rFonts w:asciiTheme="minorHAnsi" w:hAnsiTheme="minorHAnsi" w:cstheme="minorHAnsi"/>
        </w:rPr>
        <w:t>m</w:t>
      </w:r>
      <w:r w:rsidR="00760951" w:rsidRPr="00596925">
        <w:rPr>
          <w:rFonts w:asciiTheme="minorHAnsi" w:hAnsiTheme="minorHAnsi" w:cstheme="minorHAnsi"/>
        </w:rPr>
        <w:t xml:space="preserve">etodo di prova, </w:t>
      </w:r>
      <w:r w:rsidR="005A252F" w:rsidRPr="00596925">
        <w:rPr>
          <w:rFonts w:asciiTheme="minorHAnsi" w:hAnsiTheme="minorHAnsi" w:cstheme="minorHAnsi"/>
        </w:rPr>
        <w:t xml:space="preserve">dall’andamento delle carte di controllo deputate alla sorveglianza delle tendenze statistiche della riqualifica curva di taratura (tra una taratura e l’altra), </w:t>
      </w:r>
      <w:r w:rsidR="00545E7D" w:rsidRPr="00596925">
        <w:rPr>
          <w:rFonts w:asciiTheme="minorHAnsi" w:hAnsiTheme="minorHAnsi" w:cstheme="minorHAnsi"/>
        </w:rPr>
        <w:t>dalle</w:t>
      </w:r>
      <w:r w:rsidR="00760951" w:rsidRPr="00596925">
        <w:rPr>
          <w:rFonts w:asciiTheme="minorHAnsi" w:hAnsiTheme="minorHAnsi" w:cstheme="minorHAnsi"/>
        </w:rPr>
        <w:t xml:space="preserve"> </w:t>
      </w:r>
      <w:r w:rsidR="00545E7D" w:rsidRPr="00596925">
        <w:rPr>
          <w:rFonts w:asciiTheme="minorHAnsi" w:hAnsiTheme="minorHAnsi" w:cstheme="minorHAnsi"/>
        </w:rPr>
        <w:t>procedure di prova</w:t>
      </w:r>
      <w:r w:rsidR="00760951" w:rsidRPr="00596925">
        <w:rPr>
          <w:rFonts w:asciiTheme="minorHAnsi" w:hAnsiTheme="minorHAnsi" w:cstheme="minorHAnsi"/>
        </w:rPr>
        <w:t xml:space="preserve"> o </w:t>
      </w:r>
      <w:r w:rsidR="00545E7D" w:rsidRPr="00596925">
        <w:rPr>
          <w:rFonts w:asciiTheme="minorHAnsi" w:hAnsiTheme="minorHAnsi" w:cstheme="minorHAnsi"/>
        </w:rPr>
        <w:t>da</w:t>
      </w:r>
      <w:r w:rsidR="00760951" w:rsidRPr="00596925">
        <w:rPr>
          <w:rFonts w:asciiTheme="minorHAnsi" w:hAnsiTheme="minorHAnsi" w:cstheme="minorHAnsi"/>
        </w:rPr>
        <w:t xml:space="preserve">lle </w:t>
      </w:r>
      <w:r w:rsidR="00545E7D" w:rsidRPr="00596925">
        <w:rPr>
          <w:rFonts w:asciiTheme="minorHAnsi" w:hAnsiTheme="minorHAnsi" w:cstheme="minorHAnsi"/>
        </w:rPr>
        <w:t>specifiche procedure di taratura/conferma metrologica o del l</w:t>
      </w:r>
      <w:r w:rsidR="00760951" w:rsidRPr="00596925">
        <w:rPr>
          <w:rFonts w:asciiTheme="minorHAnsi" w:hAnsiTheme="minorHAnsi" w:cstheme="minorHAnsi"/>
        </w:rPr>
        <w:t>aboratorio</w:t>
      </w:r>
      <w:r w:rsidR="00545E7D" w:rsidRPr="00596925">
        <w:rPr>
          <w:rFonts w:asciiTheme="minorHAnsi" w:hAnsiTheme="minorHAnsi" w:cstheme="minorHAnsi"/>
        </w:rPr>
        <w:t xml:space="preserve"> stesso e comunque riportandone le relative registrazioni di pianificazione/esecuzione/valutazione</w:t>
      </w:r>
      <w:r w:rsidR="00760951" w:rsidRPr="00596925">
        <w:rPr>
          <w:rFonts w:asciiTheme="minorHAnsi" w:hAnsiTheme="minorHAnsi" w:cstheme="minorHAnsi"/>
        </w:rPr>
        <w:t xml:space="preserve"> nella </w:t>
      </w:r>
      <w:r w:rsidR="00545E7D" w:rsidRPr="00596925">
        <w:rPr>
          <w:rFonts w:asciiTheme="minorHAnsi" w:hAnsiTheme="minorHAnsi" w:cstheme="minorHAnsi"/>
        </w:rPr>
        <w:t>s</w:t>
      </w:r>
      <w:r w:rsidR="00760951" w:rsidRPr="00596925">
        <w:rPr>
          <w:rFonts w:asciiTheme="minorHAnsi" w:hAnsiTheme="minorHAnsi" w:cstheme="minorHAnsi"/>
        </w:rPr>
        <w:t xml:space="preserve">cheda </w:t>
      </w:r>
      <w:r w:rsidR="00545E7D" w:rsidRPr="00596925">
        <w:rPr>
          <w:rFonts w:asciiTheme="minorHAnsi" w:hAnsiTheme="minorHAnsi" w:cstheme="minorHAnsi"/>
        </w:rPr>
        <w:t>a</w:t>
      </w:r>
      <w:r w:rsidR="00760951" w:rsidRPr="00596925">
        <w:rPr>
          <w:rFonts w:asciiTheme="minorHAnsi" w:hAnsiTheme="minorHAnsi" w:cstheme="minorHAnsi"/>
        </w:rPr>
        <w:t>pparecchiatur</w:t>
      </w:r>
      <w:r w:rsidR="00545E7D" w:rsidRPr="00596925">
        <w:rPr>
          <w:rFonts w:asciiTheme="minorHAnsi" w:hAnsiTheme="minorHAnsi" w:cstheme="minorHAnsi"/>
        </w:rPr>
        <w:t xml:space="preserve">a </w:t>
      </w:r>
      <w:r w:rsidR="00C93A52" w:rsidRPr="00596925">
        <w:rPr>
          <w:rFonts w:asciiTheme="minorHAnsi" w:hAnsiTheme="minorHAnsi" w:cstheme="minorHAnsi"/>
        </w:rPr>
        <w:t>M117</w:t>
      </w:r>
      <w:r w:rsidR="00760951" w:rsidRPr="00596925">
        <w:rPr>
          <w:rFonts w:asciiTheme="minorHAnsi" w:hAnsiTheme="minorHAnsi" w:cstheme="minorHAnsi"/>
        </w:rPr>
        <w:t>.</w:t>
      </w:r>
    </w:p>
    <w:p w14:paraId="3F1C97F9" w14:textId="3B22A173" w:rsidR="00545E7D" w:rsidRPr="00596925" w:rsidRDefault="00545E7D" w:rsidP="00D95B96">
      <w:pPr>
        <w:pStyle w:val="testo"/>
        <w:ind w:left="0"/>
        <w:rPr>
          <w:rFonts w:asciiTheme="minorHAnsi" w:hAnsiTheme="minorHAnsi" w:cstheme="minorHAnsi"/>
        </w:rPr>
      </w:pPr>
      <w:r w:rsidRPr="00596925">
        <w:rPr>
          <w:rFonts w:asciiTheme="minorHAnsi" w:hAnsiTheme="minorHAnsi" w:cstheme="minorHAnsi"/>
        </w:rPr>
        <w:t xml:space="preserve">Le procedure per </w:t>
      </w:r>
      <w:r w:rsidR="005A252F" w:rsidRPr="00596925">
        <w:rPr>
          <w:rFonts w:asciiTheme="minorHAnsi" w:hAnsiTheme="minorHAnsi" w:cstheme="minorHAnsi"/>
        </w:rPr>
        <w:t>la taratura comprendono almeno le</w:t>
      </w:r>
      <w:r w:rsidRPr="00596925">
        <w:rPr>
          <w:rFonts w:asciiTheme="minorHAnsi" w:hAnsiTheme="minorHAnsi" w:cstheme="minorHAnsi"/>
        </w:rPr>
        <w:t xml:space="preserve"> seguenti indicazioni:</w:t>
      </w:r>
    </w:p>
    <w:p w14:paraId="247ED134" w14:textId="77777777" w:rsidR="005A252F" w:rsidRPr="00596925" w:rsidRDefault="005A252F" w:rsidP="00D95B96">
      <w:pPr>
        <w:pStyle w:val="testo"/>
        <w:ind w:left="0"/>
        <w:rPr>
          <w:rFonts w:asciiTheme="minorHAnsi" w:hAnsiTheme="minorHAnsi" w:cstheme="minorHAnsi"/>
        </w:rPr>
      </w:pPr>
    </w:p>
    <w:p w14:paraId="1D1E7A31" w14:textId="77777777" w:rsidR="005A252F" w:rsidRPr="00596925" w:rsidRDefault="00545E7D" w:rsidP="00EE5563">
      <w:pPr>
        <w:pStyle w:val="testo"/>
        <w:numPr>
          <w:ilvl w:val="0"/>
          <w:numId w:val="10"/>
        </w:numPr>
        <w:rPr>
          <w:rFonts w:asciiTheme="minorHAnsi" w:hAnsiTheme="minorHAnsi" w:cstheme="minorHAnsi"/>
        </w:rPr>
      </w:pPr>
      <w:r w:rsidRPr="00596925">
        <w:rPr>
          <w:rFonts w:asciiTheme="minorHAnsi" w:hAnsiTheme="minorHAnsi" w:cstheme="minorHAnsi"/>
        </w:rPr>
        <w:t>Disp</w:t>
      </w:r>
      <w:r w:rsidR="005A252F" w:rsidRPr="00596925">
        <w:rPr>
          <w:rFonts w:asciiTheme="minorHAnsi" w:hAnsiTheme="minorHAnsi" w:cstheme="minorHAnsi"/>
        </w:rPr>
        <w:t>osizioni atte alla protezione di</w:t>
      </w:r>
      <w:r w:rsidRPr="00596925">
        <w:rPr>
          <w:rFonts w:asciiTheme="minorHAnsi" w:hAnsiTheme="minorHAnsi" w:cstheme="minorHAnsi"/>
        </w:rPr>
        <w:t xml:space="preserve"> eventuali regolazioni</w:t>
      </w:r>
      <w:r w:rsidR="005A252F" w:rsidRPr="00596925">
        <w:rPr>
          <w:rFonts w:asciiTheme="minorHAnsi" w:hAnsiTheme="minorHAnsi" w:cstheme="minorHAnsi"/>
        </w:rPr>
        <w:t xml:space="preserve"> che possono essere manomesse;</w:t>
      </w:r>
    </w:p>
    <w:p w14:paraId="3195626A" w14:textId="081881C6" w:rsidR="005A252F" w:rsidRPr="00596925" w:rsidRDefault="005A252F" w:rsidP="00EE5563">
      <w:pPr>
        <w:pStyle w:val="testo"/>
        <w:numPr>
          <w:ilvl w:val="0"/>
          <w:numId w:val="10"/>
        </w:numPr>
        <w:rPr>
          <w:rFonts w:asciiTheme="minorHAnsi" w:hAnsiTheme="minorHAnsi" w:cstheme="minorHAnsi"/>
        </w:rPr>
      </w:pPr>
      <w:r w:rsidRPr="00596925">
        <w:rPr>
          <w:rFonts w:asciiTheme="minorHAnsi" w:hAnsiTheme="minorHAnsi" w:cstheme="minorHAnsi"/>
        </w:rPr>
        <w:t>Istruzioni per la compilazione dei rapporti di taratura;</w:t>
      </w:r>
    </w:p>
    <w:p w14:paraId="76788FEE" w14:textId="77777777" w:rsidR="005A252F" w:rsidRPr="00596925" w:rsidRDefault="005A252F" w:rsidP="00EE5563">
      <w:pPr>
        <w:pStyle w:val="testo"/>
        <w:numPr>
          <w:ilvl w:val="0"/>
          <w:numId w:val="10"/>
        </w:numPr>
        <w:rPr>
          <w:rFonts w:asciiTheme="minorHAnsi" w:hAnsiTheme="minorHAnsi" w:cstheme="minorHAnsi"/>
        </w:rPr>
      </w:pPr>
      <w:r w:rsidRPr="00596925">
        <w:rPr>
          <w:rFonts w:asciiTheme="minorHAnsi" w:hAnsiTheme="minorHAnsi" w:cstheme="minorHAnsi"/>
        </w:rPr>
        <w:t>Istruzione per l’apposizione di etichette atte all’identificazione dello stato di taratura;</w:t>
      </w:r>
    </w:p>
    <w:p w14:paraId="119C9BBC" w14:textId="77777777" w:rsidR="005A252F" w:rsidRPr="00596925" w:rsidRDefault="005A252F" w:rsidP="00EE5563">
      <w:pPr>
        <w:pStyle w:val="testo"/>
        <w:numPr>
          <w:ilvl w:val="0"/>
          <w:numId w:val="10"/>
        </w:numPr>
        <w:rPr>
          <w:rFonts w:asciiTheme="minorHAnsi" w:hAnsiTheme="minorHAnsi" w:cstheme="minorHAnsi"/>
        </w:rPr>
      </w:pPr>
      <w:r w:rsidRPr="00596925">
        <w:rPr>
          <w:rFonts w:asciiTheme="minorHAnsi" w:hAnsiTheme="minorHAnsi" w:cstheme="minorHAnsi"/>
        </w:rPr>
        <w:t>Criteri di accettabilità ed indicazioni relative alle azioni da intraprendere in caso di risultati non conformi alle specifiche attese.</w:t>
      </w:r>
    </w:p>
    <w:p w14:paraId="46FF12B5" w14:textId="400F42B4" w:rsidR="00545E7D" w:rsidRPr="00596925" w:rsidRDefault="00545E7D" w:rsidP="005A252F">
      <w:pPr>
        <w:pStyle w:val="testo"/>
        <w:ind w:left="1411"/>
        <w:rPr>
          <w:rFonts w:asciiTheme="minorHAnsi" w:hAnsiTheme="minorHAnsi" w:cstheme="minorHAnsi"/>
        </w:rPr>
      </w:pPr>
      <w:r w:rsidRPr="00596925">
        <w:rPr>
          <w:rFonts w:asciiTheme="minorHAnsi" w:hAnsiTheme="minorHAnsi" w:cstheme="minorHAnsi"/>
        </w:rPr>
        <w:t xml:space="preserve"> </w:t>
      </w:r>
    </w:p>
    <w:p w14:paraId="4330C3FA" w14:textId="293501F6" w:rsidR="00760951" w:rsidRPr="00596925" w:rsidRDefault="00760951" w:rsidP="00D95B96">
      <w:pPr>
        <w:pStyle w:val="testo"/>
        <w:ind w:left="0"/>
        <w:rPr>
          <w:rFonts w:asciiTheme="minorHAnsi" w:hAnsiTheme="minorHAnsi" w:cstheme="minorHAnsi"/>
        </w:rPr>
      </w:pPr>
      <w:r w:rsidRPr="00596925">
        <w:rPr>
          <w:rFonts w:asciiTheme="minorHAnsi" w:hAnsiTheme="minorHAnsi" w:cstheme="minorHAnsi"/>
        </w:rPr>
        <w:t xml:space="preserve">La frequenza </w:t>
      </w:r>
      <w:r w:rsidR="005A252F" w:rsidRPr="00596925">
        <w:rPr>
          <w:rFonts w:asciiTheme="minorHAnsi" w:hAnsiTheme="minorHAnsi" w:cstheme="minorHAnsi"/>
        </w:rPr>
        <w:t xml:space="preserve">di taratura </w:t>
      </w:r>
      <w:r w:rsidRPr="00596925">
        <w:rPr>
          <w:rFonts w:asciiTheme="minorHAnsi" w:hAnsiTheme="minorHAnsi" w:cstheme="minorHAnsi"/>
        </w:rPr>
        <w:t>varia a seconda dell’apparecchiatura o del metodo, in base alle condizioni di impiego</w:t>
      </w:r>
      <w:r w:rsidR="005A252F" w:rsidRPr="00596925">
        <w:rPr>
          <w:rFonts w:asciiTheme="minorHAnsi" w:hAnsiTheme="minorHAnsi" w:cstheme="minorHAnsi"/>
        </w:rPr>
        <w:t>, alla tendenza delle carte di controllo deputate alla sorveglianza degli andamenti statistici della riqualifica curva di taratura (tra una taratura e l’altra)</w:t>
      </w:r>
      <w:r w:rsidRPr="00596925">
        <w:rPr>
          <w:rFonts w:asciiTheme="minorHAnsi" w:hAnsiTheme="minorHAnsi" w:cstheme="minorHAnsi"/>
        </w:rPr>
        <w:t xml:space="preserve"> ed alle prescrizioni </w:t>
      </w:r>
      <w:r w:rsidR="00754821" w:rsidRPr="00596925">
        <w:rPr>
          <w:rFonts w:asciiTheme="minorHAnsi" w:hAnsiTheme="minorHAnsi" w:cstheme="minorHAnsi"/>
        </w:rPr>
        <w:t>indicate dal costruttore</w:t>
      </w:r>
      <w:r w:rsidRPr="00596925">
        <w:rPr>
          <w:rFonts w:asciiTheme="minorHAnsi" w:hAnsiTheme="minorHAnsi" w:cstheme="minorHAnsi"/>
        </w:rPr>
        <w:t xml:space="preserve">. La frequenza definita è da considerarsi minima. </w:t>
      </w:r>
    </w:p>
    <w:p w14:paraId="18D9E4BB" w14:textId="77777777" w:rsidR="00754821" w:rsidRPr="00596925" w:rsidRDefault="00754821" w:rsidP="00D95B96">
      <w:pPr>
        <w:pStyle w:val="testo"/>
        <w:ind w:left="0"/>
        <w:rPr>
          <w:rFonts w:asciiTheme="minorHAnsi" w:hAnsiTheme="minorHAnsi" w:cstheme="minorHAnsi"/>
        </w:rPr>
      </w:pPr>
    </w:p>
    <w:p w14:paraId="40DB172D" w14:textId="77777777" w:rsidR="00760951" w:rsidRPr="00596925" w:rsidRDefault="00760951" w:rsidP="00D95B96">
      <w:pPr>
        <w:pStyle w:val="testo"/>
        <w:ind w:left="0"/>
        <w:rPr>
          <w:rFonts w:asciiTheme="minorHAnsi" w:hAnsiTheme="minorHAnsi" w:cstheme="minorHAnsi"/>
        </w:rPr>
      </w:pPr>
      <w:r w:rsidRPr="00596925">
        <w:rPr>
          <w:rFonts w:asciiTheme="minorHAnsi" w:hAnsiTheme="minorHAnsi" w:cstheme="minorHAnsi"/>
        </w:rPr>
        <w:t>La taratura va ripetuta ogni volta che:</w:t>
      </w:r>
    </w:p>
    <w:p w14:paraId="1D37B4BD" w14:textId="77777777" w:rsidR="00D95B96" w:rsidRPr="00596925" w:rsidRDefault="00D95B96" w:rsidP="00D95B96">
      <w:pPr>
        <w:pStyle w:val="testo"/>
        <w:ind w:left="0"/>
        <w:rPr>
          <w:rFonts w:asciiTheme="minorHAnsi" w:hAnsiTheme="minorHAnsi" w:cstheme="minorHAnsi"/>
        </w:rPr>
      </w:pPr>
    </w:p>
    <w:p w14:paraId="3014EC85" w14:textId="77777777" w:rsidR="00760951" w:rsidRPr="00596925" w:rsidRDefault="00760951" w:rsidP="00EE5563">
      <w:pPr>
        <w:pStyle w:val="testo"/>
        <w:widowControl w:val="0"/>
        <w:numPr>
          <w:ilvl w:val="0"/>
          <w:numId w:val="17"/>
        </w:numPr>
        <w:tabs>
          <w:tab w:val="clear" w:pos="454"/>
          <w:tab w:val="num" w:pos="1305"/>
        </w:tabs>
        <w:ind w:left="1305"/>
        <w:rPr>
          <w:rFonts w:asciiTheme="minorHAnsi" w:hAnsiTheme="minorHAnsi" w:cstheme="minorHAnsi"/>
        </w:rPr>
      </w:pPr>
      <w:r w:rsidRPr="00596925">
        <w:rPr>
          <w:rFonts w:asciiTheme="minorHAnsi" w:hAnsiTheme="minorHAnsi" w:cstheme="minorHAnsi"/>
        </w:rPr>
        <w:t xml:space="preserve">Si </w:t>
      </w:r>
      <w:proofErr w:type="spellStart"/>
      <w:r w:rsidRPr="00596925">
        <w:rPr>
          <w:rFonts w:asciiTheme="minorHAnsi" w:hAnsiTheme="minorHAnsi" w:cstheme="minorHAnsi"/>
        </w:rPr>
        <w:t>riscontra</w:t>
      </w:r>
      <w:proofErr w:type="spellEnd"/>
      <w:r w:rsidRPr="00596925">
        <w:rPr>
          <w:rFonts w:asciiTheme="minorHAnsi" w:hAnsiTheme="minorHAnsi" w:cstheme="minorHAnsi"/>
        </w:rPr>
        <w:t xml:space="preserve"> la presenza di errori di misura a seguito di verifica;</w:t>
      </w:r>
    </w:p>
    <w:p w14:paraId="2DC2759F" w14:textId="796BF70D" w:rsidR="00760951" w:rsidRPr="00596925" w:rsidRDefault="00760951" w:rsidP="00EE5563">
      <w:pPr>
        <w:pStyle w:val="testo"/>
        <w:widowControl w:val="0"/>
        <w:numPr>
          <w:ilvl w:val="0"/>
          <w:numId w:val="17"/>
        </w:numPr>
        <w:tabs>
          <w:tab w:val="clear" w:pos="454"/>
          <w:tab w:val="num" w:pos="1305"/>
        </w:tabs>
        <w:ind w:left="1305"/>
        <w:rPr>
          <w:rFonts w:asciiTheme="minorHAnsi" w:hAnsiTheme="minorHAnsi" w:cstheme="minorHAnsi"/>
        </w:rPr>
      </w:pPr>
      <w:r w:rsidRPr="00596925">
        <w:rPr>
          <w:rFonts w:asciiTheme="minorHAnsi" w:hAnsiTheme="minorHAnsi" w:cstheme="minorHAnsi"/>
        </w:rPr>
        <w:t xml:space="preserve">Il valore rilevato durante la normale attività di misurazione dia il sospetto di non </w:t>
      </w:r>
      <w:r w:rsidR="004E3F05" w:rsidRPr="00596925">
        <w:rPr>
          <w:rFonts w:asciiTheme="minorHAnsi" w:hAnsiTheme="minorHAnsi" w:cstheme="minorHAnsi"/>
        </w:rPr>
        <w:t>giustezza/precisione</w:t>
      </w:r>
      <w:r w:rsidRPr="00596925">
        <w:rPr>
          <w:rFonts w:asciiTheme="minorHAnsi" w:hAnsiTheme="minorHAnsi" w:cstheme="minorHAnsi"/>
        </w:rPr>
        <w:t xml:space="preserve">; </w:t>
      </w:r>
    </w:p>
    <w:p w14:paraId="18271D4C" w14:textId="77777777" w:rsidR="00760951" w:rsidRPr="00596925" w:rsidRDefault="00760951" w:rsidP="00EE5563">
      <w:pPr>
        <w:pStyle w:val="testo"/>
        <w:widowControl w:val="0"/>
        <w:numPr>
          <w:ilvl w:val="0"/>
          <w:numId w:val="17"/>
        </w:numPr>
        <w:tabs>
          <w:tab w:val="clear" w:pos="454"/>
          <w:tab w:val="num" w:pos="1305"/>
        </w:tabs>
        <w:ind w:left="1305"/>
        <w:rPr>
          <w:rFonts w:asciiTheme="minorHAnsi" w:hAnsiTheme="minorHAnsi" w:cstheme="minorHAnsi"/>
        </w:rPr>
      </w:pPr>
      <w:r w:rsidRPr="00596925">
        <w:rPr>
          <w:rFonts w:asciiTheme="minorHAnsi" w:hAnsiTheme="minorHAnsi" w:cstheme="minorHAnsi"/>
        </w:rPr>
        <w:t>Tassativamente, quando lo strumento abbia subito urti o danneggiamenti.</w:t>
      </w:r>
    </w:p>
    <w:p w14:paraId="7D1D83E8" w14:textId="77777777" w:rsidR="00D95B96" w:rsidRPr="00596925" w:rsidRDefault="00D95B96" w:rsidP="00D95B96">
      <w:pPr>
        <w:pStyle w:val="testo"/>
        <w:widowControl w:val="0"/>
        <w:ind w:left="1305"/>
        <w:rPr>
          <w:rFonts w:asciiTheme="minorHAnsi" w:hAnsiTheme="minorHAnsi" w:cstheme="minorHAnsi"/>
        </w:rPr>
      </w:pPr>
    </w:p>
    <w:p w14:paraId="2F9B997E" w14:textId="3DF19DE4" w:rsidR="00760951" w:rsidRPr="00596925" w:rsidRDefault="00760951" w:rsidP="00D95B96">
      <w:pPr>
        <w:pStyle w:val="testo"/>
        <w:ind w:left="0"/>
        <w:rPr>
          <w:rFonts w:asciiTheme="minorHAnsi" w:hAnsiTheme="minorHAnsi" w:cstheme="minorHAnsi"/>
        </w:rPr>
      </w:pPr>
      <w:r w:rsidRPr="00596925">
        <w:rPr>
          <w:rFonts w:asciiTheme="minorHAnsi" w:hAnsiTheme="minorHAnsi" w:cstheme="minorHAnsi"/>
        </w:rPr>
        <w:t>Prima dell’esecuzione delle attività di taratura potrebbe essere necessario ispezionare l’apparecchiatura visivamente allo scopo di verificarne la perfetta integrità fisica e la mancanza di segni che rivelino urti o danneggiamenti di diversa natura. La taratura viene eseguita, se richiesto</w:t>
      </w:r>
      <w:r w:rsidR="004E3F05" w:rsidRPr="00596925">
        <w:rPr>
          <w:rFonts w:asciiTheme="minorHAnsi" w:hAnsiTheme="minorHAnsi" w:cstheme="minorHAnsi"/>
        </w:rPr>
        <w:t xml:space="preserve"> dal costruttore</w:t>
      </w:r>
      <w:r w:rsidRPr="00596925">
        <w:rPr>
          <w:rFonts w:asciiTheme="minorHAnsi" w:hAnsiTheme="minorHAnsi" w:cstheme="minorHAnsi"/>
        </w:rPr>
        <w:t xml:space="preserve">, in un ambiente controllato (temperatura, umidità, etc.). </w:t>
      </w:r>
    </w:p>
    <w:p w14:paraId="7F5C490B" w14:textId="2164FCE6" w:rsidR="00760951" w:rsidRPr="00596925" w:rsidRDefault="00760951" w:rsidP="00D95B96">
      <w:pPr>
        <w:pStyle w:val="testo"/>
        <w:ind w:left="0"/>
        <w:rPr>
          <w:rFonts w:asciiTheme="minorHAnsi" w:hAnsiTheme="minorHAnsi" w:cstheme="minorHAnsi"/>
        </w:rPr>
      </w:pPr>
      <w:r w:rsidRPr="00596925">
        <w:rPr>
          <w:rFonts w:asciiTheme="minorHAnsi" w:hAnsiTheme="minorHAnsi" w:cstheme="minorHAnsi"/>
        </w:rPr>
        <w:t>Al termine delle attività</w:t>
      </w:r>
      <w:r w:rsidR="004E3F05" w:rsidRPr="00596925">
        <w:rPr>
          <w:rFonts w:asciiTheme="minorHAnsi" w:hAnsiTheme="minorHAnsi" w:cstheme="minorHAnsi"/>
        </w:rPr>
        <w:t>, il tecnico esecutore</w:t>
      </w:r>
      <w:r w:rsidRPr="00596925">
        <w:rPr>
          <w:rFonts w:asciiTheme="minorHAnsi" w:hAnsiTheme="minorHAnsi" w:cstheme="minorHAnsi"/>
        </w:rPr>
        <w:t xml:space="preserve"> </w:t>
      </w:r>
      <w:r w:rsidR="004E3F05" w:rsidRPr="00596925">
        <w:rPr>
          <w:rFonts w:asciiTheme="minorHAnsi" w:hAnsiTheme="minorHAnsi" w:cstheme="minorHAnsi"/>
        </w:rPr>
        <w:t>attua</w:t>
      </w:r>
      <w:r w:rsidRPr="00596925">
        <w:rPr>
          <w:rFonts w:asciiTheme="minorHAnsi" w:hAnsiTheme="minorHAnsi" w:cstheme="minorHAnsi"/>
        </w:rPr>
        <w:t xml:space="preserve"> un confronto tra i risultati ottenuti e quelli attesi specificati </w:t>
      </w:r>
      <w:r w:rsidR="004E3F05" w:rsidRPr="00596925">
        <w:rPr>
          <w:rFonts w:asciiTheme="minorHAnsi" w:hAnsiTheme="minorHAnsi" w:cstheme="minorHAnsi"/>
        </w:rPr>
        <w:t>dai documenti prescrittivi sopra citati.</w:t>
      </w:r>
    </w:p>
    <w:p w14:paraId="126B15C6" w14:textId="101A04D4" w:rsidR="00760951" w:rsidRDefault="00760951" w:rsidP="00D95B96">
      <w:pPr>
        <w:pStyle w:val="testo"/>
        <w:ind w:left="0"/>
        <w:rPr>
          <w:rFonts w:asciiTheme="minorHAnsi" w:hAnsiTheme="minorHAnsi" w:cstheme="minorHAnsi"/>
        </w:rPr>
      </w:pPr>
      <w:r w:rsidRPr="00596925">
        <w:rPr>
          <w:rFonts w:asciiTheme="minorHAnsi" w:hAnsiTheme="minorHAnsi" w:cstheme="minorHAnsi"/>
        </w:rPr>
        <w:t xml:space="preserve">Le tarature delle apparecchiature di misura vengono effettuate assicurando la ripetibilità delle misurazioni stesse ed i risultati comunque includono una dichiarazione dell’incertezza di misura secondo quanto specificato </w:t>
      </w:r>
      <w:r w:rsidR="00D8463C" w:rsidRPr="00D8463C">
        <w:rPr>
          <w:rFonts w:asciiTheme="minorHAnsi" w:hAnsiTheme="minorHAnsi" w:cstheme="minorHAnsi"/>
        </w:rPr>
        <w:t>nelle relative procedure.</w:t>
      </w:r>
    </w:p>
    <w:p w14:paraId="312EFA43" w14:textId="77777777" w:rsidR="00760951" w:rsidRPr="00596925" w:rsidRDefault="00760951" w:rsidP="00D95B96">
      <w:pPr>
        <w:pStyle w:val="testo"/>
        <w:ind w:left="0"/>
        <w:rPr>
          <w:rFonts w:asciiTheme="minorHAnsi" w:hAnsiTheme="minorHAnsi" w:cstheme="minorHAnsi"/>
        </w:rPr>
      </w:pPr>
      <w:r w:rsidRPr="00596925">
        <w:rPr>
          <w:rFonts w:asciiTheme="minorHAnsi" w:hAnsiTheme="minorHAnsi" w:cstheme="minorHAnsi"/>
        </w:rPr>
        <w:t>Gli strumenti (es. termometri) ed i campioni (ad es. pesi) di misura utilizzati per eseguire le tarature delle apparecchiature di misurazione rispondono ai seguenti requisiti:</w:t>
      </w:r>
    </w:p>
    <w:p w14:paraId="705A65E5" w14:textId="77777777" w:rsidR="00D95B96" w:rsidRPr="00596925" w:rsidRDefault="00D95B96" w:rsidP="00D95B96">
      <w:pPr>
        <w:pStyle w:val="testo"/>
        <w:ind w:left="0"/>
        <w:rPr>
          <w:rFonts w:asciiTheme="minorHAnsi" w:hAnsiTheme="minorHAnsi" w:cstheme="minorHAnsi"/>
        </w:rPr>
      </w:pPr>
    </w:p>
    <w:p w14:paraId="7243B20E" w14:textId="77777777" w:rsidR="00760951" w:rsidRPr="00596925" w:rsidRDefault="00760951" w:rsidP="00EE5563">
      <w:pPr>
        <w:pStyle w:val="testo"/>
        <w:numPr>
          <w:ilvl w:val="0"/>
          <w:numId w:val="18"/>
        </w:numPr>
        <w:rPr>
          <w:rFonts w:asciiTheme="minorHAnsi" w:hAnsiTheme="minorHAnsi" w:cstheme="minorHAnsi"/>
        </w:rPr>
      </w:pPr>
      <w:r w:rsidRPr="00596925">
        <w:rPr>
          <w:rFonts w:asciiTheme="minorHAnsi" w:hAnsiTheme="minorHAnsi" w:cstheme="minorHAnsi"/>
        </w:rPr>
        <w:t>Sono di proprietà del laboratorio;</w:t>
      </w:r>
    </w:p>
    <w:p w14:paraId="2A12BB7F" w14:textId="77777777" w:rsidR="00760951" w:rsidRPr="00596925" w:rsidRDefault="00760951" w:rsidP="00EE5563">
      <w:pPr>
        <w:pStyle w:val="testo"/>
        <w:numPr>
          <w:ilvl w:val="0"/>
          <w:numId w:val="18"/>
        </w:numPr>
        <w:rPr>
          <w:rFonts w:asciiTheme="minorHAnsi" w:hAnsiTheme="minorHAnsi" w:cstheme="minorHAnsi"/>
        </w:rPr>
      </w:pPr>
      <w:r w:rsidRPr="00596925">
        <w:rPr>
          <w:rFonts w:asciiTheme="minorHAnsi" w:hAnsiTheme="minorHAnsi" w:cstheme="minorHAnsi"/>
        </w:rPr>
        <w:lastRenderedPageBreak/>
        <w:t xml:space="preserve">Sono utilizzati solamente per eseguire le tarature e le verifiche intermedie; </w:t>
      </w:r>
    </w:p>
    <w:p w14:paraId="2BAFCD15" w14:textId="77777777" w:rsidR="00760951" w:rsidRPr="00596925" w:rsidRDefault="00760951" w:rsidP="00EE5563">
      <w:pPr>
        <w:pStyle w:val="testo"/>
        <w:numPr>
          <w:ilvl w:val="0"/>
          <w:numId w:val="18"/>
        </w:numPr>
        <w:rPr>
          <w:rFonts w:asciiTheme="minorHAnsi" w:hAnsiTheme="minorHAnsi" w:cstheme="minorHAnsi"/>
        </w:rPr>
      </w:pPr>
      <w:r w:rsidRPr="00596925">
        <w:rPr>
          <w:rFonts w:asciiTheme="minorHAnsi" w:hAnsiTheme="minorHAnsi" w:cstheme="minorHAnsi"/>
        </w:rPr>
        <w:t>Non sono utilizzati per le misurazioni delle condizioni ambientali di lavoro o per misurazioni da effettuarsi durante le prove;</w:t>
      </w:r>
    </w:p>
    <w:p w14:paraId="0721B866" w14:textId="337CC944" w:rsidR="00D2469E" w:rsidRPr="00596925" w:rsidRDefault="004E3F05" w:rsidP="00BA2D62">
      <w:pPr>
        <w:pStyle w:val="testo"/>
        <w:numPr>
          <w:ilvl w:val="0"/>
          <w:numId w:val="18"/>
        </w:numPr>
        <w:rPr>
          <w:rFonts w:asciiTheme="minorHAnsi" w:hAnsiTheme="minorHAnsi" w:cstheme="minorHAnsi"/>
        </w:rPr>
      </w:pPr>
      <w:r w:rsidRPr="00596925">
        <w:rPr>
          <w:rFonts w:asciiTheme="minorHAnsi" w:hAnsiTheme="minorHAnsi" w:cstheme="minorHAnsi"/>
        </w:rPr>
        <w:t>Sono tarati da istituti m</w:t>
      </w:r>
      <w:r w:rsidR="00760951" w:rsidRPr="00596925">
        <w:rPr>
          <w:rFonts w:asciiTheme="minorHAnsi" w:hAnsiTheme="minorHAnsi" w:cstheme="minorHAnsi"/>
        </w:rPr>
        <w:t xml:space="preserve">etrologici primari o da laboratori di taratura accreditati </w:t>
      </w:r>
      <w:r w:rsidRPr="00596925">
        <w:rPr>
          <w:rFonts w:asciiTheme="minorHAnsi" w:hAnsiTheme="minorHAnsi" w:cstheme="minorHAnsi"/>
        </w:rPr>
        <w:t>secondo la norma UNI CEI EN ISO/IEC 17025</w:t>
      </w:r>
      <w:r w:rsidR="00CC01B2" w:rsidRPr="00596925">
        <w:rPr>
          <w:rFonts w:asciiTheme="minorHAnsi" w:hAnsiTheme="minorHAnsi" w:cstheme="minorHAnsi"/>
        </w:rPr>
        <w:t>:2018</w:t>
      </w:r>
      <w:r w:rsidRPr="00596925">
        <w:rPr>
          <w:rFonts w:asciiTheme="minorHAnsi" w:hAnsiTheme="minorHAnsi" w:cstheme="minorHAnsi"/>
        </w:rPr>
        <w:t xml:space="preserve"> </w:t>
      </w:r>
      <w:r w:rsidR="00760951" w:rsidRPr="00596925">
        <w:rPr>
          <w:rFonts w:asciiTheme="minorHAnsi" w:hAnsiTheme="minorHAnsi" w:cstheme="minorHAnsi"/>
        </w:rPr>
        <w:t xml:space="preserve">e sono accompagnati da certificato di taratura. </w:t>
      </w:r>
    </w:p>
    <w:p w14:paraId="5541F4B8" w14:textId="77777777" w:rsidR="00DF551F" w:rsidRPr="00596925" w:rsidRDefault="00DF551F" w:rsidP="00DF551F">
      <w:pPr>
        <w:pStyle w:val="testo"/>
        <w:ind w:left="1571"/>
        <w:rPr>
          <w:rFonts w:asciiTheme="minorHAnsi" w:hAnsiTheme="minorHAnsi" w:cstheme="minorHAnsi"/>
        </w:rPr>
      </w:pPr>
    </w:p>
    <w:p w14:paraId="0B3E8BBB" w14:textId="74205716" w:rsidR="00C0739F" w:rsidRPr="00596925" w:rsidRDefault="00FA329B" w:rsidP="00CC01B2">
      <w:pPr>
        <w:pStyle w:val="Titolo2"/>
        <w:rPr>
          <w:rFonts w:asciiTheme="minorHAnsi" w:hAnsiTheme="minorHAnsi" w:cstheme="minorHAnsi"/>
          <w:color w:val="002060"/>
        </w:rPr>
      </w:pPr>
      <w:bookmarkStart w:id="76" w:name="_Toc169248522"/>
      <w:r w:rsidRPr="00596925">
        <w:rPr>
          <w:rFonts w:asciiTheme="minorHAnsi" w:hAnsiTheme="minorHAnsi" w:cstheme="minorHAnsi"/>
          <w:color w:val="002060"/>
        </w:rPr>
        <w:t xml:space="preserve">6.6 Prodotti e servizi </w:t>
      </w:r>
      <w:r w:rsidR="00C0739F" w:rsidRPr="00596925">
        <w:rPr>
          <w:rFonts w:asciiTheme="minorHAnsi" w:hAnsiTheme="minorHAnsi" w:cstheme="minorHAnsi"/>
          <w:color w:val="002060"/>
        </w:rPr>
        <w:t>forniti dall’esterno</w:t>
      </w:r>
      <w:bookmarkEnd w:id="76"/>
    </w:p>
    <w:p w14:paraId="29D8271B" w14:textId="45CDFBF3" w:rsidR="008E5D94" w:rsidRPr="00596925" w:rsidRDefault="004631FD" w:rsidP="008E5D94">
      <w:pPr>
        <w:pStyle w:val="testo"/>
        <w:ind w:left="0"/>
        <w:rPr>
          <w:rFonts w:asciiTheme="minorHAnsi" w:hAnsiTheme="minorHAnsi" w:cstheme="minorHAnsi"/>
        </w:rPr>
      </w:pPr>
      <w:r w:rsidRPr="00596925">
        <w:rPr>
          <w:rFonts w:asciiTheme="minorHAnsi" w:hAnsiTheme="minorHAnsi" w:cstheme="minorHAnsi"/>
        </w:rPr>
        <w:t>LTA</w:t>
      </w:r>
      <w:r w:rsidR="00DF551F" w:rsidRPr="00596925">
        <w:rPr>
          <w:rFonts w:asciiTheme="minorHAnsi" w:hAnsiTheme="minorHAnsi" w:cstheme="minorHAnsi"/>
        </w:rPr>
        <w:t xml:space="preserve"> S.r.l. </w:t>
      </w:r>
      <w:r w:rsidR="008E5D94" w:rsidRPr="00596925">
        <w:rPr>
          <w:rFonts w:asciiTheme="minorHAnsi" w:hAnsiTheme="minorHAnsi" w:cstheme="minorHAnsi"/>
        </w:rPr>
        <w:t>nell’ambito del sistema qualità aziendale effettua una valutazione di tutti i propri fornitori attivi</w:t>
      </w:r>
      <w:r w:rsidR="00DF551F" w:rsidRPr="00596925">
        <w:rPr>
          <w:rFonts w:asciiTheme="minorHAnsi" w:hAnsiTheme="minorHAnsi" w:cstheme="minorHAnsi"/>
        </w:rPr>
        <w:t>.</w:t>
      </w:r>
    </w:p>
    <w:p w14:paraId="7602D8F0" w14:textId="0BD26DFF" w:rsidR="008E5D94" w:rsidRPr="00596925" w:rsidRDefault="008E5D94" w:rsidP="00DB1E43">
      <w:pPr>
        <w:pStyle w:val="testo"/>
        <w:ind w:left="0"/>
        <w:rPr>
          <w:rFonts w:asciiTheme="minorHAnsi" w:hAnsiTheme="minorHAnsi" w:cstheme="minorHAnsi"/>
        </w:rPr>
      </w:pPr>
      <w:r w:rsidRPr="00596925">
        <w:rPr>
          <w:rFonts w:asciiTheme="minorHAnsi" w:hAnsiTheme="minorHAnsi" w:cstheme="minorHAnsi"/>
        </w:rPr>
        <w:t>I prodotti ed i servizi di cui si approvvigiona il laboratorio che potrebbero avere una diretta influenza sulla qualità delle prove e del servizio reso sono:</w:t>
      </w:r>
    </w:p>
    <w:p w14:paraId="4B21FF8A" w14:textId="77777777" w:rsidR="00C17A95" w:rsidRPr="00596925" w:rsidRDefault="00C17A95" w:rsidP="00DB1E43">
      <w:pPr>
        <w:pStyle w:val="testo"/>
        <w:ind w:left="0"/>
        <w:rPr>
          <w:rFonts w:asciiTheme="minorHAnsi" w:hAnsiTheme="minorHAnsi" w:cstheme="minorHAnsi"/>
        </w:rPr>
      </w:pPr>
    </w:p>
    <w:p w14:paraId="664961AD" w14:textId="77777777" w:rsidR="008E5D94" w:rsidRPr="00596925" w:rsidRDefault="008E5D94" w:rsidP="00EE5563">
      <w:pPr>
        <w:pStyle w:val="testo"/>
        <w:numPr>
          <w:ilvl w:val="1"/>
          <w:numId w:val="50"/>
        </w:numPr>
        <w:rPr>
          <w:rFonts w:asciiTheme="minorHAnsi" w:hAnsiTheme="minorHAnsi" w:cstheme="minorHAnsi"/>
        </w:rPr>
      </w:pPr>
      <w:r w:rsidRPr="00596925">
        <w:rPr>
          <w:rFonts w:asciiTheme="minorHAnsi" w:hAnsiTheme="minorHAnsi" w:cstheme="minorHAnsi"/>
        </w:rPr>
        <w:t>Servizio di acquisto e manutenzione delle apparecchiature/</w:t>
      </w:r>
      <w:r w:rsidRPr="00596925">
        <w:rPr>
          <w:rFonts w:asciiTheme="minorHAnsi" w:hAnsiTheme="minorHAnsi" w:cstheme="minorHAnsi"/>
          <w:i/>
        </w:rPr>
        <w:t>software</w:t>
      </w:r>
      <w:r w:rsidRPr="00596925">
        <w:rPr>
          <w:rFonts w:asciiTheme="minorHAnsi" w:hAnsiTheme="minorHAnsi" w:cstheme="minorHAnsi"/>
        </w:rPr>
        <w:t>;</w:t>
      </w:r>
    </w:p>
    <w:p w14:paraId="283518AB" w14:textId="77777777" w:rsidR="008E5D94" w:rsidRPr="00596925" w:rsidRDefault="008E5D94" w:rsidP="00EE5563">
      <w:pPr>
        <w:pStyle w:val="testo"/>
        <w:numPr>
          <w:ilvl w:val="1"/>
          <w:numId w:val="50"/>
        </w:numPr>
        <w:rPr>
          <w:rFonts w:asciiTheme="minorHAnsi" w:hAnsiTheme="minorHAnsi" w:cstheme="minorHAnsi"/>
          <w:b/>
        </w:rPr>
      </w:pPr>
      <w:r w:rsidRPr="00596925">
        <w:rPr>
          <w:rFonts w:asciiTheme="minorHAnsi" w:hAnsiTheme="minorHAnsi" w:cstheme="minorHAnsi"/>
        </w:rPr>
        <w:t>Servizio di taratura delle apparecchiature di misura e dei campioni di riferimento;</w:t>
      </w:r>
    </w:p>
    <w:p w14:paraId="18002467" w14:textId="77777777" w:rsidR="008E5D94" w:rsidRPr="00596925" w:rsidRDefault="008E5D94" w:rsidP="00EE5563">
      <w:pPr>
        <w:pStyle w:val="testo"/>
        <w:numPr>
          <w:ilvl w:val="1"/>
          <w:numId w:val="50"/>
        </w:numPr>
        <w:rPr>
          <w:rFonts w:asciiTheme="minorHAnsi" w:hAnsiTheme="minorHAnsi" w:cstheme="minorHAnsi"/>
          <w:b/>
        </w:rPr>
      </w:pPr>
      <w:r w:rsidRPr="00596925">
        <w:rPr>
          <w:rFonts w:asciiTheme="minorHAnsi" w:hAnsiTheme="minorHAnsi" w:cstheme="minorHAnsi"/>
        </w:rPr>
        <w:t>Prodotti per laboratorio (reagenti e materiali da consumo);</w:t>
      </w:r>
    </w:p>
    <w:p w14:paraId="58813372" w14:textId="2ACAD79A" w:rsidR="008E5D94" w:rsidRPr="00596925" w:rsidRDefault="008E5D94" w:rsidP="00EE5563">
      <w:pPr>
        <w:pStyle w:val="testo"/>
        <w:numPr>
          <w:ilvl w:val="1"/>
          <w:numId w:val="50"/>
        </w:numPr>
        <w:rPr>
          <w:rFonts w:asciiTheme="minorHAnsi" w:hAnsiTheme="minorHAnsi" w:cstheme="minorHAnsi"/>
        </w:rPr>
      </w:pPr>
      <w:r w:rsidRPr="00596925">
        <w:rPr>
          <w:rFonts w:asciiTheme="minorHAnsi" w:hAnsiTheme="minorHAnsi" w:cstheme="minorHAnsi"/>
        </w:rPr>
        <w:t>Fornitori di circuiti inter</w:t>
      </w:r>
      <w:r w:rsidR="0005295A" w:rsidRPr="00596925">
        <w:rPr>
          <w:rFonts w:asciiTheme="minorHAnsi" w:hAnsiTheme="minorHAnsi" w:cstheme="minorHAnsi"/>
        </w:rPr>
        <w:t>-</w:t>
      </w:r>
      <w:r w:rsidRPr="00596925">
        <w:rPr>
          <w:rFonts w:asciiTheme="minorHAnsi" w:hAnsiTheme="minorHAnsi" w:cstheme="minorHAnsi"/>
        </w:rPr>
        <w:t>laboratorio;</w:t>
      </w:r>
    </w:p>
    <w:p w14:paraId="6F9F86CF" w14:textId="77777777" w:rsidR="008E5D94" w:rsidRPr="00596925" w:rsidRDefault="008E5D94" w:rsidP="00EE5563">
      <w:pPr>
        <w:pStyle w:val="testo"/>
        <w:numPr>
          <w:ilvl w:val="1"/>
          <w:numId w:val="50"/>
        </w:numPr>
        <w:rPr>
          <w:rFonts w:asciiTheme="minorHAnsi" w:hAnsiTheme="minorHAnsi" w:cstheme="minorHAnsi"/>
        </w:rPr>
      </w:pPr>
      <w:r w:rsidRPr="00596925">
        <w:rPr>
          <w:rFonts w:asciiTheme="minorHAnsi" w:hAnsiTheme="minorHAnsi" w:cstheme="minorHAnsi"/>
        </w:rPr>
        <w:t>Materiali di riferimento e materiali di riferimento certificati.</w:t>
      </w:r>
    </w:p>
    <w:p w14:paraId="5603B0B4" w14:textId="77777777" w:rsidR="008E5D94" w:rsidRPr="00596925" w:rsidRDefault="008E5D94" w:rsidP="008E5D94">
      <w:pPr>
        <w:pStyle w:val="testo"/>
        <w:ind w:left="0"/>
        <w:rPr>
          <w:rFonts w:asciiTheme="minorHAnsi" w:hAnsiTheme="minorHAnsi" w:cstheme="minorHAnsi"/>
        </w:rPr>
      </w:pPr>
    </w:p>
    <w:p w14:paraId="669ECCD2" w14:textId="07496024" w:rsidR="008E5D94" w:rsidRPr="00596925" w:rsidRDefault="008E5D94" w:rsidP="008E5D94">
      <w:pPr>
        <w:pStyle w:val="testo"/>
        <w:ind w:left="0"/>
        <w:rPr>
          <w:rFonts w:asciiTheme="minorHAnsi" w:hAnsiTheme="minorHAnsi" w:cstheme="minorHAnsi"/>
        </w:rPr>
      </w:pPr>
      <w:r w:rsidRPr="00596925">
        <w:rPr>
          <w:rFonts w:asciiTheme="minorHAnsi" w:hAnsiTheme="minorHAnsi" w:cstheme="minorHAnsi"/>
        </w:rPr>
        <w:t>Stesse modalità di conferma della qualifica sono previste anche nel caso di fornitori occasionali, che quindi possono non effettuare nuove forniture nell’anno in cui devono essere rivalutati per il mantenimento della qualifica. In questo caso il fornitore sarà valutato ad ogni fornitura e non sarà necessario inserirlo nella lista dei fornitori qualificati (</w:t>
      </w:r>
      <w:r w:rsidR="00070B83" w:rsidRPr="00596925">
        <w:rPr>
          <w:rFonts w:asciiTheme="minorHAnsi" w:hAnsiTheme="minorHAnsi" w:cstheme="minorHAnsi"/>
        </w:rPr>
        <w:t xml:space="preserve">modulo </w:t>
      </w:r>
      <w:r w:rsidRPr="00596925">
        <w:rPr>
          <w:rFonts w:asciiTheme="minorHAnsi" w:hAnsiTheme="minorHAnsi" w:cstheme="minorHAnsi"/>
        </w:rPr>
        <w:t>M</w:t>
      </w:r>
      <w:r w:rsidR="00070B83" w:rsidRPr="00596925">
        <w:rPr>
          <w:rFonts w:asciiTheme="minorHAnsi" w:hAnsiTheme="minorHAnsi" w:cstheme="minorHAnsi"/>
        </w:rPr>
        <w:t>27</w:t>
      </w:r>
      <w:r w:rsidRPr="00596925">
        <w:rPr>
          <w:rFonts w:asciiTheme="minorHAnsi" w:hAnsiTheme="minorHAnsi" w:cstheme="minorHAnsi"/>
        </w:rPr>
        <w:t>).</w:t>
      </w:r>
    </w:p>
    <w:p w14:paraId="75246F8C" w14:textId="77777777" w:rsidR="008E5D94" w:rsidRPr="00596925" w:rsidRDefault="008E5D94" w:rsidP="008E5D94">
      <w:pPr>
        <w:pStyle w:val="testo"/>
        <w:rPr>
          <w:rFonts w:asciiTheme="minorHAnsi" w:hAnsiTheme="minorHAnsi" w:cstheme="minorHAnsi"/>
        </w:rPr>
      </w:pPr>
    </w:p>
    <w:p w14:paraId="11D85735" w14:textId="132C8DA5" w:rsidR="008E5D94" w:rsidRPr="00596925" w:rsidRDefault="008E5D94" w:rsidP="008E5D94">
      <w:pPr>
        <w:pStyle w:val="testo"/>
        <w:ind w:left="0"/>
        <w:rPr>
          <w:rFonts w:asciiTheme="minorHAnsi" w:hAnsiTheme="minorHAnsi" w:cstheme="minorHAnsi"/>
        </w:rPr>
      </w:pPr>
      <w:r w:rsidRPr="00596925">
        <w:rPr>
          <w:rFonts w:asciiTheme="minorHAnsi" w:hAnsiTheme="minorHAnsi" w:cstheme="minorHAnsi"/>
        </w:rPr>
        <w:t>Dopo la prima fornitura</w:t>
      </w:r>
      <w:r w:rsidR="0003784C" w:rsidRPr="00596925">
        <w:rPr>
          <w:rFonts w:asciiTheme="minorHAnsi" w:hAnsiTheme="minorHAnsi" w:cstheme="minorHAnsi"/>
        </w:rPr>
        <w:t>,</w:t>
      </w:r>
      <w:r w:rsidRPr="00596925">
        <w:rPr>
          <w:rFonts w:asciiTheme="minorHAnsi" w:hAnsiTheme="minorHAnsi" w:cstheme="minorHAnsi"/>
        </w:rPr>
        <w:t xml:space="preserve"> </w:t>
      </w:r>
      <w:bookmarkStart w:id="77" w:name="_Hlk155172583"/>
      <w:r w:rsidR="001D21E0">
        <w:rPr>
          <w:rFonts w:asciiTheme="minorHAnsi" w:hAnsiTheme="minorHAnsi" w:cstheme="minorHAnsi"/>
        </w:rPr>
        <w:t>il personale competente</w:t>
      </w:r>
      <w:r w:rsidRPr="00596925">
        <w:rPr>
          <w:rFonts w:asciiTheme="minorHAnsi" w:hAnsiTheme="minorHAnsi" w:cstheme="minorHAnsi"/>
        </w:rPr>
        <w:t xml:space="preserve"> nello svolgimento della normale attività, </w:t>
      </w:r>
      <w:r w:rsidR="004B049D" w:rsidRPr="00596925">
        <w:rPr>
          <w:rFonts w:asciiTheme="minorHAnsi" w:hAnsiTheme="minorHAnsi" w:cstheme="minorHAnsi"/>
        </w:rPr>
        <w:t>gestisce</w:t>
      </w:r>
      <w:r w:rsidRPr="00596925">
        <w:rPr>
          <w:rFonts w:asciiTheme="minorHAnsi" w:hAnsiTheme="minorHAnsi" w:cstheme="minorHAnsi"/>
        </w:rPr>
        <w:t xml:space="preserve"> le quantità e lo stato dei reagenti </w:t>
      </w:r>
      <w:r w:rsidR="000C28BC" w:rsidRPr="00596925">
        <w:rPr>
          <w:rFonts w:asciiTheme="minorHAnsi" w:hAnsiTheme="minorHAnsi" w:cstheme="minorHAnsi"/>
        </w:rPr>
        <w:t xml:space="preserve">attraverso il software </w:t>
      </w:r>
      <w:r w:rsidR="000C28BC">
        <w:rPr>
          <w:rFonts w:asciiTheme="minorHAnsi" w:hAnsiTheme="minorHAnsi" w:cstheme="minorHAnsi"/>
        </w:rPr>
        <w:t xml:space="preserve">ed il modulo M146 </w:t>
      </w:r>
      <w:r w:rsidRPr="00596925">
        <w:rPr>
          <w:rFonts w:asciiTheme="minorHAnsi" w:hAnsiTheme="minorHAnsi" w:cstheme="minorHAnsi"/>
        </w:rPr>
        <w:t>e, quando si presenta la necessità di acquistare un prodotto</w:t>
      </w:r>
      <w:bookmarkEnd w:id="77"/>
      <w:r w:rsidRPr="00596925">
        <w:rPr>
          <w:rFonts w:asciiTheme="minorHAnsi" w:hAnsiTheme="minorHAnsi" w:cstheme="minorHAnsi"/>
        </w:rPr>
        <w:t>, lo comunica al</w:t>
      </w:r>
      <w:r w:rsidR="00E465B8" w:rsidRPr="00596925">
        <w:rPr>
          <w:rFonts w:asciiTheme="minorHAnsi" w:hAnsiTheme="minorHAnsi" w:cstheme="minorHAnsi"/>
        </w:rPr>
        <w:t xml:space="preserve">l’ufficio </w:t>
      </w:r>
      <w:r w:rsidR="001D21E0">
        <w:rPr>
          <w:rFonts w:asciiTheme="minorHAnsi" w:hAnsiTheme="minorHAnsi" w:cstheme="minorHAnsi"/>
        </w:rPr>
        <w:t>acquisti</w:t>
      </w:r>
      <w:r w:rsidR="001D21E0" w:rsidRPr="00596925">
        <w:rPr>
          <w:rFonts w:asciiTheme="minorHAnsi" w:hAnsiTheme="minorHAnsi" w:cstheme="minorHAnsi"/>
        </w:rPr>
        <w:t xml:space="preserve"> </w:t>
      </w:r>
      <w:r w:rsidRPr="00596925">
        <w:rPr>
          <w:rFonts w:asciiTheme="minorHAnsi" w:hAnsiTheme="minorHAnsi" w:cstheme="minorHAnsi"/>
        </w:rPr>
        <w:t xml:space="preserve">di </w:t>
      </w:r>
      <w:r w:rsidR="004631FD" w:rsidRPr="00596925">
        <w:rPr>
          <w:rFonts w:asciiTheme="minorHAnsi" w:hAnsiTheme="minorHAnsi" w:cstheme="minorHAnsi"/>
        </w:rPr>
        <w:t>LTA</w:t>
      </w:r>
      <w:r w:rsidR="00DF551F" w:rsidRPr="00596925">
        <w:rPr>
          <w:rFonts w:asciiTheme="minorHAnsi" w:hAnsiTheme="minorHAnsi" w:cstheme="minorHAnsi"/>
        </w:rPr>
        <w:t xml:space="preserve"> S.r.l. </w:t>
      </w:r>
      <w:r w:rsidRPr="00596925">
        <w:rPr>
          <w:rFonts w:asciiTheme="minorHAnsi" w:hAnsiTheme="minorHAnsi" w:cstheme="minorHAnsi"/>
        </w:rPr>
        <w:t>che provvede ad autorizzare mezzo mail l’ordine di acquisto del materiale necessario.</w:t>
      </w:r>
    </w:p>
    <w:p w14:paraId="08EAB0FB" w14:textId="51A9EBA5" w:rsidR="00A7538B" w:rsidRPr="00596925" w:rsidRDefault="008E5D94" w:rsidP="00A7538B">
      <w:pPr>
        <w:pStyle w:val="testo"/>
        <w:ind w:left="0"/>
        <w:rPr>
          <w:rFonts w:asciiTheme="minorHAnsi" w:hAnsiTheme="minorHAnsi" w:cstheme="minorHAnsi"/>
        </w:rPr>
      </w:pPr>
      <w:r w:rsidRPr="00596925">
        <w:rPr>
          <w:rFonts w:asciiTheme="minorHAnsi" w:hAnsiTheme="minorHAnsi" w:cstheme="minorHAnsi"/>
        </w:rPr>
        <w:t xml:space="preserve">All’arrivo del materiale viene apposto sul prodotto un’etichetta con la data di arrivo in base alla regola </w:t>
      </w:r>
      <w:r w:rsidR="000969D2" w:rsidRPr="00596925">
        <w:rPr>
          <w:rFonts w:asciiTheme="minorHAnsi" w:hAnsiTheme="minorHAnsi" w:cstheme="minorHAnsi"/>
          <w:i/>
        </w:rPr>
        <w:t>F</w:t>
      </w:r>
      <w:r w:rsidR="000969D2">
        <w:rPr>
          <w:rFonts w:asciiTheme="minorHAnsi" w:hAnsiTheme="minorHAnsi" w:cstheme="minorHAnsi"/>
          <w:i/>
        </w:rPr>
        <w:t>E</w:t>
      </w:r>
      <w:r w:rsidR="000969D2" w:rsidRPr="00596925">
        <w:rPr>
          <w:rFonts w:asciiTheme="minorHAnsi" w:hAnsiTheme="minorHAnsi" w:cstheme="minorHAnsi"/>
          <w:i/>
        </w:rPr>
        <w:t xml:space="preserve">FO </w:t>
      </w:r>
      <w:r w:rsidRPr="00596925">
        <w:rPr>
          <w:rFonts w:asciiTheme="minorHAnsi" w:hAnsiTheme="minorHAnsi" w:cstheme="minorHAnsi"/>
          <w:i/>
        </w:rPr>
        <w:t xml:space="preserve">– First </w:t>
      </w:r>
      <w:proofErr w:type="spellStart"/>
      <w:r w:rsidR="000969D2">
        <w:rPr>
          <w:rFonts w:asciiTheme="minorHAnsi" w:hAnsiTheme="minorHAnsi" w:cstheme="minorHAnsi"/>
          <w:i/>
        </w:rPr>
        <w:t>Expired</w:t>
      </w:r>
      <w:proofErr w:type="spellEnd"/>
      <w:r w:rsidR="000969D2">
        <w:rPr>
          <w:rFonts w:asciiTheme="minorHAnsi" w:hAnsiTheme="minorHAnsi" w:cstheme="minorHAnsi"/>
          <w:i/>
        </w:rPr>
        <w:t>,</w:t>
      </w:r>
      <w:r w:rsidR="000969D2" w:rsidRPr="00596925">
        <w:rPr>
          <w:rFonts w:asciiTheme="minorHAnsi" w:hAnsiTheme="minorHAnsi" w:cstheme="minorHAnsi"/>
          <w:i/>
        </w:rPr>
        <w:t xml:space="preserve"> </w:t>
      </w:r>
      <w:r w:rsidRPr="00596925">
        <w:rPr>
          <w:rFonts w:asciiTheme="minorHAnsi" w:hAnsiTheme="minorHAnsi" w:cstheme="minorHAnsi"/>
          <w:i/>
        </w:rPr>
        <w:t>First Out</w:t>
      </w:r>
      <w:r w:rsidRPr="00596925">
        <w:rPr>
          <w:rFonts w:asciiTheme="minorHAnsi" w:hAnsiTheme="minorHAnsi" w:cstheme="minorHAnsi"/>
        </w:rPr>
        <w:t>. Altre specifiche sono descritte in dettaglio nella procedura P</w:t>
      </w:r>
      <w:r w:rsidR="00684867" w:rsidRPr="00596925">
        <w:rPr>
          <w:rFonts w:asciiTheme="minorHAnsi" w:hAnsiTheme="minorHAnsi" w:cstheme="minorHAnsi"/>
        </w:rPr>
        <w:t>G02</w:t>
      </w:r>
      <w:r w:rsidR="003366EC">
        <w:rPr>
          <w:rFonts w:asciiTheme="minorHAnsi" w:hAnsiTheme="minorHAnsi" w:cstheme="minorHAnsi"/>
        </w:rPr>
        <w:t>_</w:t>
      </w:r>
      <w:r w:rsidRPr="00596925">
        <w:rPr>
          <w:rFonts w:asciiTheme="minorHAnsi" w:hAnsiTheme="minorHAnsi" w:cstheme="minorHAnsi"/>
        </w:rPr>
        <w:t xml:space="preserve">Gestione prove di laboratorio.  </w:t>
      </w:r>
    </w:p>
    <w:p w14:paraId="569059AB" w14:textId="77777777" w:rsidR="00A928D6" w:rsidRPr="00596925" w:rsidRDefault="00A928D6" w:rsidP="00A7538B">
      <w:pPr>
        <w:pStyle w:val="testo"/>
        <w:ind w:left="0"/>
        <w:rPr>
          <w:rFonts w:asciiTheme="minorHAnsi" w:hAnsiTheme="minorHAnsi" w:cstheme="minorHAnsi"/>
        </w:rPr>
      </w:pPr>
    </w:p>
    <w:p w14:paraId="15F8CB5C" w14:textId="52E727B2" w:rsidR="00185068" w:rsidRPr="00596925" w:rsidRDefault="00185068" w:rsidP="00A7538B">
      <w:pPr>
        <w:pStyle w:val="testo"/>
        <w:ind w:left="0"/>
        <w:rPr>
          <w:rFonts w:asciiTheme="minorHAnsi" w:hAnsiTheme="minorHAnsi" w:cstheme="minorHAnsi"/>
        </w:rPr>
      </w:pPr>
      <w:r w:rsidRPr="00596925">
        <w:rPr>
          <w:rFonts w:asciiTheme="minorHAnsi" w:hAnsiTheme="minorHAnsi" w:cstheme="minorHAnsi"/>
        </w:rPr>
        <w:t>Il materiale in entrata viene controllato dal personale di laboratorio eseguendo una verifica di:</w:t>
      </w:r>
    </w:p>
    <w:p w14:paraId="2E945471" w14:textId="77777777" w:rsidR="00A7538B" w:rsidRPr="00596925" w:rsidRDefault="00A7538B" w:rsidP="00A7538B">
      <w:pPr>
        <w:pStyle w:val="testo"/>
        <w:ind w:left="0"/>
        <w:rPr>
          <w:rFonts w:asciiTheme="minorHAnsi" w:hAnsiTheme="minorHAnsi" w:cstheme="minorHAnsi"/>
          <w:sz w:val="16"/>
        </w:rPr>
      </w:pPr>
    </w:p>
    <w:p w14:paraId="049E33F6" w14:textId="77777777" w:rsidR="00185068" w:rsidRPr="00596925" w:rsidRDefault="00185068" w:rsidP="00EE5563">
      <w:pPr>
        <w:pStyle w:val="testo"/>
        <w:numPr>
          <w:ilvl w:val="0"/>
          <w:numId w:val="19"/>
        </w:numPr>
        <w:rPr>
          <w:rFonts w:asciiTheme="minorHAnsi" w:hAnsiTheme="minorHAnsi" w:cstheme="minorHAnsi"/>
        </w:rPr>
      </w:pPr>
      <w:r w:rsidRPr="00596925">
        <w:rPr>
          <w:rFonts w:asciiTheme="minorHAnsi" w:hAnsiTheme="minorHAnsi" w:cstheme="minorHAnsi"/>
        </w:rPr>
        <w:tab/>
        <w:t>Quantità;</w:t>
      </w:r>
    </w:p>
    <w:p w14:paraId="443C05EF" w14:textId="769A9464" w:rsidR="00185068" w:rsidRPr="00596925" w:rsidRDefault="00185068" w:rsidP="00EE5563">
      <w:pPr>
        <w:pStyle w:val="testo"/>
        <w:numPr>
          <w:ilvl w:val="0"/>
          <w:numId w:val="19"/>
        </w:numPr>
        <w:rPr>
          <w:rFonts w:asciiTheme="minorHAnsi" w:hAnsiTheme="minorHAnsi" w:cstheme="minorHAnsi"/>
        </w:rPr>
      </w:pPr>
      <w:r w:rsidRPr="00596925">
        <w:rPr>
          <w:rFonts w:asciiTheme="minorHAnsi" w:hAnsiTheme="minorHAnsi" w:cstheme="minorHAnsi"/>
        </w:rPr>
        <w:t xml:space="preserve">   </w:t>
      </w:r>
      <w:r w:rsidRPr="00596925">
        <w:rPr>
          <w:rFonts w:asciiTheme="minorHAnsi" w:hAnsiTheme="minorHAnsi" w:cstheme="minorHAnsi"/>
        </w:rPr>
        <w:tab/>
        <w:t>Dimensionamento (</w:t>
      </w:r>
      <w:r w:rsidR="00542A4A" w:rsidRPr="00596925">
        <w:rPr>
          <w:rFonts w:asciiTheme="minorHAnsi" w:hAnsiTheme="minorHAnsi" w:cstheme="minorHAnsi"/>
        </w:rPr>
        <w:t>se necessario/applicabile</w:t>
      </w:r>
      <w:r w:rsidRPr="00596925">
        <w:rPr>
          <w:rFonts w:asciiTheme="minorHAnsi" w:hAnsiTheme="minorHAnsi" w:cstheme="minorHAnsi"/>
        </w:rPr>
        <w:t>);</w:t>
      </w:r>
    </w:p>
    <w:p w14:paraId="5508E199" w14:textId="04A76526" w:rsidR="00185068" w:rsidRPr="00596925" w:rsidRDefault="00185068" w:rsidP="00D53260">
      <w:pPr>
        <w:pStyle w:val="testo"/>
        <w:numPr>
          <w:ilvl w:val="0"/>
          <w:numId w:val="19"/>
        </w:numPr>
        <w:rPr>
          <w:rFonts w:asciiTheme="minorHAnsi" w:hAnsiTheme="minorHAnsi" w:cstheme="minorHAnsi"/>
        </w:rPr>
      </w:pPr>
      <w:r w:rsidRPr="00596925">
        <w:rPr>
          <w:rFonts w:asciiTheme="minorHAnsi" w:hAnsiTheme="minorHAnsi" w:cstheme="minorHAnsi"/>
        </w:rPr>
        <w:tab/>
        <w:t>Integrità</w:t>
      </w:r>
      <w:r w:rsidR="00D53260" w:rsidRPr="00596925">
        <w:rPr>
          <w:rFonts w:asciiTheme="minorHAnsi" w:hAnsiTheme="minorHAnsi" w:cstheme="minorHAnsi"/>
        </w:rPr>
        <w:t>.</w:t>
      </w:r>
    </w:p>
    <w:p w14:paraId="1FAC49B4" w14:textId="77777777" w:rsidR="00A7538B" w:rsidRPr="00596925" w:rsidRDefault="00A7538B" w:rsidP="00A7538B">
      <w:pPr>
        <w:pStyle w:val="testo"/>
        <w:ind w:left="1571"/>
        <w:rPr>
          <w:rFonts w:asciiTheme="minorHAnsi" w:hAnsiTheme="minorHAnsi" w:cstheme="minorHAnsi"/>
        </w:rPr>
      </w:pPr>
    </w:p>
    <w:p w14:paraId="208EAD4C" w14:textId="6768DB6C" w:rsidR="00DF551F" w:rsidRPr="00596925" w:rsidRDefault="00185068" w:rsidP="00A7538B">
      <w:pPr>
        <w:pStyle w:val="testo"/>
        <w:ind w:left="0"/>
        <w:rPr>
          <w:rFonts w:asciiTheme="minorHAnsi" w:hAnsiTheme="minorHAnsi" w:cstheme="minorHAnsi"/>
        </w:rPr>
      </w:pPr>
      <w:r w:rsidRPr="00596925">
        <w:rPr>
          <w:rFonts w:asciiTheme="minorHAnsi" w:hAnsiTheme="minorHAnsi" w:cstheme="minorHAnsi"/>
        </w:rPr>
        <w:t>Questa verifica avviene con l’ausilio dell’ordine di acquisto della pertinente documentazione allegata alla fornitura e di eventuali apparecchiature di misura.</w:t>
      </w:r>
    </w:p>
    <w:p w14:paraId="73EED4B9" w14:textId="77777777" w:rsidR="008C1BA9" w:rsidRPr="00596925" w:rsidRDefault="008C1BA9" w:rsidP="00A7538B">
      <w:pPr>
        <w:pStyle w:val="testo"/>
        <w:ind w:left="0"/>
        <w:rPr>
          <w:rFonts w:asciiTheme="minorHAnsi" w:hAnsiTheme="minorHAnsi" w:cstheme="minorHAnsi"/>
        </w:rPr>
      </w:pPr>
    </w:p>
    <w:p w14:paraId="1FD83156" w14:textId="77777777" w:rsidR="00185068" w:rsidRPr="00596925" w:rsidRDefault="00185068" w:rsidP="00A7538B">
      <w:pPr>
        <w:pStyle w:val="testo"/>
        <w:ind w:left="0"/>
        <w:rPr>
          <w:rFonts w:asciiTheme="minorHAnsi" w:hAnsiTheme="minorHAnsi" w:cstheme="minorHAnsi"/>
        </w:rPr>
      </w:pPr>
      <w:r w:rsidRPr="00596925">
        <w:rPr>
          <w:rFonts w:asciiTheme="minorHAnsi" w:hAnsiTheme="minorHAnsi" w:cstheme="minorHAnsi"/>
        </w:rPr>
        <w:t>Per alcune forniture di servizi sono eseguiti controlli e verifiche:</w:t>
      </w:r>
    </w:p>
    <w:p w14:paraId="2F943C6F" w14:textId="77777777" w:rsidR="00A7538B" w:rsidRPr="00596925" w:rsidRDefault="00A7538B" w:rsidP="00A7538B">
      <w:pPr>
        <w:pStyle w:val="testo"/>
        <w:ind w:left="0"/>
        <w:rPr>
          <w:rFonts w:asciiTheme="minorHAnsi" w:hAnsiTheme="minorHAnsi" w:cstheme="minorHAnsi"/>
        </w:rPr>
      </w:pPr>
    </w:p>
    <w:p w14:paraId="43E97780" w14:textId="77777777" w:rsidR="00185068" w:rsidRPr="00596925" w:rsidRDefault="00185068" w:rsidP="00185068">
      <w:pPr>
        <w:pStyle w:val="testo"/>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t>Di funzionalità, ad esempio nel caso di servizi di manutenzione;</w:t>
      </w:r>
    </w:p>
    <w:p w14:paraId="6E9A395F" w14:textId="77777777" w:rsidR="00185068" w:rsidRPr="00596925" w:rsidRDefault="00185068" w:rsidP="00185068">
      <w:pPr>
        <w:pStyle w:val="testo"/>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t>Di regolarità nel servizio, ad esempio se esiste una pianificazione degli interventi.</w:t>
      </w:r>
    </w:p>
    <w:p w14:paraId="64DF3115" w14:textId="77777777" w:rsidR="00A7538B" w:rsidRPr="00596925" w:rsidRDefault="00A7538B" w:rsidP="00A7538B">
      <w:pPr>
        <w:pStyle w:val="testo"/>
        <w:ind w:left="0"/>
        <w:rPr>
          <w:rFonts w:asciiTheme="minorHAnsi" w:hAnsiTheme="minorHAnsi" w:cstheme="minorHAnsi"/>
        </w:rPr>
      </w:pPr>
    </w:p>
    <w:p w14:paraId="2D97E37B" w14:textId="1FEE5AA0" w:rsidR="00185068" w:rsidRPr="00596925" w:rsidRDefault="00185068" w:rsidP="00A7538B">
      <w:pPr>
        <w:pStyle w:val="testo"/>
        <w:ind w:left="0"/>
        <w:rPr>
          <w:rFonts w:asciiTheme="minorHAnsi" w:hAnsiTheme="minorHAnsi" w:cstheme="minorHAnsi"/>
        </w:rPr>
      </w:pPr>
      <w:r w:rsidRPr="00596925">
        <w:rPr>
          <w:rFonts w:asciiTheme="minorHAnsi" w:hAnsiTheme="minorHAnsi" w:cstheme="minorHAnsi"/>
        </w:rPr>
        <w:t>In questo caso la conformità del servizio svolto v</w:t>
      </w:r>
      <w:r w:rsidR="00E65388" w:rsidRPr="00596925">
        <w:rPr>
          <w:rFonts w:asciiTheme="minorHAnsi" w:hAnsiTheme="minorHAnsi" w:cstheme="minorHAnsi"/>
        </w:rPr>
        <w:t>iene attestata dalla firma sul r</w:t>
      </w:r>
      <w:r w:rsidRPr="00596925">
        <w:rPr>
          <w:rFonts w:asciiTheme="minorHAnsi" w:hAnsiTheme="minorHAnsi" w:cstheme="minorHAnsi"/>
        </w:rPr>
        <w:t>apporto di intervento del fornitore.</w:t>
      </w:r>
    </w:p>
    <w:p w14:paraId="61DEB933" w14:textId="28107AFE" w:rsidR="00185068" w:rsidRPr="00596925" w:rsidRDefault="00185068" w:rsidP="00E65388">
      <w:pPr>
        <w:pStyle w:val="testo"/>
        <w:ind w:left="0"/>
        <w:rPr>
          <w:rFonts w:asciiTheme="minorHAnsi" w:hAnsiTheme="minorHAnsi" w:cstheme="minorHAnsi"/>
        </w:rPr>
      </w:pPr>
      <w:r w:rsidRPr="00596925">
        <w:rPr>
          <w:rFonts w:asciiTheme="minorHAnsi" w:hAnsiTheme="minorHAnsi" w:cstheme="minorHAnsi"/>
        </w:rPr>
        <w:t>In caso di non conformità l’evento viene ripor</w:t>
      </w:r>
      <w:r w:rsidR="00E65388" w:rsidRPr="00596925">
        <w:rPr>
          <w:rFonts w:asciiTheme="minorHAnsi" w:hAnsiTheme="minorHAnsi" w:cstheme="minorHAnsi"/>
        </w:rPr>
        <w:t>tato sull’appos</w:t>
      </w:r>
      <w:r w:rsidR="000C28BC">
        <w:rPr>
          <w:rFonts w:asciiTheme="minorHAnsi" w:hAnsiTheme="minorHAnsi" w:cstheme="minorHAnsi"/>
        </w:rPr>
        <w:t>i</w:t>
      </w:r>
      <w:r w:rsidR="00E65388" w:rsidRPr="00596925">
        <w:rPr>
          <w:rFonts w:asciiTheme="minorHAnsi" w:hAnsiTheme="minorHAnsi" w:cstheme="minorHAnsi"/>
        </w:rPr>
        <w:t>to modulo delle n</w:t>
      </w:r>
      <w:r w:rsidRPr="00596925">
        <w:rPr>
          <w:rFonts w:asciiTheme="minorHAnsi" w:hAnsiTheme="minorHAnsi" w:cstheme="minorHAnsi"/>
        </w:rPr>
        <w:t xml:space="preserve">on </w:t>
      </w:r>
      <w:r w:rsidR="00E65388" w:rsidRPr="00596925">
        <w:rPr>
          <w:rFonts w:asciiTheme="minorHAnsi" w:hAnsiTheme="minorHAnsi" w:cstheme="minorHAnsi"/>
        </w:rPr>
        <w:t>c</w:t>
      </w:r>
      <w:r w:rsidRPr="00596925">
        <w:rPr>
          <w:rFonts w:asciiTheme="minorHAnsi" w:hAnsiTheme="minorHAnsi" w:cstheme="minorHAnsi"/>
        </w:rPr>
        <w:t>onformità.</w:t>
      </w:r>
    </w:p>
    <w:p w14:paraId="3873CF8A" w14:textId="77777777" w:rsidR="00185068" w:rsidRPr="00596925" w:rsidRDefault="00185068" w:rsidP="00E65388">
      <w:pPr>
        <w:pStyle w:val="testo"/>
        <w:ind w:left="0"/>
        <w:rPr>
          <w:rFonts w:asciiTheme="minorHAnsi" w:hAnsiTheme="minorHAnsi" w:cstheme="minorHAnsi"/>
        </w:rPr>
      </w:pPr>
      <w:r w:rsidRPr="00596925">
        <w:rPr>
          <w:rFonts w:asciiTheme="minorHAnsi" w:hAnsiTheme="minorHAnsi" w:cstheme="minorHAnsi"/>
        </w:rPr>
        <w:t>La non conformità può essere rilevata:</w:t>
      </w:r>
    </w:p>
    <w:p w14:paraId="16176CB7" w14:textId="77777777" w:rsidR="00E65388" w:rsidRPr="00596925" w:rsidRDefault="00E65388" w:rsidP="00E65388">
      <w:pPr>
        <w:pStyle w:val="testo"/>
        <w:ind w:left="0"/>
        <w:rPr>
          <w:rFonts w:asciiTheme="minorHAnsi" w:hAnsiTheme="minorHAnsi" w:cstheme="minorHAnsi"/>
        </w:rPr>
      </w:pPr>
    </w:p>
    <w:p w14:paraId="4DEDBE31" w14:textId="77777777" w:rsidR="00185068" w:rsidRPr="00596925" w:rsidRDefault="00185068" w:rsidP="00185068">
      <w:pPr>
        <w:pStyle w:val="testo"/>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t xml:space="preserve">Al ricevimento; </w:t>
      </w:r>
    </w:p>
    <w:p w14:paraId="34A64E92" w14:textId="77777777" w:rsidR="00185068" w:rsidRPr="00596925" w:rsidRDefault="00185068" w:rsidP="00185068">
      <w:pPr>
        <w:pStyle w:val="testo"/>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t>Alla messa in funzione dell’apparecchiatura;</w:t>
      </w:r>
    </w:p>
    <w:p w14:paraId="6B20F8AD" w14:textId="77777777" w:rsidR="00185068" w:rsidRPr="00596925" w:rsidRDefault="00185068" w:rsidP="00185068">
      <w:pPr>
        <w:pStyle w:val="testo"/>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t>Durante l’erogazione del servizio o del lavoro;</w:t>
      </w:r>
    </w:p>
    <w:p w14:paraId="1BB271FD" w14:textId="03964C74" w:rsidR="00E65388" w:rsidRPr="00596925" w:rsidRDefault="00185068" w:rsidP="00DB1E43">
      <w:pPr>
        <w:pStyle w:val="testo"/>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t>Al collaudo o</w:t>
      </w:r>
      <w:r w:rsidR="00E65388" w:rsidRPr="00596925">
        <w:rPr>
          <w:rFonts w:asciiTheme="minorHAnsi" w:hAnsiTheme="minorHAnsi" w:cstheme="minorHAnsi"/>
        </w:rPr>
        <w:t>d</w:t>
      </w:r>
      <w:r w:rsidRPr="00596925">
        <w:rPr>
          <w:rFonts w:asciiTheme="minorHAnsi" w:hAnsiTheme="minorHAnsi" w:cstheme="minorHAnsi"/>
        </w:rPr>
        <w:t xml:space="preserve"> alla verifica della regolare esecuzione.</w:t>
      </w:r>
    </w:p>
    <w:p w14:paraId="37FFA33B" w14:textId="77777777" w:rsidR="005578D3" w:rsidRPr="00596925" w:rsidRDefault="005578D3" w:rsidP="005578D3">
      <w:pPr>
        <w:pStyle w:val="testo"/>
        <w:ind w:left="0"/>
        <w:rPr>
          <w:rFonts w:asciiTheme="minorHAnsi" w:hAnsiTheme="minorHAnsi" w:cstheme="minorHAnsi"/>
        </w:rPr>
      </w:pPr>
    </w:p>
    <w:p w14:paraId="4DCEEA21" w14:textId="5CBE4BE3" w:rsidR="00185068" w:rsidRPr="00596925" w:rsidRDefault="00185068" w:rsidP="00FA1CD3">
      <w:pPr>
        <w:spacing w:line="280" w:lineRule="exact"/>
        <w:jc w:val="both"/>
        <w:rPr>
          <w:rFonts w:asciiTheme="minorHAnsi" w:hAnsiTheme="minorHAnsi" w:cstheme="minorHAnsi"/>
          <w:sz w:val="20"/>
          <w:szCs w:val="20"/>
        </w:rPr>
      </w:pPr>
      <w:r w:rsidRPr="00596925">
        <w:rPr>
          <w:rFonts w:asciiTheme="minorHAnsi" w:hAnsiTheme="minorHAnsi" w:cstheme="minorHAnsi"/>
          <w:sz w:val="20"/>
          <w:szCs w:val="20"/>
        </w:rPr>
        <w:t xml:space="preserve">La non conformità viene gestita secondo quanto previsto nella </w:t>
      </w:r>
      <w:r w:rsidR="00061A50" w:rsidRPr="00596925">
        <w:rPr>
          <w:rFonts w:asciiTheme="minorHAnsi" w:hAnsiTheme="minorHAnsi" w:cstheme="minorHAnsi"/>
          <w:sz w:val="20"/>
          <w:szCs w:val="20"/>
        </w:rPr>
        <w:t>PG</w:t>
      </w:r>
      <w:r w:rsidR="00D41377" w:rsidRPr="00596925">
        <w:rPr>
          <w:rFonts w:asciiTheme="minorHAnsi" w:hAnsiTheme="minorHAnsi" w:cstheme="minorHAnsi"/>
          <w:sz w:val="20"/>
          <w:szCs w:val="20"/>
        </w:rPr>
        <w:t>04</w:t>
      </w:r>
      <w:r w:rsidR="003366EC">
        <w:rPr>
          <w:rFonts w:asciiTheme="minorHAnsi" w:hAnsiTheme="minorHAnsi" w:cstheme="minorHAnsi"/>
          <w:sz w:val="20"/>
          <w:szCs w:val="20"/>
        </w:rPr>
        <w:t>_</w:t>
      </w:r>
      <w:r w:rsidR="00E65388" w:rsidRPr="00596925">
        <w:rPr>
          <w:rFonts w:asciiTheme="minorHAnsi" w:hAnsiTheme="minorHAnsi" w:cstheme="minorHAnsi"/>
          <w:sz w:val="20"/>
          <w:szCs w:val="20"/>
        </w:rPr>
        <w:t>Procedura gestione no</w:t>
      </w:r>
      <w:r w:rsidR="00061A50" w:rsidRPr="00596925">
        <w:rPr>
          <w:rFonts w:asciiTheme="minorHAnsi" w:hAnsiTheme="minorHAnsi" w:cstheme="minorHAnsi"/>
          <w:sz w:val="20"/>
          <w:szCs w:val="20"/>
        </w:rPr>
        <w:t>n conformità azioni correttive</w:t>
      </w:r>
      <w:r w:rsidRPr="00596925">
        <w:rPr>
          <w:rFonts w:asciiTheme="minorHAnsi" w:hAnsiTheme="minorHAnsi" w:cstheme="minorHAnsi"/>
          <w:sz w:val="20"/>
          <w:szCs w:val="20"/>
        </w:rPr>
        <w:t xml:space="preserve">. I prodotti accettati vengono conservati sia a temperatura ambiente che a temperatura refrigerata o di congelamento, in conformità alle specifiche del prodotto. Le temperature sono tenute sotto controllo tramite </w:t>
      </w:r>
      <w:r w:rsidRPr="00596925">
        <w:rPr>
          <w:rFonts w:asciiTheme="minorHAnsi" w:hAnsiTheme="minorHAnsi" w:cstheme="minorHAnsi"/>
          <w:i/>
          <w:sz w:val="20"/>
          <w:szCs w:val="20"/>
        </w:rPr>
        <w:t>Data-Logger</w:t>
      </w:r>
      <w:r w:rsidRPr="00596925">
        <w:rPr>
          <w:rFonts w:asciiTheme="minorHAnsi" w:hAnsiTheme="minorHAnsi" w:cstheme="minorHAnsi"/>
          <w:sz w:val="20"/>
          <w:szCs w:val="20"/>
        </w:rPr>
        <w:t xml:space="preserve">. </w:t>
      </w:r>
    </w:p>
    <w:p w14:paraId="1054895B" w14:textId="77777777" w:rsidR="00FA329B" w:rsidRPr="00596925" w:rsidRDefault="00FA329B" w:rsidP="00FA1CD3">
      <w:pPr>
        <w:spacing w:line="280" w:lineRule="exact"/>
        <w:jc w:val="both"/>
        <w:rPr>
          <w:rFonts w:asciiTheme="minorHAnsi" w:hAnsiTheme="minorHAnsi" w:cstheme="minorHAnsi"/>
          <w:sz w:val="20"/>
          <w:szCs w:val="20"/>
        </w:rPr>
      </w:pPr>
    </w:p>
    <w:p w14:paraId="06C0B733" w14:textId="730C4AD0" w:rsidR="00185068" w:rsidRPr="00596925" w:rsidRDefault="00E65388" w:rsidP="00FA1CD3">
      <w:pPr>
        <w:spacing w:line="280" w:lineRule="exact"/>
        <w:jc w:val="both"/>
        <w:rPr>
          <w:rFonts w:asciiTheme="minorHAnsi" w:hAnsiTheme="minorHAnsi" w:cstheme="minorHAnsi"/>
          <w:sz w:val="20"/>
          <w:szCs w:val="20"/>
        </w:rPr>
      </w:pPr>
      <w:r w:rsidRPr="00596925">
        <w:rPr>
          <w:rFonts w:asciiTheme="minorHAnsi" w:hAnsiTheme="minorHAnsi" w:cstheme="minorHAnsi"/>
          <w:sz w:val="20"/>
          <w:szCs w:val="20"/>
        </w:rPr>
        <w:t>Il l</w:t>
      </w:r>
      <w:r w:rsidR="0020029A" w:rsidRPr="00596925">
        <w:rPr>
          <w:rFonts w:asciiTheme="minorHAnsi" w:hAnsiTheme="minorHAnsi" w:cstheme="minorHAnsi"/>
          <w:sz w:val="20"/>
          <w:szCs w:val="20"/>
        </w:rPr>
        <w:t xml:space="preserve">aboratorio </w:t>
      </w:r>
      <w:r w:rsidR="004631FD" w:rsidRPr="00596925">
        <w:rPr>
          <w:rFonts w:asciiTheme="minorHAnsi" w:hAnsiTheme="minorHAnsi" w:cstheme="minorHAnsi"/>
          <w:sz w:val="20"/>
          <w:szCs w:val="20"/>
        </w:rPr>
        <w:t>LTA</w:t>
      </w:r>
      <w:r w:rsidR="003F5C0D" w:rsidRPr="00596925">
        <w:rPr>
          <w:rFonts w:asciiTheme="minorHAnsi" w:hAnsiTheme="minorHAnsi" w:cstheme="minorHAnsi"/>
          <w:sz w:val="20"/>
          <w:szCs w:val="20"/>
        </w:rPr>
        <w:t xml:space="preserve"> S.r.l. </w:t>
      </w:r>
      <w:r w:rsidRPr="00596925">
        <w:rPr>
          <w:rFonts w:asciiTheme="minorHAnsi" w:hAnsiTheme="minorHAnsi" w:cstheme="minorHAnsi"/>
          <w:sz w:val="20"/>
          <w:szCs w:val="20"/>
        </w:rPr>
        <w:t xml:space="preserve">non si avvale di servizi forniti dall’esterno in </w:t>
      </w:r>
      <w:proofErr w:type="gramStart"/>
      <w:r w:rsidRPr="00596925">
        <w:rPr>
          <w:rFonts w:asciiTheme="minorHAnsi" w:hAnsiTheme="minorHAnsi" w:cstheme="minorHAnsi"/>
          <w:sz w:val="20"/>
          <w:szCs w:val="20"/>
        </w:rPr>
        <w:t>subappalto, infatti</w:t>
      </w:r>
      <w:proofErr w:type="gramEnd"/>
      <w:r w:rsidRPr="00596925">
        <w:rPr>
          <w:rFonts w:asciiTheme="minorHAnsi" w:hAnsiTheme="minorHAnsi" w:cstheme="minorHAnsi"/>
          <w:sz w:val="20"/>
          <w:szCs w:val="20"/>
        </w:rPr>
        <w:t xml:space="preserve"> </w:t>
      </w:r>
      <w:r w:rsidR="0020029A" w:rsidRPr="00596925">
        <w:rPr>
          <w:rFonts w:asciiTheme="minorHAnsi" w:hAnsiTheme="minorHAnsi" w:cstheme="minorHAnsi"/>
          <w:sz w:val="20"/>
          <w:szCs w:val="20"/>
        </w:rPr>
        <w:t xml:space="preserve">esegue in proprio tutte le fasi delle prove accreditate e non accreditate, e non richiede a laboratori esterni di effettuare prove per proprio conto.  Eventuali prove fatte all’esterno sono richieste direttamente da </w:t>
      </w:r>
      <w:r w:rsidR="004631FD" w:rsidRPr="00596925">
        <w:rPr>
          <w:rFonts w:asciiTheme="minorHAnsi" w:hAnsiTheme="minorHAnsi" w:cstheme="minorHAnsi"/>
          <w:sz w:val="20"/>
          <w:szCs w:val="20"/>
        </w:rPr>
        <w:t>LTA</w:t>
      </w:r>
      <w:r w:rsidR="003F5C0D" w:rsidRPr="00596925">
        <w:rPr>
          <w:rFonts w:asciiTheme="minorHAnsi" w:hAnsiTheme="minorHAnsi" w:cstheme="minorHAnsi"/>
          <w:sz w:val="20"/>
          <w:szCs w:val="20"/>
        </w:rPr>
        <w:t xml:space="preserve"> S.r.l.</w:t>
      </w:r>
      <w:r w:rsidR="0020029A" w:rsidRPr="00596925">
        <w:rPr>
          <w:rFonts w:asciiTheme="minorHAnsi" w:hAnsiTheme="minorHAnsi" w:cstheme="minorHAnsi"/>
          <w:sz w:val="20"/>
          <w:szCs w:val="20"/>
        </w:rPr>
        <w:t xml:space="preserve"> possibilmente a laboratori accreditati ed i risultati</w:t>
      </w:r>
      <w:r w:rsidR="004D2577" w:rsidRPr="00596925">
        <w:rPr>
          <w:rFonts w:asciiTheme="minorHAnsi" w:hAnsiTheme="minorHAnsi" w:cstheme="minorHAnsi"/>
          <w:sz w:val="20"/>
          <w:szCs w:val="20"/>
        </w:rPr>
        <w:t xml:space="preserve"> vengono presentanti alla funzione aziendale richiedente </w:t>
      </w:r>
      <w:r w:rsidR="0020029A" w:rsidRPr="00596925">
        <w:rPr>
          <w:rFonts w:asciiTheme="minorHAnsi" w:hAnsiTheme="minorHAnsi" w:cstheme="minorHAnsi"/>
          <w:sz w:val="20"/>
          <w:szCs w:val="20"/>
        </w:rPr>
        <w:t xml:space="preserve">con i rapporti di prova </w:t>
      </w:r>
      <w:r w:rsidR="004E6BEB" w:rsidRPr="00596925">
        <w:rPr>
          <w:rFonts w:asciiTheme="minorHAnsi" w:hAnsiTheme="minorHAnsi" w:cstheme="minorHAnsi"/>
          <w:sz w:val="20"/>
          <w:szCs w:val="20"/>
        </w:rPr>
        <w:t xml:space="preserve">originali </w:t>
      </w:r>
      <w:r w:rsidR="0020029A" w:rsidRPr="00596925">
        <w:rPr>
          <w:rFonts w:asciiTheme="minorHAnsi" w:hAnsiTheme="minorHAnsi" w:cstheme="minorHAnsi"/>
          <w:sz w:val="20"/>
          <w:szCs w:val="20"/>
        </w:rPr>
        <w:t>del fornitore.</w:t>
      </w:r>
    </w:p>
    <w:p w14:paraId="113F6F37" w14:textId="2A0B08D2" w:rsidR="00243CC5" w:rsidRPr="00596925" w:rsidRDefault="00F0379F" w:rsidP="004E6BEB">
      <w:pPr>
        <w:pStyle w:val="testo"/>
        <w:ind w:left="0"/>
        <w:rPr>
          <w:rFonts w:asciiTheme="minorHAnsi" w:hAnsiTheme="minorHAnsi" w:cstheme="minorHAnsi"/>
        </w:rPr>
      </w:pPr>
      <w:r w:rsidRPr="00596925">
        <w:rPr>
          <w:rFonts w:asciiTheme="minorHAnsi" w:hAnsiTheme="minorHAnsi" w:cstheme="minorHAnsi"/>
        </w:rPr>
        <w:t>Il laboratorio si avvale solo di</w:t>
      </w:r>
      <w:r w:rsidR="00243CC5" w:rsidRPr="00596925">
        <w:rPr>
          <w:rFonts w:asciiTheme="minorHAnsi" w:hAnsiTheme="minorHAnsi" w:cstheme="minorHAnsi"/>
        </w:rPr>
        <w:t xml:space="preserve"> fornitori qualificati e r</w:t>
      </w:r>
      <w:r w:rsidRPr="00596925">
        <w:rPr>
          <w:rFonts w:asciiTheme="minorHAnsi" w:hAnsiTheme="minorHAnsi" w:cstheme="minorHAnsi"/>
        </w:rPr>
        <w:t xml:space="preserve">egistrati nel modulo </w:t>
      </w:r>
      <w:r w:rsidR="007E2FEC" w:rsidRPr="00596925">
        <w:rPr>
          <w:rFonts w:asciiTheme="minorHAnsi" w:hAnsiTheme="minorHAnsi" w:cstheme="minorHAnsi"/>
        </w:rPr>
        <w:t>M27</w:t>
      </w:r>
      <w:r w:rsidR="00684867" w:rsidRPr="00596925">
        <w:rPr>
          <w:rFonts w:asciiTheme="minorHAnsi" w:hAnsiTheme="minorHAnsi" w:cstheme="minorHAnsi"/>
        </w:rPr>
        <w:t xml:space="preserve"> </w:t>
      </w:r>
      <w:r w:rsidR="00243CC5" w:rsidRPr="00596925">
        <w:rPr>
          <w:rFonts w:asciiTheme="minorHAnsi" w:hAnsiTheme="minorHAnsi" w:cstheme="minorHAnsi"/>
        </w:rPr>
        <w:t>dove per ogni fornitore viene eseguita una valutazione iniziale documentale ed eventualmente tramite forniture di prova da parte di RL e di RQL</w:t>
      </w:r>
      <w:r w:rsidRPr="00596925">
        <w:rPr>
          <w:rFonts w:asciiTheme="minorHAnsi" w:hAnsiTheme="minorHAnsi" w:cstheme="minorHAnsi"/>
        </w:rPr>
        <w:t>,</w:t>
      </w:r>
      <w:r w:rsidR="00243CC5" w:rsidRPr="00596925">
        <w:rPr>
          <w:rFonts w:asciiTheme="minorHAnsi" w:hAnsiTheme="minorHAnsi" w:cstheme="minorHAnsi"/>
        </w:rPr>
        <w:t xml:space="preserve"> sulla base dei seguenti requisiti:</w:t>
      </w:r>
    </w:p>
    <w:p w14:paraId="76DE94DF" w14:textId="77777777" w:rsidR="004E6BEB" w:rsidRPr="00596925" w:rsidRDefault="004E6BEB" w:rsidP="004E6BEB">
      <w:pPr>
        <w:pStyle w:val="testo"/>
        <w:ind w:left="0"/>
        <w:rPr>
          <w:rFonts w:asciiTheme="minorHAnsi" w:hAnsiTheme="minorHAnsi" w:cstheme="minorHAnsi"/>
        </w:rPr>
      </w:pPr>
    </w:p>
    <w:p w14:paraId="499A5E4E" w14:textId="4966C93E" w:rsidR="00243CC5" w:rsidRPr="00596925" w:rsidRDefault="00F0379F" w:rsidP="00EE5563">
      <w:pPr>
        <w:pStyle w:val="testo"/>
        <w:numPr>
          <w:ilvl w:val="0"/>
          <w:numId w:val="21"/>
        </w:numPr>
        <w:rPr>
          <w:rFonts w:asciiTheme="minorHAnsi" w:hAnsiTheme="minorHAnsi" w:cstheme="minorHAnsi"/>
        </w:rPr>
      </w:pPr>
      <w:r w:rsidRPr="00596925">
        <w:rPr>
          <w:rFonts w:asciiTheme="minorHAnsi" w:hAnsiTheme="minorHAnsi" w:cstheme="minorHAnsi"/>
        </w:rPr>
        <w:t>O</w:t>
      </w:r>
      <w:r w:rsidR="00243CC5" w:rsidRPr="00596925">
        <w:rPr>
          <w:rFonts w:asciiTheme="minorHAnsi" w:hAnsiTheme="minorHAnsi" w:cstheme="minorHAnsi"/>
        </w:rPr>
        <w:t>rganizzazione</w:t>
      </w:r>
      <w:r w:rsidRPr="00596925">
        <w:rPr>
          <w:rFonts w:asciiTheme="minorHAnsi" w:hAnsiTheme="minorHAnsi" w:cstheme="minorHAnsi"/>
        </w:rPr>
        <w:t xml:space="preserve"> efficace ed efficiente</w:t>
      </w:r>
      <w:r w:rsidR="00243CC5" w:rsidRPr="00596925">
        <w:rPr>
          <w:rFonts w:asciiTheme="minorHAnsi" w:hAnsiTheme="minorHAnsi" w:cstheme="minorHAnsi"/>
        </w:rPr>
        <w:t xml:space="preserve">; </w:t>
      </w:r>
    </w:p>
    <w:p w14:paraId="4220C18F" w14:textId="77777777" w:rsidR="00243CC5" w:rsidRPr="00596925" w:rsidRDefault="00243CC5" w:rsidP="00EE5563">
      <w:pPr>
        <w:pStyle w:val="testo"/>
        <w:numPr>
          <w:ilvl w:val="0"/>
          <w:numId w:val="21"/>
        </w:numPr>
        <w:rPr>
          <w:rFonts w:asciiTheme="minorHAnsi" w:hAnsiTheme="minorHAnsi" w:cstheme="minorHAnsi"/>
        </w:rPr>
      </w:pPr>
      <w:r w:rsidRPr="00596925">
        <w:rPr>
          <w:rFonts w:asciiTheme="minorHAnsi" w:hAnsiTheme="minorHAnsi" w:cstheme="minorHAnsi"/>
        </w:rPr>
        <w:t xml:space="preserve">Conformità dei prodotti a normative cogenti; </w:t>
      </w:r>
    </w:p>
    <w:p w14:paraId="7DAE6203" w14:textId="77777777" w:rsidR="00243CC5" w:rsidRPr="00596925" w:rsidRDefault="00243CC5" w:rsidP="00EE5563">
      <w:pPr>
        <w:pStyle w:val="testo"/>
        <w:numPr>
          <w:ilvl w:val="0"/>
          <w:numId w:val="21"/>
        </w:numPr>
        <w:rPr>
          <w:rFonts w:asciiTheme="minorHAnsi" w:hAnsiTheme="minorHAnsi" w:cstheme="minorHAnsi"/>
        </w:rPr>
      </w:pPr>
      <w:r w:rsidRPr="00596925">
        <w:rPr>
          <w:rFonts w:asciiTheme="minorHAnsi" w:hAnsiTheme="minorHAnsi" w:cstheme="minorHAnsi"/>
        </w:rPr>
        <w:t xml:space="preserve">Autorizzazioni, iscrizione ad albi, accreditamenti, certificazioni; </w:t>
      </w:r>
    </w:p>
    <w:p w14:paraId="25F30FD7" w14:textId="77777777" w:rsidR="00243CC5" w:rsidRPr="00596925" w:rsidRDefault="00243CC5" w:rsidP="00EE5563">
      <w:pPr>
        <w:pStyle w:val="testo"/>
        <w:numPr>
          <w:ilvl w:val="0"/>
          <w:numId w:val="21"/>
        </w:numPr>
        <w:rPr>
          <w:rFonts w:asciiTheme="minorHAnsi" w:hAnsiTheme="minorHAnsi" w:cstheme="minorHAnsi"/>
        </w:rPr>
      </w:pPr>
      <w:r w:rsidRPr="00596925">
        <w:rPr>
          <w:rFonts w:asciiTheme="minorHAnsi" w:hAnsiTheme="minorHAnsi" w:cstheme="minorHAnsi"/>
        </w:rPr>
        <w:t>Esame delle schede tecniche dei prodotti;</w:t>
      </w:r>
    </w:p>
    <w:p w14:paraId="78B38398" w14:textId="77777777" w:rsidR="00243CC5" w:rsidRPr="00596925" w:rsidRDefault="00243CC5" w:rsidP="00EE5563">
      <w:pPr>
        <w:pStyle w:val="testo"/>
        <w:numPr>
          <w:ilvl w:val="0"/>
          <w:numId w:val="21"/>
        </w:numPr>
        <w:rPr>
          <w:rFonts w:asciiTheme="minorHAnsi" w:hAnsiTheme="minorHAnsi" w:cstheme="minorHAnsi"/>
        </w:rPr>
      </w:pPr>
      <w:r w:rsidRPr="00596925">
        <w:rPr>
          <w:rFonts w:asciiTheme="minorHAnsi" w:hAnsiTheme="minorHAnsi" w:cstheme="minorHAnsi"/>
        </w:rPr>
        <w:t>Referenze;</w:t>
      </w:r>
    </w:p>
    <w:p w14:paraId="19CC4BEB" w14:textId="77777777" w:rsidR="00243CC5" w:rsidRPr="00596925" w:rsidRDefault="00243CC5" w:rsidP="00EE5563">
      <w:pPr>
        <w:pStyle w:val="testo"/>
        <w:numPr>
          <w:ilvl w:val="0"/>
          <w:numId w:val="21"/>
        </w:numPr>
        <w:rPr>
          <w:rFonts w:asciiTheme="minorHAnsi" w:hAnsiTheme="minorHAnsi" w:cstheme="minorHAnsi"/>
        </w:rPr>
      </w:pPr>
      <w:r w:rsidRPr="00596925">
        <w:rPr>
          <w:rFonts w:asciiTheme="minorHAnsi" w:hAnsiTheme="minorHAnsi" w:cstheme="minorHAnsi"/>
        </w:rPr>
        <w:t>Esperienza nel settore;</w:t>
      </w:r>
    </w:p>
    <w:p w14:paraId="4D8926D9" w14:textId="77777777" w:rsidR="00243CC5" w:rsidRPr="00596925" w:rsidRDefault="00243CC5" w:rsidP="00EE5563">
      <w:pPr>
        <w:pStyle w:val="testo"/>
        <w:numPr>
          <w:ilvl w:val="0"/>
          <w:numId w:val="21"/>
        </w:numPr>
        <w:rPr>
          <w:rFonts w:asciiTheme="minorHAnsi" w:hAnsiTheme="minorHAnsi" w:cstheme="minorHAnsi"/>
        </w:rPr>
      </w:pPr>
      <w:r w:rsidRPr="00596925">
        <w:rPr>
          <w:rFonts w:asciiTheme="minorHAnsi" w:hAnsiTheme="minorHAnsi" w:cstheme="minorHAnsi"/>
        </w:rPr>
        <w:t>Forniture di prova;</w:t>
      </w:r>
    </w:p>
    <w:p w14:paraId="54021510" w14:textId="7936B916" w:rsidR="004E6BEB" w:rsidRPr="00596925" w:rsidRDefault="00243CC5" w:rsidP="005A32CD">
      <w:pPr>
        <w:pStyle w:val="testo"/>
        <w:numPr>
          <w:ilvl w:val="0"/>
          <w:numId w:val="21"/>
        </w:numPr>
        <w:rPr>
          <w:rFonts w:asciiTheme="minorHAnsi" w:hAnsiTheme="minorHAnsi" w:cstheme="minorHAnsi"/>
        </w:rPr>
      </w:pPr>
      <w:r w:rsidRPr="00596925">
        <w:rPr>
          <w:rFonts w:asciiTheme="minorHAnsi" w:hAnsiTheme="minorHAnsi" w:cstheme="minorHAnsi"/>
        </w:rPr>
        <w:t>Tempi di consegna.</w:t>
      </w:r>
    </w:p>
    <w:p w14:paraId="56002423" w14:textId="77777777" w:rsidR="003F5C0D" w:rsidRPr="00596925" w:rsidRDefault="003F5C0D" w:rsidP="004E6BEB">
      <w:pPr>
        <w:pStyle w:val="testo"/>
        <w:ind w:left="0"/>
        <w:rPr>
          <w:rFonts w:asciiTheme="minorHAnsi" w:hAnsiTheme="minorHAnsi" w:cstheme="minorHAnsi"/>
        </w:rPr>
      </w:pPr>
    </w:p>
    <w:p w14:paraId="355211A1" w14:textId="68491038" w:rsidR="00243CC5" w:rsidRPr="00596925" w:rsidRDefault="00243CC5" w:rsidP="004E6BEB">
      <w:pPr>
        <w:pStyle w:val="testo"/>
        <w:ind w:left="0"/>
        <w:rPr>
          <w:rFonts w:asciiTheme="minorHAnsi" w:hAnsiTheme="minorHAnsi" w:cstheme="minorHAnsi"/>
        </w:rPr>
      </w:pPr>
      <w:r w:rsidRPr="00596925">
        <w:rPr>
          <w:rFonts w:asciiTheme="minorHAnsi" w:hAnsiTheme="minorHAnsi" w:cstheme="minorHAnsi"/>
        </w:rPr>
        <w:t xml:space="preserve">In particolare: </w:t>
      </w:r>
    </w:p>
    <w:p w14:paraId="6EEEEFEF" w14:textId="77777777" w:rsidR="004E6BEB" w:rsidRPr="00596925" w:rsidRDefault="004E6BEB" w:rsidP="004E6BEB">
      <w:pPr>
        <w:pStyle w:val="testo"/>
        <w:ind w:left="0"/>
        <w:rPr>
          <w:rFonts w:asciiTheme="minorHAnsi" w:hAnsiTheme="minorHAnsi" w:cstheme="minorHAnsi"/>
        </w:rPr>
      </w:pPr>
    </w:p>
    <w:p w14:paraId="6ABCF85C" w14:textId="194E6C3B" w:rsidR="000831D8" w:rsidRPr="00596925" w:rsidRDefault="00F0379F" w:rsidP="00EE5563">
      <w:pPr>
        <w:pStyle w:val="testo"/>
        <w:numPr>
          <w:ilvl w:val="0"/>
          <w:numId w:val="22"/>
        </w:numPr>
        <w:rPr>
          <w:rFonts w:asciiTheme="minorHAnsi" w:hAnsiTheme="minorHAnsi" w:cstheme="minorHAnsi"/>
        </w:rPr>
      </w:pPr>
      <w:r w:rsidRPr="00596925">
        <w:rPr>
          <w:rFonts w:asciiTheme="minorHAnsi" w:hAnsiTheme="minorHAnsi" w:cstheme="minorHAnsi"/>
        </w:rPr>
        <w:lastRenderedPageBreak/>
        <w:t>I</w:t>
      </w:r>
      <w:r w:rsidR="00243CC5" w:rsidRPr="00596925">
        <w:rPr>
          <w:rFonts w:asciiTheme="minorHAnsi" w:hAnsiTheme="minorHAnsi" w:cstheme="minorHAnsi"/>
        </w:rPr>
        <w:t xml:space="preserve"> fornitori di servizi di taratura degli strumenti di misura e dei campioni di riferimento devono necessariamente essere accreditati </w:t>
      </w:r>
      <w:r w:rsidRPr="00596925">
        <w:rPr>
          <w:rFonts w:asciiTheme="minorHAnsi" w:hAnsiTheme="minorHAnsi" w:cstheme="minorHAnsi"/>
        </w:rPr>
        <w:t>secondo la UNI CEI EN ISO/IEC 17025</w:t>
      </w:r>
      <w:r w:rsidR="004D2577" w:rsidRPr="00596925">
        <w:rPr>
          <w:rFonts w:asciiTheme="minorHAnsi" w:hAnsiTheme="minorHAnsi" w:cstheme="minorHAnsi"/>
        </w:rPr>
        <w:t>:2018</w:t>
      </w:r>
      <w:r w:rsidRPr="00596925">
        <w:rPr>
          <w:rFonts w:asciiTheme="minorHAnsi" w:hAnsiTheme="minorHAnsi" w:cstheme="minorHAnsi"/>
        </w:rPr>
        <w:t xml:space="preserve"> </w:t>
      </w:r>
      <w:r w:rsidR="00243CC5" w:rsidRPr="00596925">
        <w:rPr>
          <w:rFonts w:asciiTheme="minorHAnsi" w:hAnsiTheme="minorHAnsi" w:cstheme="minorHAnsi"/>
        </w:rPr>
        <w:t>per le tarature richieste;</w:t>
      </w:r>
    </w:p>
    <w:p w14:paraId="1D0094BE" w14:textId="77777777" w:rsidR="003F5C0D" w:rsidRPr="00596925" w:rsidRDefault="003F5C0D" w:rsidP="003F5C0D">
      <w:pPr>
        <w:pStyle w:val="testo"/>
        <w:ind w:left="2291"/>
        <w:rPr>
          <w:rFonts w:asciiTheme="minorHAnsi" w:hAnsiTheme="minorHAnsi" w:cstheme="minorHAnsi"/>
        </w:rPr>
      </w:pPr>
    </w:p>
    <w:p w14:paraId="65EFE578" w14:textId="3371BD06" w:rsidR="000831D8" w:rsidRPr="00596925" w:rsidRDefault="000831D8" w:rsidP="00EE5563">
      <w:pPr>
        <w:pStyle w:val="testo"/>
        <w:numPr>
          <w:ilvl w:val="0"/>
          <w:numId w:val="22"/>
        </w:numPr>
        <w:rPr>
          <w:rFonts w:asciiTheme="minorHAnsi" w:hAnsiTheme="minorHAnsi" w:cstheme="minorHAnsi"/>
        </w:rPr>
      </w:pPr>
      <w:r w:rsidRPr="00596925">
        <w:rPr>
          <w:rFonts w:asciiTheme="minorHAnsi" w:hAnsiTheme="minorHAnsi" w:cstheme="minorHAnsi"/>
        </w:rPr>
        <w:t>Gli enti di formazione presso i quali il laboratorio partecipa a sessioni di formazione</w:t>
      </w:r>
      <w:r w:rsidR="00C05CF9" w:rsidRPr="00596925">
        <w:rPr>
          <w:rFonts w:asciiTheme="minorHAnsi" w:hAnsiTheme="minorHAnsi" w:cstheme="minorHAnsi"/>
        </w:rPr>
        <w:t>,</w:t>
      </w:r>
      <w:r w:rsidRPr="00596925">
        <w:rPr>
          <w:rFonts w:asciiTheme="minorHAnsi" w:hAnsiTheme="minorHAnsi" w:cstheme="minorHAnsi"/>
        </w:rPr>
        <w:t xml:space="preserve"> </w:t>
      </w:r>
      <w:r w:rsidR="00C05CF9" w:rsidRPr="00596925">
        <w:rPr>
          <w:rFonts w:asciiTheme="minorHAnsi" w:hAnsiTheme="minorHAnsi" w:cstheme="minorHAnsi"/>
        </w:rPr>
        <w:t xml:space="preserve">relative a tematiche gestionali e tecniche, </w:t>
      </w:r>
      <w:r w:rsidRPr="00596925">
        <w:rPr>
          <w:rFonts w:asciiTheme="minorHAnsi" w:hAnsiTheme="minorHAnsi" w:cstheme="minorHAnsi"/>
        </w:rPr>
        <w:t xml:space="preserve">possono essere </w:t>
      </w:r>
      <w:r w:rsidR="00D41377" w:rsidRPr="00596925">
        <w:rPr>
          <w:rFonts w:asciiTheme="minorHAnsi" w:hAnsiTheme="minorHAnsi" w:cstheme="minorHAnsi"/>
        </w:rPr>
        <w:t>ad esempio</w:t>
      </w:r>
      <w:r w:rsidRPr="00596925">
        <w:rPr>
          <w:rFonts w:asciiTheme="minorHAnsi" w:hAnsiTheme="minorHAnsi" w:cstheme="minorHAnsi"/>
        </w:rPr>
        <w:t xml:space="preserve">: </w:t>
      </w:r>
    </w:p>
    <w:p w14:paraId="2892345C" w14:textId="77777777" w:rsidR="000831D8" w:rsidRPr="00596925" w:rsidRDefault="000831D8" w:rsidP="000831D8">
      <w:pPr>
        <w:pStyle w:val="testo"/>
        <w:ind w:left="1571"/>
        <w:rPr>
          <w:rFonts w:asciiTheme="minorHAnsi" w:hAnsiTheme="minorHAnsi" w:cstheme="minorHAnsi"/>
        </w:rPr>
      </w:pPr>
    </w:p>
    <w:p w14:paraId="6FD5F2E1" w14:textId="77777777" w:rsidR="000831D8" w:rsidRPr="00596925" w:rsidRDefault="000831D8" w:rsidP="00EE5563">
      <w:pPr>
        <w:pStyle w:val="testo"/>
        <w:numPr>
          <w:ilvl w:val="1"/>
          <w:numId w:val="22"/>
        </w:numPr>
        <w:rPr>
          <w:rFonts w:asciiTheme="minorHAnsi" w:hAnsiTheme="minorHAnsi" w:cstheme="minorHAnsi"/>
        </w:rPr>
      </w:pPr>
      <w:r w:rsidRPr="00596925">
        <w:rPr>
          <w:rFonts w:asciiTheme="minorHAnsi" w:hAnsiTheme="minorHAnsi" w:cstheme="minorHAnsi"/>
        </w:rPr>
        <w:t>AICQ (Associazione Italiana Cultura Qualità);</w:t>
      </w:r>
    </w:p>
    <w:p w14:paraId="5F579392" w14:textId="46118117" w:rsidR="000831D8" w:rsidRPr="00596925" w:rsidRDefault="000831D8" w:rsidP="00EE5563">
      <w:pPr>
        <w:pStyle w:val="testo"/>
        <w:numPr>
          <w:ilvl w:val="1"/>
          <w:numId w:val="22"/>
        </w:numPr>
        <w:rPr>
          <w:rFonts w:asciiTheme="minorHAnsi" w:hAnsiTheme="minorHAnsi" w:cstheme="minorHAnsi"/>
        </w:rPr>
      </w:pPr>
      <w:r w:rsidRPr="00596925">
        <w:rPr>
          <w:rFonts w:asciiTheme="minorHAnsi" w:hAnsiTheme="minorHAnsi" w:cstheme="minorHAnsi"/>
        </w:rPr>
        <w:t>ANGQ (Associazione Nazionale Garanzia della Qualità);</w:t>
      </w:r>
    </w:p>
    <w:p w14:paraId="5F5B2118" w14:textId="7E4A70D6" w:rsidR="000831D8" w:rsidRPr="00596925" w:rsidRDefault="000831D8" w:rsidP="00EE5563">
      <w:pPr>
        <w:pStyle w:val="testo"/>
        <w:numPr>
          <w:ilvl w:val="1"/>
          <w:numId w:val="22"/>
        </w:numPr>
        <w:rPr>
          <w:rFonts w:asciiTheme="minorHAnsi" w:hAnsiTheme="minorHAnsi" w:cstheme="minorHAnsi"/>
        </w:rPr>
      </w:pPr>
      <w:r w:rsidRPr="00596925">
        <w:rPr>
          <w:rFonts w:asciiTheme="minorHAnsi" w:hAnsiTheme="minorHAnsi" w:cstheme="minorHAnsi"/>
        </w:rPr>
        <w:t>UNI (Ente Nazionale Italiano di Unificazione);</w:t>
      </w:r>
    </w:p>
    <w:p w14:paraId="2E73E44A" w14:textId="11A506EE" w:rsidR="000831D8" w:rsidRPr="00596925" w:rsidRDefault="000831D8" w:rsidP="00EE5563">
      <w:pPr>
        <w:pStyle w:val="testo"/>
        <w:numPr>
          <w:ilvl w:val="1"/>
          <w:numId w:val="22"/>
        </w:numPr>
        <w:rPr>
          <w:rFonts w:asciiTheme="minorHAnsi" w:hAnsiTheme="minorHAnsi" w:cstheme="minorHAnsi"/>
        </w:rPr>
      </w:pPr>
      <w:r w:rsidRPr="00596925">
        <w:rPr>
          <w:rFonts w:asciiTheme="minorHAnsi" w:hAnsiTheme="minorHAnsi" w:cstheme="minorHAnsi"/>
        </w:rPr>
        <w:t>UNICHIM (Associazione per l'Unificazione del Settore dell'Industria Chimica);</w:t>
      </w:r>
    </w:p>
    <w:p w14:paraId="4C8A89E0" w14:textId="75D37CC7" w:rsidR="004415E4" w:rsidRPr="00596925" w:rsidRDefault="004415E4" w:rsidP="00EE5563">
      <w:pPr>
        <w:pStyle w:val="testo"/>
        <w:numPr>
          <w:ilvl w:val="1"/>
          <w:numId w:val="22"/>
        </w:numPr>
        <w:rPr>
          <w:rFonts w:asciiTheme="minorHAnsi" w:hAnsiTheme="minorHAnsi" w:cstheme="minorHAnsi"/>
        </w:rPr>
      </w:pPr>
      <w:r w:rsidRPr="00596925">
        <w:rPr>
          <w:rFonts w:asciiTheme="minorHAnsi" w:hAnsiTheme="minorHAnsi" w:cstheme="minorHAnsi"/>
        </w:rPr>
        <w:t>Federazione Nazionale degli Ordini dei Chimici e dei Fisici;</w:t>
      </w:r>
    </w:p>
    <w:p w14:paraId="28953F81" w14:textId="49F67CB8" w:rsidR="00C05CF9" w:rsidRPr="00596925" w:rsidRDefault="00C05CF9" w:rsidP="00EE5563">
      <w:pPr>
        <w:pStyle w:val="testo"/>
        <w:numPr>
          <w:ilvl w:val="1"/>
          <w:numId w:val="22"/>
        </w:numPr>
        <w:rPr>
          <w:rFonts w:asciiTheme="minorHAnsi" w:hAnsiTheme="minorHAnsi" w:cstheme="minorHAnsi"/>
        </w:rPr>
      </w:pPr>
      <w:r w:rsidRPr="00596925">
        <w:rPr>
          <w:rFonts w:asciiTheme="minorHAnsi" w:hAnsiTheme="minorHAnsi" w:cstheme="minorHAnsi"/>
        </w:rPr>
        <w:t>Ordine Nazionale dei Biologi;</w:t>
      </w:r>
    </w:p>
    <w:p w14:paraId="4B834139" w14:textId="7FCFA968" w:rsidR="00C05CF9" w:rsidRPr="00596925" w:rsidRDefault="00C05CF9" w:rsidP="00EE5563">
      <w:pPr>
        <w:pStyle w:val="testo"/>
        <w:numPr>
          <w:ilvl w:val="1"/>
          <w:numId w:val="22"/>
        </w:numPr>
        <w:rPr>
          <w:rFonts w:asciiTheme="minorHAnsi" w:hAnsiTheme="minorHAnsi" w:cstheme="minorHAnsi"/>
        </w:rPr>
      </w:pPr>
      <w:r w:rsidRPr="00596925">
        <w:rPr>
          <w:rFonts w:asciiTheme="minorHAnsi" w:hAnsiTheme="minorHAnsi" w:cstheme="minorHAnsi"/>
        </w:rPr>
        <w:t>Ordine Nazionale dei Tecnologi Alimentari;</w:t>
      </w:r>
    </w:p>
    <w:p w14:paraId="00B20F02" w14:textId="1649FD1A" w:rsidR="00C05CF9" w:rsidRPr="00596925" w:rsidRDefault="00C05CF9" w:rsidP="00EE5563">
      <w:pPr>
        <w:pStyle w:val="testo"/>
        <w:numPr>
          <w:ilvl w:val="1"/>
          <w:numId w:val="22"/>
        </w:numPr>
        <w:rPr>
          <w:rFonts w:asciiTheme="minorHAnsi" w:hAnsiTheme="minorHAnsi" w:cstheme="minorHAnsi"/>
        </w:rPr>
      </w:pPr>
      <w:r w:rsidRPr="00596925">
        <w:rPr>
          <w:rFonts w:asciiTheme="minorHAnsi" w:hAnsiTheme="minorHAnsi" w:cstheme="minorHAnsi"/>
        </w:rPr>
        <w:t>Istituti Zooprofilattici;</w:t>
      </w:r>
    </w:p>
    <w:p w14:paraId="424A0B1C" w14:textId="55D1A631" w:rsidR="004415E4" w:rsidRPr="00596925" w:rsidRDefault="00C05CF9" w:rsidP="00EE5563">
      <w:pPr>
        <w:pStyle w:val="testo"/>
        <w:numPr>
          <w:ilvl w:val="1"/>
          <w:numId w:val="22"/>
        </w:numPr>
        <w:rPr>
          <w:rFonts w:asciiTheme="minorHAnsi" w:hAnsiTheme="minorHAnsi" w:cstheme="minorHAnsi"/>
        </w:rPr>
      </w:pPr>
      <w:r w:rsidRPr="00596925">
        <w:rPr>
          <w:rFonts w:asciiTheme="minorHAnsi" w:hAnsiTheme="minorHAnsi" w:cstheme="minorHAnsi"/>
        </w:rPr>
        <w:t>Enti privati organizzatori di corsi di formazione tenuti da d</w:t>
      </w:r>
      <w:r w:rsidR="004D2577" w:rsidRPr="00596925">
        <w:rPr>
          <w:rFonts w:asciiTheme="minorHAnsi" w:hAnsiTheme="minorHAnsi" w:cstheme="minorHAnsi"/>
        </w:rPr>
        <w:t>ocenti facenti parte del corpo i</w:t>
      </w:r>
      <w:r w:rsidRPr="00596925">
        <w:rPr>
          <w:rFonts w:asciiTheme="minorHAnsi" w:hAnsiTheme="minorHAnsi" w:cstheme="minorHAnsi"/>
        </w:rPr>
        <w:t>spettori Accredia.</w:t>
      </w:r>
    </w:p>
    <w:p w14:paraId="0ED3B93E" w14:textId="77777777" w:rsidR="00C05CF9" w:rsidRPr="00596925" w:rsidRDefault="00C05CF9" w:rsidP="00C05CF9">
      <w:pPr>
        <w:pStyle w:val="testo"/>
        <w:ind w:left="1931"/>
        <w:rPr>
          <w:rFonts w:asciiTheme="minorHAnsi" w:hAnsiTheme="minorHAnsi" w:cstheme="minorHAnsi"/>
        </w:rPr>
      </w:pPr>
    </w:p>
    <w:p w14:paraId="13A4211A" w14:textId="3A5705EE" w:rsidR="00243CC5" w:rsidRPr="00596925" w:rsidRDefault="00F0379F" w:rsidP="00EE5563">
      <w:pPr>
        <w:pStyle w:val="testo"/>
        <w:numPr>
          <w:ilvl w:val="0"/>
          <w:numId w:val="22"/>
        </w:numPr>
        <w:rPr>
          <w:rFonts w:asciiTheme="minorHAnsi" w:hAnsiTheme="minorHAnsi" w:cstheme="minorHAnsi"/>
        </w:rPr>
      </w:pPr>
      <w:r w:rsidRPr="00596925">
        <w:rPr>
          <w:rFonts w:asciiTheme="minorHAnsi" w:hAnsiTheme="minorHAnsi" w:cstheme="minorHAnsi"/>
        </w:rPr>
        <w:t>I</w:t>
      </w:r>
      <w:r w:rsidR="00243CC5" w:rsidRPr="00596925">
        <w:rPr>
          <w:rFonts w:asciiTheme="minorHAnsi" w:hAnsiTheme="minorHAnsi" w:cstheme="minorHAnsi"/>
        </w:rPr>
        <w:t xml:space="preserve"> fornitori di circuiti inter-laboratorio devono essere accreditati rispetto alla UNI CEI EN ISO/IEC 17043 Valutazione della conformità – Requisiti generali</w:t>
      </w:r>
      <w:r w:rsidRPr="00596925">
        <w:rPr>
          <w:rFonts w:asciiTheme="minorHAnsi" w:hAnsiTheme="minorHAnsi" w:cstheme="minorHAnsi"/>
        </w:rPr>
        <w:t xml:space="preserve"> per le prove</w:t>
      </w:r>
      <w:r w:rsidR="00243CC5" w:rsidRPr="00596925">
        <w:rPr>
          <w:rFonts w:asciiTheme="minorHAnsi" w:hAnsiTheme="minorHAnsi" w:cstheme="minorHAnsi"/>
        </w:rPr>
        <w:t xml:space="preserve"> valutative inter-laboratorio o dare evidenza di operare in conformità ai requisititi della</w:t>
      </w:r>
      <w:r w:rsidRPr="00596925">
        <w:rPr>
          <w:rFonts w:asciiTheme="minorHAnsi" w:hAnsiTheme="minorHAnsi" w:cstheme="minorHAnsi"/>
        </w:rPr>
        <w:t xml:space="preserve"> norma UNI CEI EN ISO/IEC 17043;</w:t>
      </w:r>
    </w:p>
    <w:p w14:paraId="378B4B2F" w14:textId="77777777" w:rsidR="003F5C0D" w:rsidRPr="00596925" w:rsidRDefault="003F5C0D" w:rsidP="003F5C0D">
      <w:pPr>
        <w:pStyle w:val="testo"/>
        <w:ind w:left="1571"/>
        <w:rPr>
          <w:rFonts w:asciiTheme="minorHAnsi" w:hAnsiTheme="minorHAnsi" w:cstheme="minorHAnsi"/>
        </w:rPr>
      </w:pPr>
    </w:p>
    <w:p w14:paraId="4082404F" w14:textId="73C2C2E1" w:rsidR="00E371F8" w:rsidRPr="00596925" w:rsidRDefault="00F0379F" w:rsidP="00DA387A">
      <w:pPr>
        <w:pStyle w:val="testo"/>
        <w:numPr>
          <w:ilvl w:val="0"/>
          <w:numId w:val="22"/>
        </w:numPr>
        <w:rPr>
          <w:rFonts w:asciiTheme="minorHAnsi" w:hAnsiTheme="minorHAnsi" w:cstheme="minorHAnsi"/>
        </w:rPr>
      </w:pPr>
      <w:r w:rsidRPr="00596925">
        <w:rPr>
          <w:rFonts w:asciiTheme="minorHAnsi" w:hAnsiTheme="minorHAnsi" w:cstheme="minorHAnsi"/>
        </w:rPr>
        <w:t>I fornitori di materiali di riferimento e/o di materiali di riferimento certificati devono essere accreditati rispetto alla UNI CEI EN ISO 17034 – Requisiti generali per la competenza dei produttori di materiali di riferimento</w:t>
      </w:r>
      <w:r w:rsidR="003F5C0D" w:rsidRPr="00596925">
        <w:rPr>
          <w:rFonts w:asciiTheme="minorHAnsi" w:hAnsiTheme="minorHAnsi" w:cstheme="minorHAnsi"/>
        </w:rPr>
        <w:t>.</w:t>
      </w:r>
    </w:p>
    <w:p w14:paraId="11BB1A7E" w14:textId="77777777" w:rsidR="003F5C0D" w:rsidRPr="00596925" w:rsidRDefault="003F5C0D" w:rsidP="003F5C0D">
      <w:pPr>
        <w:pStyle w:val="testo"/>
        <w:ind w:left="0"/>
        <w:rPr>
          <w:rFonts w:asciiTheme="minorHAnsi" w:hAnsiTheme="minorHAnsi" w:cstheme="minorHAnsi"/>
        </w:rPr>
      </w:pPr>
    </w:p>
    <w:p w14:paraId="6BA5EBA4" w14:textId="626D9A8D" w:rsidR="00C05CF9" w:rsidRPr="00596925" w:rsidRDefault="00E371F8" w:rsidP="00B24C65">
      <w:pPr>
        <w:spacing w:line="280" w:lineRule="exact"/>
        <w:jc w:val="both"/>
        <w:rPr>
          <w:rFonts w:asciiTheme="minorHAnsi" w:hAnsiTheme="minorHAnsi" w:cstheme="minorHAnsi"/>
          <w:sz w:val="20"/>
          <w:szCs w:val="20"/>
        </w:rPr>
      </w:pPr>
      <w:r w:rsidRPr="00596925">
        <w:rPr>
          <w:rFonts w:asciiTheme="minorHAnsi" w:hAnsiTheme="minorHAnsi" w:cstheme="minorHAnsi"/>
          <w:sz w:val="20"/>
          <w:szCs w:val="20"/>
        </w:rPr>
        <w:t xml:space="preserve">Tali requisiti vengono comunicati ai rispettivi fornitori di beni/servizi mezzo mail direttamente da </w:t>
      </w:r>
      <w:r w:rsidR="00D41377" w:rsidRPr="00596925">
        <w:rPr>
          <w:rFonts w:asciiTheme="minorHAnsi" w:hAnsiTheme="minorHAnsi" w:cstheme="minorHAnsi"/>
          <w:sz w:val="20"/>
          <w:szCs w:val="20"/>
        </w:rPr>
        <w:t xml:space="preserve">RL </w:t>
      </w:r>
      <w:r w:rsidRPr="00596925">
        <w:rPr>
          <w:rFonts w:asciiTheme="minorHAnsi" w:hAnsiTheme="minorHAnsi" w:cstheme="minorHAnsi"/>
          <w:sz w:val="20"/>
          <w:szCs w:val="20"/>
        </w:rPr>
        <w:t>all’atto della formulazione richiesta</w:t>
      </w:r>
      <w:r w:rsidR="00C05CF9" w:rsidRPr="00596925">
        <w:rPr>
          <w:rFonts w:asciiTheme="minorHAnsi" w:hAnsiTheme="minorHAnsi" w:cstheme="minorHAnsi"/>
          <w:sz w:val="20"/>
          <w:szCs w:val="20"/>
        </w:rPr>
        <w:t xml:space="preserve">, di concerto, con la stessa modalità </w:t>
      </w:r>
      <w:r w:rsidR="00863747" w:rsidRPr="00596925">
        <w:rPr>
          <w:rFonts w:asciiTheme="minorHAnsi" w:hAnsiTheme="minorHAnsi" w:cstheme="minorHAnsi"/>
          <w:sz w:val="20"/>
          <w:szCs w:val="20"/>
        </w:rPr>
        <w:t>viene data c</w:t>
      </w:r>
      <w:r w:rsidR="00C05CF9" w:rsidRPr="00596925">
        <w:rPr>
          <w:rFonts w:asciiTheme="minorHAnsi" w:hAnsiTheme="minorHAnsi" w:cstheme="minorHAnsi"/>
          <w:sz w:val="20"/>
          <w:szCs w:val="20"/>
        </w:rPr>
        <w:t xml:space="preserve">omunicazione ai fornitori di eventuali attività da svolgere </w:t>
      </w:r>
      <w:r w:rsidR="00863747" w:rsidRPr="00596925">
        <w:rPr>
          <w:rFonts w:asciiTheme="minorHAnsi" w:hAnsiTheme="minorHAnsi" w:cstheme="minorHAnsi"/>
          <w:sz w:val="20"/>
          <w:szCs w:val="20"/>
        </w:rPr>
        <w:t>presso la loro sede.</w:t>
      </w:r>
      <w:r w:rsidR="00FA1CD3" w:rsidRPr="00596925">
        <w:rPr>
          <w:rFonts w:asciiTheme="minorHAnsi" w:hAnsiTheme="minorHAnsi" w:cstheme="minorHAnsi"/>
          <w:sz w:val="20"/>
          <w:szCs w:val="20"/>
        </w:rPr>
        <w:t xml:space="preserve"> Il laboratorio non procede alla formalizzazione dell’ordine del bene/servizio fino alla ricezione (mezzo mail) della conferma preventiva di soddisfacimento dei requisiti richiesti e comunicati dal laboratorio.</w:t>
      </w:r>
    </w:p>
    <w:p w14:paraId="60A6C2B7" w14:textId="38AEBE4B" w:rsidR="00F0379F" w:rsidRPr="00596925" w:rsidRDefault="00F0379F" w:rsidP="00E371F8">
      <w:pPr>
        <w:pStyle w:val="testo"/>
        <w:ind w:left="0"/>
        <w:rPr>
          <w:rFonts w:asciiTheme="minorHAnsi" w:hAnsiTheme="minorHAnsi" w:cstheme="minorHAnsi"/>
        </w:rPr>
      </w:pPr>
    </w:p>
    <w:p w14:paraId="1EB76843" w14:textId="4A71FC6E" w:rsidR="00243CC5" w:rsidRPr="00596925" w:rsidRDefault="00243CC5" w:rsidP="004E6BEB">
      <w:pPr>
        <w:pStyle w:val="testo"/>
        <w:ind w:left="0"/>
        <w:rPr>
          <w:rFonts w:asciiTheme="minorHAnsi" w:hAnsiTheme="minorHAnsi" w:cstheme="minorHAnsi"/>
        </w:rPr>
      </w:pPr>
      <w:r w:rsidRPr="00596925">
        <w:rPr>
          <w:rFonts w:asciiTheme="minorHAnsi" w:hAnsiTheme="minorHAnsi" w:cstheme="minorHAnsi"/>
        </w:rPr>
        <w:t>Ogni anno R</w:t>
      </w:r>
      <w:r w:rsidR="004D2577" w:rsidRPr="00596925">
        <w:rPr>
          <w:rFonts w:asciiTheme="minorHAnsi" w:hAnsiTheme="minorHAnsi" w:cstheme="minorHAnsi"/>
        </w:rPr>
        <w:t xml:space="preserve">QL coadiuvato da RL e da </w:t>
      </w:r>
      <w:r w:rsidR="00D41377" w:rsidRPr="00596925">
        <w:rPr>
          <w:rFonts w:asciiTheme="minorHAnsi" w:hAnsiTheme="minorHAnsi" w:cstheme="minorHAnsi"/>
        </w:rPr>
        <w:t>DG</w:t>
      </w:r>
      <w:r w:rsidR="004D2577" w:rsidRPr="00596925">
        <w:rPr>
          <w:rFonts w:asciiTheme="minorHAnsi" w:hAnsiTheme="minorHAnsi" w:cstheme="minorHAnsi"/>
        </w:rPr>
        <w:t xml:space="preserve"> </w:t>
      </w:r>
      <w:r w:rsidRPr="00596925">
        <w:rPr>
          <w:rFonts w:asciiTheme="minorHAnsi" w:hAnsiTheme="minorHAnsi" w:cstheme="minorHAnsi"/>
        </w:rPr>
        <w:t>esprime un giudizio oggettivo sulla qualità dei fornitori quali</w:t>
      </w:r>
      <w:r w:rsidR="006A389D" w:rsidRPr="00596925">
        <w:rPr>
          <w:rFonts w:asciiTheme="minorHAnsi" w:hAnsiTheme="minorHAnsi" w:cstheme="minorHAnsi"/>
        </w:rPr>
        <w:t>ficati abituali utilizzando il m</w:t>
      </w:r>
      <w:r w:rsidRPr="00596925">
        <w:rPr>
          <w:rFonts w:asciiTheme="minorHAnsi" w:hAnsiTheme="minorHAnsi" w:cstheme="minorHAnsi"/>
        </w:rPr>
        <w:t xml:space="preserve">odulo </w:t>
      </w:r>
      <w:r w:rsidR="009B4C59">
        <w:rPr>
          <w:rFonts w:asciiTheme="minorHAnsi" w:hAnsiTheme="minorHAnsi" w:cstheme="minorHAnsi"/>
        </w:rPr>
        <w:t>M136</w:t>
      </w:r>
      <w:r w:rsidR="009B4C59" w:rsidRPr="00596925">
        <w:rPr>
          <w:rFonts w:asciiTheme="minorHAnsi" w:hAnsiTheme="minorHAnsi" w:cstheme="minorHAnsi"/>
        </w:rPr>
        <w:t xml:space="preserve"> </w:t>
      </w:r>
      <w:r w:rsidRPr="00596925">
        <w:rPr>
          <w:rFonts w:asciiTheme="minorHAnsi" w:hAnsiTheme="minorHAnsi" w:cstheme="minorHAnsi"/>
        </w:rPr>
        <w:t>sulla base dei ris</w:t>
      </w:r>
      <w:r w:rsidR="006A389D" w:rsidRPr="00596925">
        <w:rPr>
          <w:rFonts w:asciiTheme="minorHAnsi" w:hAnsiTheme="minorHAnsi" w:cstheme="minorHAnsi"/>
        </w:rPr>
        <w:t>ultati della fornitura, delle non conformità</w:t>
      </w:r>
      <w:r w:rsidRPr="00596925">
        <w:rPr>
          <w:rFonts w:asciiTheme="minorHAnsi" w:hAnsiTheme="minorHAnsi" w:cstheme="minorHAnsi"/>
        </w:rPr>
        <w:t xml:space="preserve"> </w:t>
      </w:r>
      <w:r w:rsidR="006A389D" w:rsidRPr="00596925">
        <w:rPr>
          <w:rFonts w:asciiTheme="minorHAnsi" w:hAnsiTheme="minorHAnsi" w:cstheme="minorHAnsi"/>
        </w:rPr>
        <w:t xml:space="preserve">eventualmente </w:t>
      </w:r>
      <w:r w:rsidRPr="00596925">
        <w:rPr>
          <w:rFonts w:asciiTheme="minorHAnsi" w:hAnsiTheme="minorHAnsi" w:cstheme="minorHAnsi"/>
        </w:rPr>
        <w:t>evidenziatesi e del mantenimento dei requisiti iniziali. Qualora il risultato della valutazione non sia in linea con l’atteso, RQL</w:t>
      </w:r>
      <w:r w:rsidR="004D2577" w:rsidRPr="00596925">
        <w:rPr>
          <w:rFonts w:asciiTheme="minorHAnsi" w:hAnsiTheme="minorHAnsi" w:cstheme="minorHAnsi"/>
        </w:rPr>
        <w:t>,</w:t>
      </w:r>
      <w:r w:rsidRPr="00596925">
        <w:rPr>
          <w:rFonts w:asciiTheme="minorHAnsi" w:hAnsiTheme="minorHAnsi" w:cstheme="minorHAnsi"/>
        </w:rPr>
        <w:t xml:space="preserve"> in accordo con </w:t>
      </w:r>
      <w:r w:rsidR="00D41377" w:rsidRPr="00596925">
        <w:rPr>
          <w:rFonts w:asciiTheme="minorHAnsi" w:hAnsiTheme="minorHAnsi" w:cstheme="minorHAnsi"/>
        </w:rPr>
        <w:t>DG</w:t>
      </w:r>
      <w:r w:rsidR="004D2577" w:rsidRPr="00596925">
        <w:rPr>
          <w:rFonts w:asciiTheme="minorHAnsi" w:hAnsiTheme="minorHAnsi" w:cstheme="minorHAnsi"/>
        </w:rPr>
        <w:t>,</w:t>
      </w:r>
      <w:r w:rsidRPr="00596925">
        <w:rPr>
          <w:rFonts w:asciiTheme="minorHAnsi" w:hAnsiTheme="minorHAnsi" w:cstheme="minorHAnsi"/>
        </w:rPr>
        <w:t xml:space="preserve"> può decidere di:</w:t>
      </w:r>
    </w:p>
    <w:p w14:paraId="317F2CF2" w14:textId="77777777" w:rsidR="004E6BEB" w:rsidRPr="00596925" w:rsidRDefault="004E6BEB" w:rsidP="004E6BEB">
      <w:pPr>
        <w:pStyle w:val="testo"/>
        <w:ind w:left="0"/>
        <w:rPr>
          <w:rFonts w:asciiTheme="minorHAnsi" w:hAnsiTheme="minorHAnsi" w:cstheme="minorHAnsi"/>
        </w:rPr>
      </w:pPr>
    </w:p>
    <w:p w14:paraId="7D278E47" w14:textId="77777777" w:rsidR="00243CC5" w:rsidRPr="00596925" w:rsidRDefault="00243CC5" w:rsidP="00EE5563">
      <w:pPr>
        <w:pStyle w:val="testo"/>
        <w:numPr>
          <w:ilvl w:val="0"/>
          <w:numId w:val="20"/>
        </w:numPr>
        <w:rPr>
          <w:rFonts w:asciiTheme="minorHAnsi" w:hAnsiTheme="minorHAnsi" w:cstheme="minorHAnsi"/>
        </w:rPr>
      </w:pPr>
      <w:r w:rsidRPr="00596925">
        <w:rPr>
          <w:rFonts w:asciiTheme="minorHAnsi" w:hAnsiTheme="minorHAnsi" w:cstheme="minorHAnsi"/>
        </w:rPr>
        <w:t xml:space="preserve">Inviare al fornitore richiesta di azioni per correggere e migliorare le sue performance; </w:t>
      </w:r>
    </w:p>
    <w:p w14:paraId="718A45FB" w14:textId="77777777" w:rsidR="00243CC5" w:rsidRPr="00596925" w:rsidRDefault="00243CC5" w:rsidP="00EE5563">
      <w:pPr>
        <w:pStyle w:val="testo"/>
        <w:numPr>
          <w:ilvl w:val="0"/>
          <w:numId w:val="20"/>
        </w:numPr>
        <w:rPr>
          <w:rFonts w:asciiTheme="minorHAnsi" w:hAnsiTheme="minorHAnsi" w:cstheme="minorHAnsi"/>
        </w:rPr>
      </w:pPr>
      <w:r w:rsidRPr="00596925">
        <w:rPr>
          <w:rFonts w:asciiTheme="minorHAnsi" w:hAnsiTheme="minorHAnsi" w:cstheme="minorHAnsi"/>
        </w:rPr>
        <w:t>Sospendere la qualifica;</w:t>
      </w:r>
    </w:p>
    <w:p w14:paraId="60ABA8B1" w14:textId="77777777" w:rsidR="00243CC5" w:rsidRPr="00596925" w:rsidRDefault="00243CC5" w:rsidP="00EE5563">
      <w:pPr>
        <w:pStyle w:val="testo"/>
        <w:numPr>
          <w:ilvl w:val="0"/>
          <w:numId w:val="20"/>
        </w:numPr>
        <w:rPr>
          <w:rFonts w:asciiTheme="minorHAnsi" w:hAnsiTheme="minorHAnsi" w:cstheme="minorHAnsi"/>
        </w:rPr>
      </w:pPr>
      <w:r w:rsidRPr="00596925">
        <w:rPr>
          <w:rFonts w:asciiTheme="minorHAnsi" w:hAnsiTheme="minorHAnsi" w:cstheme="minorHAnsi"/>
        </w:rPr>
        <w:lastRenderedPageBreak/>
        <w:t>Mantenere comunque qualificato il fornitore motivando la scelta.</w:t>
      </w:r>
    </w:p>
    <w:p w14:paraId="76EC012C" w14:textId="77777777" w:rsidR="004E6BEB" w:rsidRPr="00596925" w:rsidRDefault="004E6BEB" w:rsidP="004E6BEB">
      <w:pPr>
        <w:pStyle w:val="testo"/>
        <w:ind w:left="0"/>
        <w:rPr>
          <w:rFonts w:asciiTheme="minorHAnsi" w:hAnsiTheme="minorHAnsi" w:cstheme="minorHAnsi"/>
        </w:rPr>
      </w:pPr>
    </w:p>
    <w:p w14:paraId="51624725" w14:textId="11EDECBE" w:rsidR="006A389D" w:rsidRPr="00596925" w:rsidRDefault="00243CC5" w:rsidP="004E6BEB">
      <w:pPr>
        <w:pStyle w:val="testo"/>
        <w:ind w:left="0"/>
        <w:rPr>
          <w:rFonts w:asciiTheme="minorHAnsi" w:hAnsiTheme="minorHAnsi" w:cstheme="minorHAnsi"/>
        </w:rPr>
      </w:pPr>
      <w:r w:rsidRPr="00596925">
        <w:rPr>
          <w:rFonts w:asciiTheme="minorHAnsi" w:hAnsiTheme="minorHAnsi" w:cstheme="minorHAnsi"/>
        </w:rPr>
        <w:t xml:space="preserve">Quanto deciso viene registrato nel </w:t>
      </w:r>
      <w:r w:rsidR="007E2FEC" w:rsidRPr="00596925">
        <w:rPr>
          <w:rFonts w:asciiTheme="minorHAnsi" w:hAnsiTheme="minorHAnsi" w:cstheme="minorHAnsi"/>
        </w:rPr>
        <w:t>modulo M</w:t>
      </w:r>
      <w:r w:rsidR="009B4C59">
        <w:rPr>
          <w:rFonts w:asciiTheme="minorHAnsi" w:hAnsiTheme="minorHAnsi" w:cstheme="minorHAnsi"/>
        </w:rPr>
        <w:t>136</w:t>
      </w:r>
      <w:r w:rsidRPr="00596925">
        <w:rPr>
          <w:rFonts w:asciiTheme="minorHAnsi" w:hAnsiTheme="minorHAnsi" w:cstheme="minorHAnsi"/>
        </w:rPr>
        <w:t>.</w:t>
      </w:r>
    </w:p>
    <w:p w14:paraId="4FAE2431" w14:textId="71A5EFA7" w:rsidR="00F860A6" w:rsidRPr="00596925" w:rsidRDefault="0003784C" w:rsidP="004E6BEB">
      <w:pPr>
        <w:pStyle w:val="testo"/>
        <w:ind w:left="0"/>
        <w:rPr>
          <w:rFonts w:asciiTheme="minorHAnsi" w:hAnsiTheme="minorHAnsi" w:cstheme="minorHAnsi"/>
        </w:rPr>
      </w:pPr>
      <w:r w:rsidRPr="00596925">
        <w:rPr>
          <w:rFonts w:asciiTheme="minorHAnsi" w:hAnsiTheme="minorHAnsi" w:cstheme="minorHAnsi"/>
        </w:rPr>
        <w:t xml:space="preserve">Per acquistare </w:t>
      </w:r>
      <w:r w:rsidR="00F860A6" w:rsidRPr="00596925">
        <w:rPr>
          <w:rFonts w:asciiTheme="minorHAnsi" w:hAnsiTheme="minorHAnsi" w:cstheme="minorHAnsi"/>
        </w:rPr>
        <w:t>materiale</w:t>
      </w:r>
      <w:r w:rsidRPr="00596925">
        <w:rPr>
          <w:rFonts w:asciiTheme="minorHAnsi" w:hAnsiTheme="minorHAnsi" w:cstheme="minorHAnsi"/>
        </w:rPr>
        <w:t xml:space="preserve"> non di consumo, strumentazione, per stipulare contratti di fornitura o </w:t>
      </w:r>
      <w:r w:rsidR="00F860A6" w:rsidRPr="00596925">
        <w:rPr>
          <w:rFonts w:asciiTheme="minorHAnsi" w:hAnsiTheme="minorHAnsi" w:cstheme="minorHAnsi"/>
        </w:rPr>
        <w:t>servizi</w:t>
      </w:r>
      <w:r w:rsidRPr="00596925">
        <w:rPr>
          <w:rFonts w:asciiTheme="minorHAnsi" w:hAnsiTheme="minorHAnsi" w:cstheme="minorHAnsi"/>
        </w:rPr>
        <w:t xml:space="preserve"> di consulenza-formazione/supporto tecnico</w:t>
      </w:r>
      <w:r w:rsidR="00F860A6" w:rsidRPr="00596925">
        <w:rPr>
          <w:rFonts w:asciiTheme="minorHAnsi" w:hAnsiTheme="minorHAnsi" w:cstheme="minorHAnsi"/>
        </w:rPr>
        <w:t xml:space="preserve">, </w:t>
      </w:r>
      <w:r w:rsidR="00D41377" w:rsidRPr="00596925">
        <w:rPr>
          <w:rFonts w:asciiTheme="minorHAnsi" w:hAnsiTheme="minorHAnsi" w:cstheme="minorHAnsi"/>
        </w:rPr>
        <w:t>RL</w:t>
      </w:r>
      <w:r w:rsidR="00F860A6" w:rsidRPr="00596925">
        <w:rPr>
          <w:rFonts w:asciiTheme="minorHAnsi" w:hAnsiTheme="minorHAnsi" w:cstheme="minorHAnsi"/>
        </w:rPr>
        <w:t xml:space="preserve"> richiede due o più offerte ai possibili fornitori scelti nell’elenco dei fornitori qualificati o se necessario a fornitori nuovi. All’arrivo dell’offerta, sulla base di valutazioni economiche e di qualità del prodotto/servizio ed a seguito di valutazione se i nuovi fornitori rispondano ai requisiti di cui sopra, RL sceglie il prodotto/servizio da acquistare. Invia la sua scelta </w:t>
      </w:r>
      <w:r w:rsidR="004D2577" w:rsidRPr="00596925">
        <w:rPr>
          <w:rFonts w:asciiTheme="minorHAnsi" w:hAnsiTheme="minorHAnsi" w:cstheme="minorHAnsi"/>
        </w:rPr>
        <w:t>a</w:t>
      </w:r>
      <w:r w:rsidR="00DE2C2C" w:rsidRPr="00596925">
        <w:rPr>
          <w:rFonts w:asciiTheme="minorHAnsi" w:hAnsiTheme="minorHAnsi" w:cstheme="minorHAnsi"/>
        </w:rPr>
        <w:t>l</w:t>
      </w:r>
      <w:r w:rsidR="004D2577" w:rsidRPr="00596925">
        <w:rPr>
          <w:rFonts w:asciiTheme="minorHAnsi" w:hAnsiTheme="minorHAnsi" w:cstheme="minorHAnsi"/>
        </w:rPr>
        <w:t xml:space="preserve"> </w:t>
      </w:r>
      <w:r w:rsidR="00D41377" w:rsidRPr="00596925">
        <w:rPr>
          <w:rFonts w:asciiTheme="minorHAnsi" w:hAnsiTheme="minorHAnsi" w:cstheme="minorHAnsi"/>
        </w:rPr>
        <w:t>DG</w:t>
      </w:r>
      <w:r w:rsidR="00F860A6" w:rsidRPr="00596925">
        <w:rPr>
          <w:rFonts w:asciiTheme="minorHAnsi" w:hAnsiTheme="minorHAnsi" w:cstheme="minorHAnsi"/>
        </w:rPr>
        <w:t xml:space="preserve"> di </w:t>
      </w:r>
      <w:r w:rsidR="004631FD" w:rsidRPr="00596925">
        <w:rPr>
          <w:rFonts w:asciiTheme="minorHAnsi" w:hAnsiTheme="minorHAnsi" w:cstheme="minorHAnsi"/>
        </w:rPr>
        <w:t>LTA</w:t>
      </w:r>
      <w:r w:rsidR="00FF4BFF" w:rsidRPr="00596925">
        <w:rPr>
          <w:rFonts w:asciiTheme="minorHAnsi" w:hAnsiTheme="minorHAnsi" w:cstheme="minorHAnsi"/>
        </w:rPr>
        <w:t xml:space="preserve"> S.r.l.</w:t>
      </w:r>
      <w:r w:rsidR="00F860A6" w:rsidRPr="00596925">
        <w:rPr>
          <w:rFonts w:asciiTheme="minorHAnsi" w:hAnsiTheme="minorHAnsi" w:cstheme="minorHAnsi"/>
        </w:rPr>
        <w:t xml:space="preserve"> che dà il benestare.  </w:t>
      </w:r>
    </w:p>
    <w:p w14:paraId="2C95BA5D" w14:textId="7A88B60A" w:rsidR="00F8109F" w:rsidRPr="00596925" w:rsidRDefault="00F860A6" w:rsidP="001736A9">
      <w:pPr>
        <w:pStyle w:val="testo"/>
        <w:ind w:left="0"/>
        <w:rPr>
          <w:rFonts w:asciiTheme="minorHAnsi" w:hAnsiTheme="minorHAnsi" w:cstheme="minorHAnsi"/>
        </w:rPr>
      </w:pPr>
      <w:r w:rsidRPr="00596925">
        <w:rPr>
          <w:rFonts w:asciiTheme="minorHAnsi" w:hAnsiTheme="minorHAnsi" w:cstheme="minorHAnsi"/>
        </w:rPr>
        <w:t xml:space="preserve">Quindi RL coadiuvato </w:t>
      </w:r>
      <w:r w:rsidR="00F0379F" w:rsidRPr="00596925">
        <w:rPr>
          <w:rFonts w:asciiTheme="minorHAnsi" w:hAnsiTheme="minorHAnsi" w:cstheme="minorHAnsi"/>
        </w:rPr>
        <w:t xml:space="preserve">da </w:t>
      </w:r>
      <w:r w:rsidR="0095105F" w:rsidRPr="00596925">
        <w:rPr>
          <w:rFonts w:asciiTheme="minorHAnsi" w:hAnsiTheme="minorHAnsi" w:cstheme="minorHAnsi"/>
        </w:rPr>
        <w:t xml:space="preserve">Ufficio Acquisti </w:t>
      </w:r>
      <w:r w:rsidRPr="00596925">
        <w:rPr>
          <w:rFonts w:asciiTheme="minorHAnsi" w:hAnsiTheme="minorHAnsi" w:cstheme="minorHAnsi"/>
        </w:rPr>
        <w:t xml:space="preserve">prepara l’ordine al fornitore su carta intestata e lo invia per l’acquisto od </w:t>
      </w:r>
      <w:r w:rsidR="006A389D" w:rsidRPr="00596925">
        <w:rPr>
          <w:rFonts w:asciiTheme="minorHAnsi" w:hAnsiTheme="minorHAnsi" w:cstheme="minorHAnsi"/>
        </w:rPr>
        <w:t>inoltra l’offerta</w:t>
      </w:r>
      <w:r w:rsidRPr="00596925">
        <w:rPr>
          <w:rFonts w:asciiTheme="minorHAnsi" w:hAnsiTheme="minorHAnsi" w:cstheme="minorHAnsi"/>
        </w:rPr>
        <w:t xml:space="preserve"> del fornitore</w:t>
      </w:r>
      <w:r w:rsidR="00E371F8" w:rsidRPr="00596925">
        <w:rPr>
          <w:rFonts w:asciiTheme="minorHAnsi" w:hAnsiTheme="minorHAnsi" w:cstheme="minorHAnsi"/>
        </w:rPr>
        <w:t xml:space="preserve"> stesso</w:t>
      </w:r>
      <w:r w:rsidRPr="00596925">
        <w:rPr>
          <w:rFonts w:asciiTheme="minorHAnsi" w:hAnsiTheme="minorHAnsi" w:cstheme="minorHAnsi"/>
        </w:rPr>
        <w:t xml:space="preserve"> firmata per accettazione. </w:t>
      </w:r>
    </w:p>
    <w:p w14:paraId="5108A70A" w14:textId="77777777" w:rsidR="001736A9" w:rsidRPr="00596925" w:rsidRDefault="001736A9" w:rsidP="001736A9">
      <w:pPr>
        <w:pStyle w:val="testo"/>
        <w:ind w:left="0"/>
        <w:rPr>
          <w:rFonts w:asciiTheme="minorHAnsi" w:hAnsiTheme="minorHAnsi" w:cstheme="minorHAnsi"/>
        </w:rPr>
      </w:pPr>
    </w:p>
    <w:p w14:paraId="0E6CAA69" w14:textId="0AD69654" w:rsidR="00254BEA" w:rsidRPr="00596925" w:rsidRDefault="00FA329B" w:rsidP="004D2577">
      <w:pPr>
        <w:pStyle w:val="Titolo1"/>
        <w:rPr>
          <w:rFonts w:asciiTheme="minorHAnsi" w:hAnsiTheme="minorHAnsi" w:cstheme="minorHAnsi"/>
          <w:color w:val="002060"/>
        </w:rPr>
      </w:pPr>
      <w:bookmarkStart w:id="78" w:name="_Toc169248523"/>
      <w:r w:rsidRPr="00596925">
        <w:rPr>
          <w:rFonts w:asciiTheme="minorHAnsi" w:hAnsiTheme="minorHAnsi" w:cstheme="minorHAnsi"/>
          <w:color w:val="002060"/>
        </w:rPr>
        <w:t>7 REQUISITI DI PROCESSO</w:t>
      </w:r>
      <w:bookmarkEnd w:id="78"/>
    </w:p>
    <w:p w14:paraId="79D243C0" w14:textId="1D6BFF61" w:rsidR="00254BEA" w:rsidRPr="00596925" w:rsidRDefault="00D51453" w:rsidP="00621260">
      <w:pPr>
        <w:pStyle w:val="testo"/>
        <w:ind w:left="0"/>
        <w:rPr>
          <w:rFonts w:asciiTheme="minorHAnsi" w:hAnsiTheme="minorHAnsi" w:cstheme="minorHAnsi"/>
        </w:rPr>
      </w:pPr>
      <w:r w:rsidRPr="00596925">
        <w:rPr>
          <w:rFonts w:asciiTheme="minorHAnsi" w:hAnsiTheme="minorHAnsi" w:cstheme="minorHAnsi"/>
        </w:rPr>
        <w:t xml:space="preserve">La UNI EN ISO 9000 </w:t>
      </w:r>
      <w:r w:rsidR="00547EBD" w:rsidRPr="00596925">
        <w:rPr>
          <w:rFonts w:asciiTheme="minorHAnsi" w:hAnsiTheme="minorHAnsi" w:cstheme="minorHAnsi"/>
        </w:rPr>
        <w:t>definisce un processo come: l’insieme di attività correlate od interagenti che utilizzano input per consegnare un risultato atteso. Gli input di un processo sono generalmente gli output di altri processi e gli output di un processo sono generalmente gli input di altri processi. Due o più processi correlati ed interagenti in serie possono anche essere indicati come un processo. Tutti i processi del laboratorio vengono pianificati ed eseguiti in condizioni controllate al fine di aggiungere valore</w:t>
      </w:r>
      <w:r w:rsidR="00522304" w:rsidRPr="00596925">
        <w:rPr>
          <w:rFonts w:asciiTheme="minorHAnsi" w:hAnsiTheme="minorHAnsi" w:cstheme="minorHAnsi"/>
        </w:rPr>
        <w:t xml:space="preserve"> alle attività svolte</w:t>
      </w:r>
      <w:r w:rsidR="00547EBD" w:rsidRPr="00596925">
        <w:rPr>
          <w:rFonts w:asciiTheme="minorHAnsi" w:hAnsiTheme="minorHAnsi" w:cstheme="minorHAnsi"/>
        </w:rPr>
        <w:t>.</w:t>
      </w:r>
    </w:p>
    <w:p w14:paraId="37969920" w14:textId="77777777" w:rsidR="00547EBD" w:rsidRPr="00596925" w:rsidRDefault="00547EBD" w:rsidP="00621260">
      <w:pPr>
        <w:pStyle w:val="testo"/>
        <w:ind w:left="0"/>
        <w:rPr>
          <w:rFonts w:asciiTheme="minorHAnsi" w:hAnsiTheme="minorHAnsi" w:cstheme="minorHAnsi"/>
          <w:sz w:val="13"/>
        </w:rPr>
      </w:pPr>
    </w:p>
    <w:p w14:paraId="1A7F75EE" w14:textId="5C219F49" w:rsidR="00FE0819" w:rsidRPr="00596925" w:rsidRDefault="00BF676F" w:rsidP="006C0D95">
      <w:pPr>
        <w:pStyle w:val="testo"/>
        <w:ind w:left="0"/>
        <w:rPr>
          <w:rFonts w:asciiTheme="minorHAnsi" w:hAnsiTheme="minorHAnsi" w:cstheme="minorHAnsi"/>
        </w:rPr>
      </w:pPr>
      <w:r w:rsidRPr="00596925">
        <w:rPr>
          <w:rFonts w:asciiTheme="minorHAnsi" w:hAnsiTheme="minorHAnsi" w:cstheme="minorHAnsi"/>
        </w:rPr>
        <w:t xml:space="preserve">Il </w:t>
      </w:r>
      <w:r w:rsidR="00C265EE" w:rsidRPr="00596925">
        <w:rPr>
          <w:rFonts w:asciiTheme="minorHAnsi" w:hAnsiTheme="minorHAnsi" w:cstheme="minorHAnsi"/>
        </w:rPr>
        <w:t>l</w:t>
      </w:r>
      <w:r w:rsidR="00B73F54" w:rsidRPr="00596925">
        <w:rPr>
          <w:rFonts w:asciiTheme="minorHAnsi" w:hAnsiTheme="minorHAnsi" w:cstheme="minorHAnsi"/>
        </w:rPr>
        <w:t xml:space="preserve">aboratorio </w:t>
      </w:r>
      <w:r w:rsidR="004631FD" w:rsidRPr="00596925">
        <w:rPr>
          <w:rFonts w:asciiTheme="minorHAnsi" w:hAnsiTheme="minorHAnsi" w:cstheme="minorHAnsi"/>
        </w:rPr>
        <w:t>LTA</w:t>
      </w:r>
      <w:r w:rsidR="00FF4BFF" w:rsidRPr="00596925">
        <w:rPr>
          <w:rFonts w:asciiTheme="minorHAnsi" w:hAnsiTheme="minorHAnsi" w:cstheme="minorHAnsi"/>
        </w:rPr>
        <w:t xml:space="preserve"> S.r.l. </w:t>
      </w:r>
      <w:r w:rsidRPr="00596925">
        <w:rPr>
          <w:rFonts w:asciiTheme="minorHAnsi" w:hAnsiTheme="minorHAnsi" w:cstheme="minorHAnsi"/>
        </w:rPr>
        <w:t>ha formulato la</w:t>
      </w:r>
      <w:r w:rsidR="00FE0819" w:rsidRPr="00596925">
        <w:rPr>
          <w:rFonts w:asciiTheme="minorHAnsi" w:hAnsiTheme="minorHAnsi" w:cstheme="minorHAnsi"/>
        </w:rPr>
        <w:t xml:space="preserve"> seguente identificazione e suddivisione dei </w:t>
      </w:r>
      <w:r w:rsidR="00C265EE" w:rsidRPr="00FE182F">
        <w:rPr>
          <w:rFonts w:asciiTheme="minorHAnsi" w:hAnsiTheme="minorHAnsi" w:cstheme="minorHAnsi"/>
        </w:rPr>
        <w:t xml:space="preserve">propri </w:t>
      </w:r>
      <w:r w:rsidR="00FE182F" w:rsidRPr="00FE182F">
        <w:rPr>
          <w:rFonts w:asciiTheme="minorHAnsi" w:hAnsiTheme="minorHAnsi" w:cstheme="minorHAnsi"/>
        </w:rPr>
        <w:t>2</w:t>
      </w:r>
      <w:r w:rsidR="006C0D95" w:rsidRPr="00FE182F">
        <w:rPr>
          <w:rFonts w:asciiTheme="minorHAnsi" w:hAnsiTheme="minorHAnsi" w:cstheme="minorHAnsi"/>
        </w:rPr>
        <w:t xml:space="preserve"> </w:t>
      </w:r>
      <w:proofErr w:type="spellStart"/>
      <w:r w:rsidR="006C0D95" w:rsidRPr="00FE182F">
        <w:rPr>
          <w:rFonts w:asciiTheme="minorHAnsi" w:hAnsiTheme="minorHAnsi" w:cstheme="minorHAnsi"/>
        </w:rPr>
        <w:t>macroprocessi</w:t>
      </w:r>
      <w:proofErr w:type="spellEnd"/>
      <w:r w:rsidR="006C0D95" w:rsidRPr="00596925">
        <w:rPr>
          <w:rFonts w:asciiTheme="minorHAnsi" w:hAnsiTheme="minorHAnsi" w:cstheme="minorHAnsi"/>
        </w:rPr>
        <w:t xml:space="preserve"> nei relativi processi costituenti</w:t>
      </w:r>
      <w:r w:rsidR="00FE0819" w:rsidRPr="00596925">
        <w:rPr>
          <w:rFonts w:asciiTheme="minorHAnsi" w:hAnsiTheme="minorHAnsi" w:cstheme="minorHAnsi"/>
        </w:rPr>
        <w:t>:</w:t>
      </w:r>
    </w:p>
    <w:p w14:paraId="5FB72429" w14:textId="77777777" w:rsidR="006C0D95" w:rsidRPr="00596925" w:rsidRDefault="006C0D95" w:rsidP="005A51A9">
      <w:pPr>
        <w:pStyle w:val="testo"/>
        <w:ind w:left="0"/>
        <w:rPr>
          <w:rFonts w:asciiTheme="minorHAnsi" w:hAnsiTheme="minorHAnsi" w:cstheme="minorHAnsi"/>
          <w:highlight w:val="yellow"/>
        </w:rPr>
      </w:pPr>
    </w:p>
    <w:p w14:paraId="0FF3153F" w14:textId="2C5F5BA4" w:rsidR="006C0D95" w:rsidRPr="00596925" w:rsidRDefault="006C0D95" w:rsidP="006C0D95">
      <w:pPr>
        <w:pStyle w:val="testo"/>
        <w:rPr>
          <w:rFonts w:asciiTheme="minorHAnsi" w:hAnsiTheme="minorHAnsi" w:cstheme="minorHAnsi"/>
        </w:rPr>
      </w:pPr>
      <w:r w:rsidRPr="00596925">
        <w:rPr>
          <w:rFonts w:asciiTheme="minorHAnsi" w:hAnsiTheme="minorHAnsi" w:cstheme="minorHAnsi"/>
        </w:rPr>
        <w:t>M</w:t>
      </w:r>
      <w:r w:rsidR="005A51A9" w:rsidRPr="00596925">
        <w:rPr>
          <w:rFonts w:asciiTheme="minorHAnsi" w:hAnsiTheme="minorHAnsi" w:cstheme="minorHAnsi"/>
        </w:rPr>
        <w:t>1</w:t>
      </w:r>
      <w:r w:rsidRPr="00596925">
        <w:rPr>
          <w:rFonts w:asciiTheme="minorHAnsi" w:hAnsiTheme="minorHAnsi" w:cstheme="minorHAnsi"/>
        </w:rPr>
        <w:t>-</w:t>
      </w:r>
      <w:r w:rsidR="005A51A9" w:rsidRPr="00596925">
        <w:rPr>
          <w:rFonts w:asciiTheme="minorHAnsi" w:hAnsiTheme="minorHAnsi" w:cstheme="minorHAnsi"/>
        </w:rPr>
        <w:t xml:space="preserve"> MACRO</w:t>
      </w:r>
      <w:r w:rsidRPr="00596925">
        <w:rPr>
          <w:rFonts w:asciiTheme="minorHAnsi" w:hAnsiTheme="minorHAnsi" w:cstheme="minorHAnsi"/>
        </w:rPr>
        <w:t xml:space="preserve">PROCESSO ANALITICO: </w:t>
      </w:r>
      <w:r w:rsidRPr="00596925">
        <w:rPr>
          <w:rFonts w:asciiTheme="minorHAnsi" w:hAnsiTheme="minorHAnsi" w:cstheme="minorHAnsi"/>
          <w:i/>
        </w:rPr>
        <w:t xml:space="preserve">PROCESSI </w:t>
      </w:r>
      <w:r w:rsidRPr="00596925">
        <w:rPr>
          <w:rFonts w:asciiTheme="minorHAnsi" w:hAnsiTheme="minorHAnsi" w:cstheme="minorHAnsi"/>
          <w:i/>
        </w:rPr>
        <w:sym w:font="Wingdings" w:char="F0E0"/>
      </w:r>
      <w:r w:rsidRPr="00596925">
        <w:rPr>
          <w:rFonts w:asciiTheme="minorHAnsi" w:hAnsiTheme="minorHAnsi" w:cstheme="minorHAnsi"/>
        </w:rPr>
        <w:t xml:space="preserve"> </w:t>
      </w:r>
      <w:r w:rsidR="005A51A9" w:rsidRPr="00596925">
        <w:rPr>
          <w:rFonts w:asciiTheme="minorHAnsi" w:hAnsiTheme="minorHAnsi" w:cstheme="minorHAnsi"/>
        </w:rPr>
        <w:t>1</w:t>
      </w:r>
      <w:r w:rsidRPr="00596925">
        <w:rPr>
          <w:rFonts w:asciiTheme="minorHAnsi" w:hAnsiTheme="minorHAnsi" w:cstheme="minorHAnsi"/>
        </w:rPr>
        <w:t xml:space="preserve">) campionamento/prelievo, </w:t>
      </w:r>
      <w:r w:rsidR="005A51A9" w:rsidRPr="00596925">
        <w:rPr>
          <w:rFonts w:asciiTheme="minorHAnsi" w:hAnsiTheme="minorHAnsi" w:cstheme="minorHAnsi"/>
        </w:rPr>
        <w:t>2</w:t>
      </w:r>
      <w:r w:rsidRPr="00596925">
        <w:rPr>
          <w:rFonts w:asciiTheme="minorHAnsi" w:hAnsiTheme="minorHAnsi" w:cstheme="minorHAnsi"/>
        </w:rPr>
        <w:t xml:space="preserve">) manipolazione degli oggetti sottoposti a prova, </w:t>
      </w:r>
      <w:r w:rsidR="005A51A9" w:rsidRPr="00596925">
        <w:rPr>
          <w:rFonts w:asciiTheme="minorHAnsi" w:hAnsiTheme="minorHAnsi" w:cstheme="minorHAnsi"/>
        </w:rPr>
        <w:t>3</w:t>
      </w:r>
      <w:r w:rsidRPr="00596925">
        <w:rPr>
          <w:rFonts w:asciiTheme="minorHAnsi" w:hAnsiTheme="minorHAnsi" w:cstheme="minorHAnsi"/>
        </w:rPr>
        <w:t xml:space="preserve">) attuazione metodi di prova, </w:t>
      </w:r>
      <w:r w:rsidR="005A51A9" w:rsidRPr="00596925">
        <w:rPr>
          <w:rFonts w:asciiTheme="minorHAnsi" w:hAnsiTheme="minorHAnsi" w:cstheme="minorHAnsi"/>
        </w:rPr>
        <w:t>4</w:t>
      </w:r>
      <w:r w:rsidRPr="00596925">
        <w:rPr>
          <w:rFonts w:asciiTheme="minorHAnsi" w:hAnsiTheme="minorHAnsi" w:cstheme="minorHAnsi"/>
        </w:rPr>
        <w:t xml:space="preserve">) registrazioni tecniche, </w:t>
      </w:r>
      <w:r w:rsidR="005A51A9" w:rsidRPr="00596925">
        <w:rPr>
          <w:rFonts w:asciiTheme="minorHAnsi" w:hAnsiTheme="minorHAnsi" w:cstheme="minorHAnsi"/>
        </w:rPr>
        <w:t>5</w:t>
      </w:r>
      <w:r w:rsidRPr="00596925">
        <w:rPr>
          <w:rFonts w:asciiTheme="minorHAnsi" w:hAnsiTheme="minorHAnsi" w:cstheme="minorHAnsi"/>
        </w:rPr>
        <w:t xml:space="preserve">) presentazione dei risultati – rapporti di prova. </w:t>
      </w:r>
    </w:p>
    <w:p w14:paraId="2881D31B" w14:textId="77777777" w:rsidR="006C0D95" w:rsidRPr="00596925" w:rsidRDefault="006C0D95" w:rsidP="005A51A9">
      <w:pPr>
        <w:pStyle w:val="testo"/>
        <w:ind w:left="0"/>
        <w:rPr>
          <w:rFonts w:asciiTheme="minorHAnsi" w:hAnsiTheme="minorHAnsi" w:cstheme="minorHAnsi"/>
        </w:rPr>
      </w:pPr>
    </w:p>
    <w:p w14:paraId="178C689C" w14:textId="35DAF7C0" w:rsidR="006C0D95" w:rsidRPr="00596925" w:rsidRDefault="006C0D95" w:rsidP="006C0D95">
      <w:pPr>
        <w:pStyle w:val="testo"/>
        <w:rPr>
          <w:rFonts w:asciiTheme="minorHAnsi" w:hAnsiTheme="minorHAnsi" w:cstheme="minorHAnsi"/>
        </w:rPr>
      </w:pPr>
      <w:r w:rsidRPr="00596925">
        <w:rPr>
          <w:rFonts w:asciiTheme="minorHAnsi" w:hAnsiTheme="minorHAnsi" w:cstheme="minorHAnsi"/>
        </w:rPr>
        <w:t>M</w:t>
      </w:r>
      <w:r w:rsidR="005A51A9" w:rsidRPr="00596925">
        <w:rPr>
          <w:rFonts w:asciiTheme="minorHAnsi" w:hAnsiTheme="minorHAnsi" w:cstheme="minorHAnsi"/>
        </w:rPr>
        <w:t>2</w:t>
      </w:r>
      <w:r w:rsidRPr="00596925">
        <w:rPr>
          <w:rFonts w:asciiTheme="minorHAnsi" w:hAnsiTheme="minorHAnsi" w:cstheme="minorHAnsi"/>
        </w:rPr>
        <w:t>-</w:t>
      </w:r>
      <w:r w:rsidR="005A51A9" w:rsidRPr="00596925">
        <w:rPr>
          <w:rFonts w:asciiTheme="minorHAnsi" w:hAnsiTheme="minorHAnsi" w:cstheme="minorHAnsi"/>
        </w:rPr>
        <w:t xml:space="preserve"> MACROPROCESSO </w:t>
      </w:r>
      <w:r w:rsidRPr="00596925">
        <w:rPr>
          <w:rFonts w:asciiTheme="minorHAnsi" w:hAnsiTheme="minorHAnsi" w:cstheme="minorHAnsi"/>
        </w:rPr>
        <w:t xml:space="preserve">MIGLIORAMENTO E PIANIFICAZIONE: </w:t>
      </w:r>
      <w:r w:rsidRPr="00596925">
        <w:rPr>
          <w:rFonts w:asciiTheme="minorHAnsi" w:hAnsiTheme="minorHAnsi" w:cstheme="minorHAnsi"/>
          <w:i/>
        </w:rPr>
        <w:t xml:space="preserve">PROCESSI </w:t>
      </w:r>
      <w:r w:rsidRPr="00596925">
        <w:rPr>
          <w:rFonts w:asciiTheme="minorHAnsi" w:hAnsiTheme="minorHAnsi" w:cstheme="minorHAnsi"/>
          <w:i/>
        </w:rPr>
        <w:sym w:font="Wingdings" w:char="F0E0"/>
      </w:r>
      <w:r w:rsidRPr="00596925">
        <w:rPr>
          <w:rFonts w:asciiTheme="minorHAnsi" w:hAnsiTheme="minorHAnsi" w:cstheme="minorHAnsi"/>
        </w:rPr>
        <w:t xml:space="preserve"> </w:t>
      </w:r>
      <w:r w:rsidR="005A51A9" w:rsidRPr="00596925">
        <w:rPr>
          <w:rFonts w:asciiTheme="minorHAnsi" w:hAnsiTheme="minorHAnsi" w:cstheme="minorHAnsi"/>
        </w:rPr>
        <w:t>6</w:t>
      </w:r>
      <w:r w:rsidRPr="00596925">
        <w:rPr>
          <w:rFonts w:asciiTheme="minorHAnsi" w:hAnsiTheme="minorHAnsi" w:cstheme="minorHAnsi"/>
        </w:rPr>
        <w:t xml:space="preserve">) reclami, </w:t>
      </w:r>
      <w:r w:rsidR="005A51A9" w:rsidRPr="00596925">
        <w:rPr>
          <w:rFonts w:asciiTheme="minorHAnsi" w:hAnsiTheme="minorHAnsi" w:cstheme="minorHAnsi"/>
        </w:rPr>
        <w:t>7</w:t>
      </w:r>
      <w:r w:rsidRPr="00596925">
        <w:rPr>
          <w:rFonts w:asciiTheme="minorHAnsi" w:hAnsiTheme="minorHAnsi" w:cstheme="minorHAnsi"/>
        </w:rPr>
        <w:t xml:space="preserve">) attività non conformi, </w:t>
      </w:r>
      <w:r w:rsidR="005A51A9" w:rsidRPr="00596925">
        <w:rPr>
          <w:rFonts w:asciiTheme="minorHAnsi" w:hAnsiTheme="minorHAnsi" w:cstheme="minorHAnsi"/>
        </w:rPr>
        <w:t>8</w:t>
      </w:r>
      <w:r w:rsidRPr="00596925">
        <w:rPr>
          <w:rFonts w:asciiTheme="minorHAnsi" w:hAnsiTheme="minorHAnsi" w:cstheme="minorHAnsi"/>
        </w:rPr>
        <w:t xml:space="preserve">) gestione delle azioni correttive, </w:t>
      </w:r>
      <w:r w:rsidR="005A51A9" w:rsidRPr="00596925">
        <w:rPr>
          <w:rFonts w:asciiTheme="minorHAnsi" w:hAnsiTheme="minorHAnsi" w:cstheme="minorHAnsi"/>
        </w:rPr>
        <w:t>9</w:t>
      </w:r>
      <w:r w:rsidRPr="00596925">
        <w:rPr>
          <w:rFonts w:asciiTheme="minorHAnsi" w:hAnsiTheme="minorHAnsi" w:cstheme="minorHAnsi"/>
        </w:rPr>
        <w:t xml:space="preserve">) riesame della direzione, </w:t>
      </w:r>
      <w:r w:rsidR="005A51A9" w:rsidRPr="00596925">
        <w:rPr>
          <w:rFonts w:asciiTheme="minorHAnsi" w:hAnsiTheme="minorHAnsi" w:cstheme="minorHAnsi"/>
        </w:rPr>
        <w:t>10</w:t>
      </w:r>
      <w:r w:rsidRPr="00596925">
        <w:rPr>
          <w:rFonts w:asciiTheme="minorHAnsi" w:hAnsiTheme="minorHAnsi" w:cstheme="minorHAnsi"/>
        </w:rPr>
        <w:t xml:space="preserve">) audit interni, </w:t>
      </w:r>
      <w:r w:rsidR="005A51A9" w:rsidRPr="00596925">
        <w:rPr>
          <w:rFonts w:asciiTheme="minorHAnsi" w:hAnsiTheme="minorHAnsi" w:cstheme="minorHAnsi"/>
        </w:rPr>
        <w:t>11</w:t>
      </w:r>
      <w:r w:rsidRPr="00596925">
        <w:rPr>
          <w:rFonts w:asciiTheme="minorHAnsi" w:hAnsiTheme="minorHAnsi" w:cstheme="minorHAnsi"/>
        </w:rPr>
        <w:t xml:space="preserve">) miglioramento e pianificazione, </w:t>
      </w:r>
      <w:r w:rsidR="005A51A9" w:rsidRPr="00596925">
        <w:rPr>
          <w:rFonts w:asciiTheme="minorHAnsi" w:hAnsiTheme="minorHAnsi" w:cstheme="minorHAnsi"/>
        </w:rPr>
        <w:t>12</w:t>
      </w:r>
      <w:r w:rsidRPr="00596925">
        <w:rPr>
          <w:rFonts w:asciiTheme="minorHAnsi" w:hAnsiTheme="minorHAnsi" w:cstheme="minorHAnsi"/>
        </w:rPr>
        <w:t>) azioni per affrontare rischi ed opportunità.</w:t>
      </w:r>
    </w:p>
    <w:p w14:paraId="000A597F" w14:textId="26F0634A" w:rsidR="00B73F54" w:rsidRPr="00596925" w:rsidRDefault="00B73F54" w:rsidP="00FE0819">
      <w:pPr>
        <w:pStyle w:val="testo"/>
        <w:ind w:left="0"/>
        <w:rPr>
          <w:rFonts w:asciiTheme="minorHAnsi" w:hAnsiTheme="minorHAnsi" w:cstheme="minorHAnsi"/>
        </w:rPr>
      </w:pPr>
    </w:p>
    <w:p w14:paraId="723EF6D5" w14:textId="5688521D" w:rsidR="00B73F54" w:rsidRPr="00596925" w:rsidRDefault="00B73F54" w:rsidP="00FE0819">
      <w:pPr>
        <w:pStyle w:val="testo"/>
        <w:ind w:left="0"/>
        <w:rPr>
          <w:rFonts w:asciiTheme="minorHAnsi" w:hAnsiTheme="minorHAnsi" w:cstheme="minorHAnsi"/>
        </w:rPr>
      </w:pPr>
      <w:r w:rsidRPr="00596925">
        <w:rPr>
          <w:rFonts w:asciiTheme="minorHAnsi" w:hAnsiTheme="minorHAnsi" w:cstheme="minorHAnsi"/>
        </w:rPr>
        <w:t xml:space="preserve">Il processo di realizzazione del servizio </w:t>
      </w:r>
      <w:r w:rsidR="00FE0819" w:rsidRPr="00596925">
        <w:rPr>
          <w:rFonts w:asciiTheme="minorHAnsi" w:hAnsiTheme="minorHAnsi" w:cstheme="minorHAnsi"/>
        </w:rPr>
        <w:t xml:space="preserve">operativo </w:t>
      </w:r>
      <w:r w:rsidRPr="00596925">
        <w:rPr>
          <w:rFonts w:asciiTheme="minorHAnsi" w:hAnsiTheme="minorHAnsi" w:cstheme="minorHAnsi"/>
        </w:rPr>
        <w:t xml:space="preserve">viene illustrato </w:t>
      </w:r>
      <w:r w:rsidR="00FE0819" w:rsidRPr="00596925">
        <w:rPr>
          <w:rFonts w:asciiTheme="minorHAnsi" w:hAnsiTheme="minorHAnsi" w:cstheme="minorHAnsi"/>
        </w:rPr>
        <w:t xml:space="preserve">altresì </w:t>
      </w:r>
      <w:r w:rsidRPr="00596925">
        <w:rPr>
          <w:rFonts w:asciiTheme="minorHAnsi" w:hAnsiTheme="minorHAnsi" w:cstheme="minorHAnsi"/>
        </w:rPr>
        <w:t xml:space="preserve">nella procedura </w:t>
      </w:r>
      <w:r w:rsidR="009B4241" w:rsidRPr="00596925">
        <w:rPr>
          <w:rFonts w:asciiTheme="minorHAnsi" w:hAnsiTheme="minorHAnsi" w:cstheme="minorHAnsi"/>
        </w:rPr>
        <w:t>PG0</w:t>
      </w:r>
      <w:r w:rsidR="009B4241">
        <w:rPr>
          <w:rFonts w:asciiTheme="minorHAnsi" w:hAnsiTheme="minorHAnsi" w:cstheme="minorHAnsi"/>
        </w:rPr>
        <w:t>2</w:t>
      </w:r>
      <w:r w:rsidR="00E03EBE">
        <w:rPr>
          <w:rFonts w:asciiTheme="minorHAnsi" w:hAnsiTheme="minorHAnsi" w:cstheme="minorHAnsi"/>
        </w:rPr>
        <w:t>_</w:t>
      </w:r>
      <w:r w:rsidR="007D538B" w:rsidRPr="00596925">
        <w:rPr>
          <w:rFonts w:asciiTheme="minorHAnsi" w:hAnsiTheme="minorHAnsi" w:cstheme="minorHAnsi"/>
        </w:rPr>
        <w:t>G</w:t>
      </w:r>
      <w:r w:rsidR="00563422" w:rsidRPr="00596925">
        <w:rPr>
          <w:rFonts w:asciiTheme="minorHAnsi" w:hAnsiTheme="minorHAnsi" w:cstheme="minorHAnsi"/>
        </w:rPr>
        <w:t xml:space="preserve">estione </w:t>
      </w:r>
      <w:r w:rsidR="008F2D74" w:rsidRPr="00596925">
        <w:rPr>
          <w:rFonts w:asciiTheme="minorHAnsi" w:hAnsiTheme="minorHAnsi" w:cstheme="minorHAnsi"/>
        </w:rPr>
        <w:t>prove</w:t>
      </w:r>
      <w:r w:rsidR="00563422" w:rsidRPr="00596925">
        <w:rPr>
          <w:rFonts w:asciiTheme="minorHAnsi" w:hAnsiTheme="minorHAnsi" w:cstheme="minorHAnsi"/>
        </w:rPr>
        <w:t xml:space="preserve"> di laboratorio</w:t>
      </w:r>
      <w:r w:rsidRPr="00596925">
        <w:rPr>
          <w:rFonts w:asciiTheme="minorHAnsi" w:hAnsiTheme="minorHAnsi" w:cstheme="minorHAnsi"/>
        </w:rPr>
        <w:t>, che specifica il flusso delle attività dal ricevimento del campione fino all’emissione e consegna del rapporto di prova.</w:t>
      </w:r>
    </w:p>
    <w:p w14:paraId="5DD3DE61" w14:textId="24FA01EC" w:rsidR="00FE0819" w:rsidRPr="00596925" w:rsidRDefault="00563422" w:rsidP="00FE0819">
      <w:pPr>
        <w:pStyle w:val="testo"/>
        <w:ind w:left="0"/>
        <w:rPr>
          <w:rFonts w:asciiTheme="minorHAnsi" w:hAnsiTheme="minorHAnsi" w:cstheme="minorHAnsi"/>
        </w:rPr>
      </w:pPr>
      <w:r w:rsidRPr="00596925">
        <w:rPr>
          <w:rFonts w:asciiTheme="minorHAnsi" w:hAnsiTheme="minorHAnsi" w:cstheme="minorHAnsi"/>
        </w:rPr>
        <w:t>La realizzazione del se</w:t>
      </w:r>
      <w:r w:rsidR="00684867" w:rsidRPr="00596925">
        <w:rPr>
          <w:rFonts w:asciiTheme="minorHAnsi" w:hAnsiTheme="minorHAnsi" w:cstheme="minorHAnsi"/>
        </w:rPr>
        <w:t>r</w:t>
      </w:r>
      <w:r w:rsidRPr="00596925">
        <w:rPr>
          <w:rFonts w:asciiTheme="minorHAnsi" w:hAnsiTheme="minorHAnsi" w:cstheme="minorHAnsi"/>
        </w:rPr>
        <w:t xml:space="preserve">vizio operativo è influenzata </w:t>
      </w:r>
      <w:r w:rsidR="00D17ACC" w:rsidRPr="00596925">
        <w:rPr>
          <w:rFonts w:asciiTheme="minorHAnsi" w:hAnsiTheme="minorHAnsi" w:cstheme="minorHAnsi"/>
        </w:rPr>
        <w:t xml:space="preserve">in particolare </w:t>
      </w:r>
      <w:r w:rsidRPr="00596925">
        <w:rPr>
          <w:rFonts w:asciiTheme="minorHAnsi" w:hAnsiTheme="minorHAnsi" w:cstheme="minorHAnsi"/>
        </w:rPr>
        <w:t xml:space="preserve">dai seguenti fattori, </w:t>
      </w:r>
      <w:r w:rsidR="00B73F54" w:rsidRPr="00596925">
        <w:rPr>
          <w:rFonts w:asciiTheme="minorHAnsi" w:hAnsiTheme="minorHAnsi" w:cstheme="minorHAnsi"/>
        </w:rPr>
        <w:t>illustrati nei paragrafi indicati tra pa</w:t>
      </w:r>
      <w:r w:rsidRPr="00596925">
        <w:rPr>
          <w:rFonts w:asciiTheme="minorHAnsi" w:hAnsiTheme="minorHAnsi" w:cstheme="minorHAnsi"/>
        </w:rPr>
        <w:t xml:space="preserve">rentesi del presente </w:t>
      </w:r>
      <w:r w:rsidR="00D17ACC" w:rsidRPr="00596925">
        <w:rPr>
          <w:rFonts w:asciiTheme="minorHAnsi" w:hAnsiTheme="minorHAnsi" w:cstheme="minorHAnsi"/>
        </w:rPr>
        <w:t>MQL</w:t>
      </w:r>
      <w:r w:rsidRPr="00596925">
        <w:rPr>
          <w:rFonts w:asciiTheme="minorHAnsi" w:hAnsiTheme="minorHAnsi" w:cstheme="minorHAnsi"/>
        </w:rPr>
        <w:t>:</w:t>
      </w:r>
    </w:p>
    <w:p w14:paraId="7443B791" w14:textId="77777777" w:rsidR="00563422" w:rsidRPr="00596925" w:rsidRDefault="00563422" w:rsidP="00FE0819">
      <w:pPr>
        <w:pStyle w:val="testo"/>
        <w:ind w:left="0"/>
        <w:rPr>
          <w:rFonts w:asciiTheme="minorHAnsi" w:hAnsiTheme="minorHAnsi" w:cstheme="minorHAnsi"/>
          <w:sz w:val="13"/>
        </w:rPr>
      </w:pPr>
    </w:p>
    <w:p w14:paraId="5EC8466C" w14:textId="6E772CDD" w:rsidR="00B73F54" w:rsidRPr="00596925" w:rsidRDefault="00B73F54" w:rsidP="00EE5563">
      <w:pPr>
        <w:pStyle w:val="testo"/>
        <w:numPr>
          <w:ilvl w:val="1"/>
          <w:numId w:val="51"/>
        </w:numPr>
        <w:rPr>
          <w:rFonts w:asciiTheme="minorHAnsi" w:hAnsiTheme="minorHAnsi" w:cstheme="minorHAnsi"/>
        </w:rPr>
      </w:pPr>
      <w:r w:rsidRPr="00596925">
        <w:rPr>
          <w:rFonts w:asciiTheme="minorHAnsi" w:hAnsiTheme="minorHAnsi" w:cstheme="minorHAnsi"/>
        </w:rPr>
        <w:t xml:space="preserve">Competenza del personale (§ </w:t>
      </w:r>
      <w:r w:rsidR="00563422" w:rsidRPr="00596925">
        <w:rPr>
          <w:rFonts w:asciiTheme="minorHAnsi" w:hAnsiTheme="minorHAnsi" w:cstheme="minorHAnsi"/>
        </w:rPr>
        <w:t>6</w:t>
      </w:r>
      <w:r w:rsidRPr="00596925">
        <w:rPr>
          <w:rFonts w:asciiTheme="minorHAnsi" w:hAnsiTheme="minorHAnsi" w:cstheme="minorHAnsi"/>
        </w:rPr>
        <w:t>.2);</w:t>
      </w:r>
    </w:p>
    <w:p w14:paraId="44428DDA" w14:textId="12F3CEBD" w:rsidR="00B73F54" w:rsidRPr="00596925" w:rsidRDefault="00B73F54" w:rsidP="00EE5563">
      <w:pPr>
        <w:pStyle w:val="testo"/>
        <w:numPr>
          <w:ilvl w:val="1"/>
          <w:numId w:val="51"/>
        </w:numPr>
        <w:rPr>
          <w:rFonts w:asciiTheme="minorHAnsi" w:hAnsiTheme="minorHAnsi" w:cstheme="minorHAnsi"/>
        </w:rPr>
      </w:pPr>
      <w:r w:rsidRPr="00596925">
        <w:rPr>
          <w:rFonts w:asciiTheme="minorHAnsi" w:hAnsiTheme="minorHAnsi" w:cstheme="minorHAnsi"/>
        </w:rPr>
        <w:t>Disponibilità di locali adeguati e controllo de</w:t>
      </w:r>
      <w:r w:rsidR="00563422" w:rsidRPr="00596925">
        <w:rPr>
          <w:rFonts w:asciiTheme="minorHAnsi" w:hAnsiTheme="minorHAnsi" w:cstheme="minorHAnsi"/>
        </w:rPr>
        <w:t>lle condizioni ambientali (§ 5</w:t>
      </w:r>
      <w:r w:rsidRPr="00596925">
        <w:rPr>
          <w:rFonts w:asciiTheme="minorHAnsi" w:hAnsiTheme="minorHAnsi" w:cstheme="minorHAnsi"/>
        </w:rPr>
        <w:t>);</w:t>
      </w:r>
    </w:p>
    <w:p w14:paraId="4848BE42" w14:textId="1DFDFE7D" w:rsidR="00B73F54" w:rsidRPr="00596925" w:rsidRDefault="00B73F54" w:rsidP="00EE5563">
      <w:pPr>
        <w:pStyle w:val="testo"/>
        <w:numPr>
          <w:ilvl w:val="1"/>
          <w:numId w:val="51"/>
        </w:numPr>
        <w:rPr>
          <w:rFonts w:asciiTheme="minorHAnsi" w:hAnsiTheme="minorHAnsi" w:cstheme="minorHAnsi"/>
        </w:rPr>
      </w:pPr>
      <w:r w:rsidRPr="00596925">
        <w:rPr>
          <w:rFonts w:asciiTheme="minorHAnsi" w:hAnsiTheme="minorHAnsi" w:cstheme="minorHAnsi"/>
        </w:rPr>
        <w:lastRenderedPageBreak/>
        <w:t>Disponibi</w:t>
      </w:r>
      <w:r w:rsidR="00563422" w:rsidRPr="00596925">
        <w:rPr>
          <w:rFonts w:asciiTheme="minorHAnsi" w:hAnsiTheme="minorHAnsi" w:cstheme="minorHAnsi"/>
        </w:rPr>
        <w:t xml:space="preserve">lità e corretta applicazione dei </w:t>
      </w:r>
      <w:r w:rsidRPr="00596925">
        <w:rPr>
          <w:rFonts w:asciiTheme="minorHAnsi" w:hAnsiTheme="minorHAnsi" w:cstheme="minorHAnsi"/>
        </w:rPr>
        <w:t xml:space="preserve">metodi di prova e capacità di </w:t>
      </w:r>
      <w:r w:rsidR="00D17ACC" w:rsidRPr="00596925">
        <w:rPr>
          <w:rFonts w:asciiTheme="minorHAnsi" w:hAnsiTheme="minorHAnsi" w:cstheme="minorHAnsi"/>
        </w:rPr>
        <w:t>valutare</w:t>
      </w:r>
      <w:r w:rsidRPr="00596925">
        <w:rPr>
          <w:rFonts w:asciiTheme="minorHAnsi" w:hAnsiTheme="minorHAnsi" w:cstheme="minorHAnsi"/>
        </w:rPr>
        <w:t xml:space="preserve"> le incertezze associate ai risultati ottenuti (§ </w:t>
      </w:r>
      <w:r w:rsidR="00563422" w:rsidRPr="00596925">
        <w:rPr>
          <w:rFonts w:asciiTheme="minorHAnsi" w:hAnsiTheme="minorHAnsi" w:cstheme="minorHAnsi"/>
        </w:rPr>
        <w:t>7</w:t>
      </w:r>
      <w:r w:rsidRPr="00596925">
        <w:rPr>
          <w:rFonts w:asciiTheme="minorHAnsi" w:hAnsiTheme="minorHAnsi" w:cstheme="minorHAnsi"/>
        </w:rPr>
        <w:t>.</w:t>
      </w:r>
      <w:r w:rsidR="00563422" w:rsidRPr="00596925">
        <w:rPr>
          <w:rFonts w:asciiTheme="minorHAnsi" w:hAnsiTheme="minorHAnsi" w:cstheme="minorHAnsi"/>
        </w:rPr>
        <w:t>2/§</w:t>
      </w:r>
      <w:r w:rsidR="00C56F2B" w:rsidRPr="00596925">
        <w:rPr>
          <w:rFonts w:asciiTheme="minorHAnsi" w:hAnsiTheme="minorHAnsi" w:cstheme="minorHAnsi"/>
        </w:rPr>
        <w:t xml:space="preserve"> </w:t>
      </w:r>
      <w:r w:rsidR="00563422" w:rsidRPr="00596925">
        <w:rPr>
          <w:rFonts w:asciiTheme="minorHAnsi" w:hAnsiTheme="minorHAnsi" w:cstheme="minorHAnsi"/>
        </w:rPr>
        <w:t>7.6</w:t>
      </w:r>
      <w:r w:rsidRPr="00596925">
        <w:rPr>
          <w:rFonts w:asciiTheme="minorHAnsi" w:hAnsiTheme="minorHAnsi" w:cstheme="minorHAnsi"/>
        </w:rPr>
        <w:t>);</w:t>
      </w:r>
    </w:p>
    <w:p w14:paraId="29B7D08E" w14:textId="3A5FB2FC" w:rsidR="00B73F54" w:rsidRPr="00596925" w:rsidRDefault="00B73F54" w:rsidP="00EE5563">
      <w:pPr>
        <w:pStyle w:val="testo"/>
        <w:numPr>
          <w:ilvl w:val="1"/>
          <w:numId w:val="51"/>
        </w:numPr>
        <w:rPr>
          <w:rFonts w:asciiTheme="minorHAnsi" w:hAnsiTheme="minorHAnsi" w:cstheme="minorHAnsi"/>
        </w:rPr>
      </w:pPr>
      <w:r w:rsidRPr="00596925">
        <w:rPr>
          <w:rFonts w:asciiTheme="minorHAnsi" w:hAnsiTheme="minorHAnsi" w:cstheme="minorHAnsi"/>
        </w:rPr>
        <w:t xml:space="preserve">Dotazione di apparecchiature adeguate e correttamente gestite (§ </w:t>
      </w:r>
      <w:r w:rsidR="00563422" w:rsidRPr="00596925">
        <w:rPr>
          <w:rFonts w:asciiTheme="minorHAnsi" w:hAnsiTheme="minorHAnsi" w:cstheme="minorHAnsi"/>
        </w:rPr>
        <w:t>6</w:t>
      </w:r>
      <w:r w:rsidRPr="00596925">
        <w:rPr>
          <w:rFonts w:asciiTheme="minorHAnsi" w:hAnsiTheme="minorHAnsi" w:cstheme="minorHAnsi"/>
        </w:rPr>
        <w:t>.</w:t>
      </w:r>
      <w:r w:rsidR="00563422" w:rsidRPr="00596925">
        <w:rPr>
          <w:rFonts w:asciiTheme="minorHAnsi" w:hAnsiTheme="minorHAnsi" w:cstheme="minorHAnsi"/>
        </w:rPr>
        <w:t>4</w:t>
      </w:r>
      <w:r w:rsidRPr="00596925">
        <w:rPr>
          <w:rFonts w:asciiTheme="minorHAnsi" w:hAnsiTheme="minorHAnsi" w:cstheme="minorHAnsi"/>
        </w:rPr>
        <w:t>);</w:t>
      </w:r>
    </w:p>
    <w:p w14:paraId="0BC8A49E" w14:textId="4B883616" w:rsidR="00B73F54" w:rsidRPr="00596925" w:rsidRDefault="00B73F54" w:rsidP="00EE5563">
      <w:pPr>
        <w:pStyle w:val="testo"/>
        <w:numPr>
          <w:ilvl w:val="1"/>
          <w:numId w:val="51"/>
        </w:numPr>
        <w:rPr>
          <w:rFonts w:asciiTheme="minorHAnsi" w:hAnsiTheme="minorHAnsi" w:cstheme="minorHAnsi"/>
        </w:rPr>
      </w:pPr>
      <w:r w:rsidRPr="00596925">
        <w:rPr>
          <w:rFonts w:asciiTheme="minorHAnsi" w:hAnsiTheme="minorHAnsi" w:cstheme="minorHAnsi"/>
        </w:rPr>
        <w:t>Tarature ed assicur</w:t>
      </w:r>
      <w:r w:rsidR="00563422" w:rsidRPr="00596925">
        <w:rPr>
          <w:rFonts w:asciiTheme="minorHAnsi" w:hAnsiTheme="minorHAnsi" w:cstheme="minorHAnsi"/>
        </w:rPr>
        <w:t>azione della riferibilità (§ 6.5</w:t>
      </w:r>
      <w:r w:rsidRPr="00596925">
        <w:rPr>
          <w:rFonts w:asciiTheme="minorHAnsi" w:hAnsiTheme="minorHAnsi" w:cstheme="minorHAnsi"/>
        </w:rPr>
        <w:t>);</w:t>
      </w:r>
    </w:p>
    <w:p w14:paraId="2B5FEA63" w14:textId="009DD9C1" w:rsidR="00B73F54" w:rsidRPr="00596925" w:rsidRDefault="00B73F54" w:rsidP="00EE5563">
      <w:pPr>
        <w:pStyle w:val="testo"/>
        <w:numPr>
          <w:ilvl w:val="1"/>
          <w:numId w:val="51"/>
        </w:numPr>
        <w:rPr>
          <w:rFonts w:asciiTheme="minorHAnsi" w:hAnsiTheme="minorHAnsi" w:cstheme="minorHAnsi"/>
        </w:rPr>
      </w:pPr>
      <w:r w:rsidRPr="00596925">
        <w:rPr>
          <w:rFonts w:asciiTheme="minorHAnsi" w:hAnsiTheme="minorHAnsi" w:cstheme="minorHAnsi"/>
        </w:rPr>
        <w:t>Manipolazione</w:t>
      </w:r>
      <w:r w:rsidR="00563422" w:rsidRPr="00596925">
        <w:rPr>
          <w:rFonts w:asciiTheme="minorHAnsi" w:hAnsiTheme="minorHAnsi" w:cstheme="minorHAnsi"/>
        </w:rPr>
        <w:t xml:space="preserve"> degli oggetti da provare (§ 7.4</w:t>
      </w:r>
      <w:r w:rsidRPr="00596925">
        <w:rPr>
          <w:rFonts w:asciiTheme="minorHAnsi" w:hAnsiTheme="minorHAnsi" w:cstheme="minorHAnsi"/>
        </w:rPr>
        <w:t>);</w:t>
      </w:r>
    </w:p>
    <w:p w14:paraId="19AF9928" w14:textId="1CEC9A91" w:rsidR="00B73F54" w:rsidRPr="00596925" w:rsidRDefault="00B73F54" w:rsidP="00EE5563">
      <w:pPr>
        <w:pStyle w:val="testo"/>
        <w:numPr>
          <w:ilvl w:val="1"/>
          <w:numId w:val="51"/>
        </w:numPr>
        <w:rPr>
          <w:rFonts w:asciiTheme="minorHAnsi" w:hAnsiTheme="minorHAnsi" w:cstheme="minorHAnsi"/>
        </w:rPr>
      </w:pPr>
      <w:r w:rsidRPr="00596925">
        <w:rPr>
          <w:rFonts w:asciiTheme="minorHAnsi" w:hAnsiTheme="minorHAnsi" w:cstheme="minorHAnsi"/>
        </w:rPr>
        <w:t xml:space="preserve">Assicurazione della </w:t>
      </w:r>
      <w:r w:rsidR="00563422" w:rsidRPr="00596925">
        <w:rPr>
          <w:rFonts w:asciiTheme="minorHAnsi" w:hAnsiTheme="minorHAnsi" w:cstheme="minorHAnsi"/>
        </w:rPr>
        <w:t>validità dei risultati (§ 7.7</w:t>
      </w:r>
      <w:r w:rsidRPr="00596925">
        <w:rPr>
          <w:rFonts w:asciiTheme="minorHAnsi" w:hAnsiTheme="minorHAnsi" w:cstheme="minorHAnsi"/>
        </w:rPr>
        <w:t>);</w:t>
      </w:r>
    </w:p>
    <w:p w14:paraId="0093480F" w14:textId="28D41BFF" w:rsidR="00B73F54" w:rsidRPr="00596925" w:rsidRDefault="00B73F54" w:rsidP="00EE5563">
      <w:pPr>
        <w:pStyle w:val="testo"/>
        <w:numPr>
          <w:ilvl w:val="1"/>
          <w:numId w:val="51"/>
        </w:numPr>
        <w:rPr>
          <w:rFonts w:asciiTheme="minorHAnsi" w:hAnsiTheme="minorHAnsi" w:cstheme="minorHAnsi"/>
        </w:rPr>
      </w:pPr>
      <w:r w:rsidRPr="00596925">
        <w:rPr>
          <w:rFonts w:asciiTheme="minorHAnsi" w:hAnsiTheme="minorHAnsi" w:cstheme="minorHAnsi"/>
        </w:rPr>
        <w:t>Corretta presentazione dei risul</w:t>
      </w:r>
      <w:r w:rsidR="00563422" w:rsidRPr="00596925">
        <w:rPr>
          <w:rFonts w:asciiTheme="minorHAnsi" w:hAnsiTheme="minorHAnsi" w:cstheme="minorHAnsi"/>
        </w:rPr>
        <w:t>tati (Rapporti di prova) (§ 7.8</w:t>
      </w:r>
      <w:r w:rsidRPr="00596925">
        <w:rPr>
          <w:rFonts w:asciiTheme="minorHAnsi" w:hAnsiTheme="minorHAnsi" w:cstheme="minorHAnsi"/>
        </w:rPr>
        <w:t>).</w:t>
      </w:r>
    </w:p>
    <w:p w14:paraId="2D402797" w14:textId="77777777" w:rsidR="00B73F54" w:rsidRPr="00596925" w:rsidRDefault="00B73F54" w:rsidP="00B73F54">
      <w:pPr>
        <w:pStyle w:val="testo"/>
        <w:rPr>
          <w:rFonts w:asciiTheme="minorHAnsi" w:hAnsiTheme="minorHAnsi" w:cstheme="minorHAnsi"/>
        </w:rPr>
      </w:pPr>
    </w:p>
    <w:p w14:paraId="046F9DB9" w14:textId="0B083E07" w:rsidR="00B73F54" w:rsidRPr="00596925" w:rsidRDefault="00B73F54" w:rsidP="007D538B">
      <w:pPr>
        <w:pStyle w:val="testo"/>
        <w:ind w:left="0"/>
        <w:rPr>
          <w:rFonts w:asciiTheme="minorHAnsi" w:hAnsiTheme="minorHAnsi" w:cstheme="minorHAnsi"/>
        </w:rPr>
      </w:pPr>
      <w:r w:rsidRPr="00596925">
        <w:rPr>
          <w:rFonts w:asciiTheme="minorHAnsi" w:hAnsiTheme="minorHAnsi" w:cstheme="minorHAnsi"/>
        </w:rPr>
        <w:t xml:space="preserve">Ogni fattore influisce sull’incertezza totale del risultato, per cui è compito del Laboratorio </w:t>
      </w:r>
      <w:r w:rsidR="004631FD" w:rsidRPr="00596925">
        <w:rPr>
          <w:rFonts w:asciiTheme="minorHAnsi" w:hAnsiTheme="minorHAnsi" w:cstheme="minorHAnsi"/>
        </w:rPr>
        <w:t>LTA</w:t>
      </w:r>
      <w:r w:rsidR="00FF4BFF" w:rsidRPr="00596925">
        <w:rPr>
          <w:rFonts w:asciiTheme="minorHAnsi" w:hAnsiTheme="minorHAnsi" w:cstheme="minorHAnsi"/>
        </w:rPr>
        <w:t xml:space="preserve"> S.r.l. </w:t>
      </w:r>
      <w:r w:rsidRPr="00596925">
        <w:rPr>
          <w:rFonts w:asciiTheme="minorHAnsi" w:hAnsiTheme="minorHAnsi" w:cstheme="minorHAnsi"/>
        </w:rPr>
        <w:t>valutare l’incidenza di tali fattori sul risultato finale e di conseguenza adottare provvedimenti al fine di minimizzare o comunque quantificare il loro grado di influenza.</w:t>
      </w:r>
    </w:p>
    <w:p w14:paraId="6EBE2116" w14:textId="77777777" w:rsidR="002476C3" w:rsidRPr="00596925" w:rsidRDefault="002476C3" w:rsidP="00FA329B">
      <w:pPr>
        <w:rPr>
          <w:rFonts w:asciiTheme="minorHAnsi" w:hAnsiTheme="minorHAnsi" w:cstheme="minorHAnsi"/>
        </w:rPr>
      </w:pPr>
    </w:p>
    <w:p w14:paraId="22DC05E6" w14:textId="1B9BC664" w:rsidR="008632A3" w:rsidRPr="00596925" w:rsidRDefault="00FA329B" w:rsidP="00E006D5">
      <w:pPr>
        <w:pStyle w:val="Titolo2"/>
        <w:rPr>
          <w:rFonts w:asciiTheme="minorHAnsi" w:hAnsiTheme="minorHAnsi" w:cstheme="minorHAnsi"/>
          <w:color w:val="002060"/>
        </w:rPr>
      </w:pPr>
      <w:bookmarkStart w:id="79" w:name="_Toc169248524"/>
      <w:r w:rsidRPr="00596925">
        <w:rPr>
          <w:rFonts w:asciiTheme="minorHAnsi" w:hAnsiTheme="minorHAnsi" w:cstheme="minorHAnsi"/>
          <w:color w:val="002060"/>
        </w:rPr>
        <w:t>7.1 Riesame delle richieste, delle offerte e dei contratti</w:t>
      </w:r>
      <w:bookmarkEnd w:id="79"/>
    </w:p>
    <w:p w14:paraId="4279AFA0" w14:textId="7A8B2FB7" w:rsidR="00F74D90" w:rsidRPr="00596925" w:rsidRDefault="008632A3" w:rsidP="00F74D90">
      <w:pPr>
        <w:pStyle w:val="testo"/>
        <w:ind w:left="0"/>
        <w:rPr>
          <w:rFonts w:asciiTheme="minorHAnsi" w:hAnsiTheme="minorHAnsi" w:cstheme="minorHAnsi"/>
        </w:rPr>
      </w:pPr>
      <w:r w:rsidRPr="00596925">
        <w:rPr>
          <w:rFonts w:asciiTheme="minorHAnsi" w:hAnsiTheme="minorHAnsi" w:cstheme="minorHAnsi"/>
        </w:rPr>
        <w:t xml:space="preserve">Annualmente </w:t>
      </w:r>
      <w:r w:rsidR="009E6FD3" w:rsidRPr="00596925">
        <w:rPr>
          <w:rFonts w:asciiTheme="minorHAnsi" w:hAnsiTheme="minorHAnsi" w:cstheme="minorHAnsi"/>
        </w:rPr>
        <w:t>e</w:t>
      </w:r>
      <w:r w:rsidRPr="00596925">
        <w:rPr>
          <w:rFonts w:asciiTheme="minorHAnsi" w:hAnsiTheme="minorHAnsi" w:cstheme="minorHAnsi"/>
        </w:rPr>
        <w:t xml:space="preserve">, ove necessario con frequenza diversa in caso di modifica della legislazione o delle norme di riferimento, RL si riunisce con </w:t>
      </w:r>
      <w:r w:rsidR="00684867" w:rsidRPr="00596925">
        <w:rPr>
          <w:rFonts w:asciiTheme="minorHAnsi" w:hAnsiTheme="minorHAnsi" w:cstheme="minorHAnsi"/>
        </w:rPr>
        <w:t>DG</w:t>
      </w:r>
      <w:r w:rsidR="00880634" w:rsidRPr="00596925">
        <w:rPr>
          <w:rFonts w:asciiTheme="minorHAnsi" w:hAnsiTheme="minorHAnsi" w:cstheme="minorHAnsi"/>
        </w:rPr>
        <w:t xml:space="preserve"> e con </w:t>
      </w:r>
      <w:r w:rsidR="00FF4BFF" w:rsidRPr="00596925">
        <w:rPr>
          <w:rFonts w:asciiTheme="minorHAnsi" w:hAnsiTheme="minorHAnsi" w:cstheme="minorHAnsi"/>
        </w:rPr>
        <w:t>RQL</w:t>
      </w:r>
      <w:r w:rsidR="00880634" w:rsidRPr="00596925">
        <w:rPr>
          <w:rFonts w:asciiTheme="minorHAnsi" w:hAnsiTheme="minorHAnsi" w:cstheme="minorHAnsi"/>
        </w:rPr>
        <w:t xml:space="preserve">, </w:t>
      </w:r>
      <w:r w:rsidRPr="00596925">
        <w:rPr>
          <w:rFonts w:asciiTheme="minorHAnsi" w:hAnsiTheme="minorHAnsi" w:cstheme="minorHAnsi"/>
        </w:rPr>
        <w:t>ed insieme effettua</w:t>
      </w:r>
      <w:r w:rsidR="00880634" w:rsidRPr="00596925">
        <w:rPr>
          <w:rFonts w:asciiTheme="minorHAnsi" w:hAnsiTheme="minorHAnsi" w:cstheme="minorHAnsi"/>
        </w:rPr>
        <w:t>no un riesame delle richieste delle</w:t>
      </w:r>
      <w:r w:rsidRPr="00596925">
        <w:rPr>
          <w:rFonts w:asciiTheme="minorHAnsi" w:hAnsiTheme="minorHAnsi" w:cstheme="minorHAnsi"/>
        </w:rPr>
        <w:t xml:space="preserve"> prove. </w:t>
      </w:r>
      <w:r w:rsidR="00F74D90" w:rsidRPr="00596925">
        <w:rPr>
          <w:rFonts w:asciiTheme="minorHAnsi" w:hAnsiTheme="minorHAnsi" w:cstheme="minorHAnsi"/>
        </w:rPr>
        <w:t>Tale</w:t>
      </w:r>
      <w:r w:rsidRPr="00596925">
        <w:rPr>
          <w:rFonts w:asciiTheme="minorHAnsi" w:hAnsiTheme="minorHAnsi" w:cstheme="minorHAnsi"/>
        </w:rPr>
        <w:t xml:space="preserve"> riesame ha la funzione di definire i requisiti applicabili, di confermare che il laboratorio </w:t>
      </w:r>
      <w:r w:rsidR="00F74D90" w:rsidRPr="00596925">
        <w:rPr>
          <w:rFonts w:asciiTheme="minorHAnsi" w:hAnsiTheme="minorHAnsi" w:cstheme="minorHAnsi"/>
        </w:rPr>
        <w:t xml:space="preserve">dispone delle risorse necessarie ed </w:t>
      </w:r>
      <w:r w:rsidRPr="00596925">
        <w:rPr>
          <w:rFonts w:asciiTheme="minorHAnsi" w:hAnsiTheme="minorHAnsi" w:cstheme="minorHAnsi"/>
        </w:rPr>
        <w:t>è in grado di soddisfare tali requisiti e che i metodi di prova sono conformi ai requisiti cogenti e dei clienti</w:t>
      </w:r>
      <w:r w:rsidR="00F74D90" w:rsidRPr="00596925">
        <w:rPr>
          <w:rFonts w:asciiTheme="minorHAnsi" w:hAnsiTheme="minorHAnsi" w:cstheme="minorHAnsi"/>
        </w:rPr>
        <w:t xml:space="preserve"> </w:t>
      </w:r>
      <w:r w:rsidR="00FF4BFF" w:rsidRPr="00596925">
        <w:rPr>
          <w:rFonts w:asciiTheme="minorHAnsi" w:hAnsiTheme="minorHAnsi" w:cstheme="minorHAnsi"/>
        </w:rPr>
        <w:t>attuali e potenziali.</w:t>
      </w:r>
    </w:p>
    <w:p w14:paraId="4BDE3010" w14:textId="77777777" w:rsidR="00A62EB3" w:rsidRPr="00596925" w:rsidRDefault="00A62EB3" w:rsidP="00F74D90">
      <w:pPr>
        <w:pStyle w:val="testo"/>
        <w:ind w:left="0"/>
        <w:rPr>
          <w:rFonts w:asciiTheme="minorHAnsi" w:hAnsiTheme="minorHAnsi" w:cstheme="minorHAnsi"/>
        </w:rPr>
      </w:pPr>
    </w:p>
    <w:p w14:paraId="1BD09482" w14:textId="77777777" w:rsidR="008632A3" w:rsidRPr="00596925" w:rsidRDefault="008632A3" w:rsidP="00F74D90">
      <w:pPr>
        <w:pStyle w:val="testo"/>
        <w:ind w:left="0"/>
        <w:rPr>
          <w:rFonts w:asciiTheme="minorHAnsi" w:hAnsiTheme="minorHAnsi" w:cstheme="minorHAnsi"/>
        </w:rPr>
      </w:pPr>
      <w:r w:rsidRPr="00596925">
        <w:rPr>
          <w:rFonts w:asciiTheme="minorHAnsi" w:hAnsiTheme="minorHAnsi" w:cstheme="minorHAnsi"/>
        </w:rPr>
        <w:t>I requisiti presi in considerazione nel riesame sono:</w:t>
      </w:r>
    </w:p>
    <w:p w14:paraId="5153762C" w14:textId="77777777" w:rsidR="00F74D90" w:rsidRPr="00596925" w:rsidRDefault="00F74D90" w:rsidP="008632A3">
      <w:pPr>
        <w:pStyle w:val="testo"/>
        <w:rPr>
          <w:rFonts w:asciiTheme="minorHAnsi" w:hAnsiTheme="minorHAnsi" w:cstheme="minorHAnsi"/>
        </w:rPr>
      </w:pPr>
    </w:p>
    <w:p w14:paraId="2BDDFE3E" w14:textId="6A037E28" w:rsidR="008632A3" w:rsidRPr="00596925" w:rsidRDefault="008632A3" w:rsidP="00EE5563">
      <w:pPr>
        <w:pStyle w:val="testo"/>
        <w:widowControl w:val="0"/>
        <w:numPr>
          <w:ilvl w:val="0"/>
          <w:numId w:val="23"/>
        </w:numPr>
        <w:tabs>
          <w:tab w:val="clear" w:pos="360"/>
          <w:tab w:val="num" w:pos="1211"/>
        </w:tabs>
        <w:ind w:left="1211"/>
        <w:rPr>
          <w:rFonts w:asciiTheme="minorHAnsi" w:hAnsiTheme="minorHAnsi" w:cstheme="minorHAnsi"/>
        </w:rPr>
      </w:pPr>
      <w:r w:rsidRPr="00596925">
        <w:rPr>
          <w:rFonts w:asciiTheme="minorHAnsi" w:hAnsiTheme="minorHAnsi" w:cstheme="minorHAnsi"/>
        </w:rPr>
        <w:t>Quelli cogenti (regolamentati e di legge) che</w:t>
      </w:r>
      <w:r w:rsidR="00FF4BFF" w:rsidRPr="00596925">
        <w:rPr>
          <w:rFonts w:asciiTheme="minorHAnsi" w:hAnsiTheme="minorHAnsi" w:cstheme="minorHAnsi"/>
        </w:rPr>
        <w:t xml:space="preserve"> il</w:t>
      </w:r>
      <w:r w:rsidR="00F74D90" w:rsidRPr="00596925">
        <w:rPr>
          <w:rFonts w:asciiTheme="minorHAnsi" w:hAnsiTheme="minorHAnsi" w:cstheme="minorHAnsi"/>
        </w:rPr>
        <w:t xml:space="preserve"> laboratorio conosce grazie a</w:t>
      </w:r>
      <w:r w:rsidRPr="00596925">
        <w:rPr>
          <w:rFonts w:asciiTheme="minorHAnsi" w:hAnsiTheme="minorHAnsi" w:cstheme="minorHAnsi"/>
        </w:rPr>
        <w:t xml:space="preserve"> continui aggiornamenti ed approfondimenti;</w:t>
      </w:r>
    </w:p>
    <w:p w14:paraId="7E6F6CA5" w14:textId="257FAB58" w:rsidR="008632A3" w:rsidRPr="00596925" w:rsidRDefault="008632A3" w:rsidP="00EE5563">
      <w:pPr>
        <w:pStyle w:val="testo"/>
        <w:widowControl w:val="0"/>
        <w:numPr>
          <w:ilvl w:val="0"/>
          <w:numId w:val="23"/>
        </w:numPr>
        <w:tabs>
          <w:tab w:val="clear" w:pos="360"/>
          <w:tab w:val="num" w:pos="1211"/>
        </w:tabs>
        <w:ind w:left="1211"/>
        <w:rPr>
          <w:rFonts w:asciiTheme="minorHAnsi" w:hAnsiTheme="minorHAnsi" w:cstheme="minorHAnsi"/>
        </w:rPr>
      </w:pPr>
      <w:r w:rsidRPr="00596925">
        <w:rPr>
          <w:rFonts w:asciiTheme="minorHAnsi" w:hAnsiTheme="minorHAnsi" w:cstheme="minorHAnsi"/>
        </w:rPr>
        <w:t>Quelli comunicati dal cliente;</w:t>
      </w:r>
    </w:p>
    <w:p w14:paraId="13A7EF84" w14:textId="77777777" w:rsidR="008632A3" w:rsidRPr="00596925" w:rsidRDefault="008632A3" w:rsidP="00EE5563">
      <w:pPr>
        <w:pStyle w:val="testo"/>
        <w:widowControl w:val="0"/>
        <w:numPr>
          <w:ilvl w:val="0"/>
          <w:numId w:val="23"/>
        </w:numPr>
        <w:tabs>
          <w:tab w:val="clear" w:pos="360"/>
          <w:tab w:val="num" w:pos="1211"/>
        </w:tabs>
        <w:ind w:left="1211"/>
        <w:rPr>
          <w:rFonts w:asciiTheme="minorHAnsi" w:hAnsiTheme="minorHAnsi" w:cstheme="minorHAnsi"/>
        </w:rPr>
      </w:pPr>
      <w:r w:rsidRPr="00596925">
        <w:rPr>
          <w:rFonts w:asciiTheme="minorHAnsi" w:hAnsiTheme="minorHAnsi" w:cstheme="minorHAnsi"/>
        </w:rPr>
        <w:t xml:space="preserve">Quelli definiti dall’organizzazione in relazione alla tecnologia a disposizione ed a seguito dell’esperienza e delle conoscenze tecniche del personale dell’azienda; </w:t>
      </w:r>
    </w:p>
    <w:p w14:paraId="2C9C56AC" w14:textId="77777777" w:rsidR="008632A3" w:rsidRPr="00596925" w:rsidRDefault="008632A3" w:rsidP="00EE5563">
      <w:pPr>
        <w:pStyle w:val="testo"/>
        <w:widowControl w:val="0"/>
        <w:numPr>
          <w:ilvl w:val="0"/>
          <w:numId w:val="23"/>
        </w:numPr>
        <w:tabs>
          <w:tab w:val="clear" w:pos="360"/>
          <w:tab w:val="num" w:pos="1211"/>
        </w:tabs>
        <w:ind w:left="1211"/>
        <w:rPr>
          <w:rFonts w:asciiTheme="minorHAnsi" w:hAnsiTheme="minorHAnsi" w:cstheme="minorHAnsi"/>
        </w:rPr>
      </w:pPr>
      <w:r w:rsidRPr="00596925">
        <w:rPr>
          <w:rFonts w:asciiTheme="minorHAnsi" w:hAnsiTheme="minorHAnsi" w:cstheme="minorHAnsi"/>
        </w:rPr>
        <w:t xml:space="preserve">Quelli definiti dai metodi di prova; </w:t>
      </w:r>
    </w:p>
    <w:p w14:paraId="04B5D569" w14:textId="77777777" w:rsidR="008632A3" w:rsidRPr="00596925" w:rsidRDefault="008632A3" w:rsidP="00EE5563">
      <w:pPr>
        <w:pStyle w:val="testo"/>
        <w:widowControl w:val="0"/>
        <w:numPr>
          <w:ilvl w:val="0"/>
          <w:numId w:val="23"/>
        </w:numPr>
        <w:tabs>
          <w:tab w:val="clear" w:pos="360"/>
          <w:tab w:val="num" w:pos="1211"/>
        </w:tabs>
        <w:ind w:left="1211"/>
        <w:rPr>
          <w:rFonts w:asciiTheme="minorHAnsi" w:hAnsiTheme="minorHAnsi" w:cstheme="minorHAnsi"/>
        </w:rPr>
      </w:pPr>
      <w:r w:rsidRPr="00596925">
        <w:rPr>
          <w:rFonts w:asciiTheme="minorHAnsi" w:hAnsiTheme="minorHAnsi" w:cstheme="minorHAnsi"/>
        </w:rPr>
        <w:t xml:space="preserve">Quelli legati all’uso del rapporto di prova che sono conosciuti dall’organizzazione; </w:t>
      </w:r>
    </w:p>
    <w:p w14:paraId="4EC8D737" w14:textId="77777777" w:rsidR="008632A3" w:rsidRPr="00596925" w:rsidRDefault="008632A3" w:rsidP="00EE5563">
      <w:pPr>
        <w:pStyle w:val="testo"/>
        <w:widowControl w:val="0"/>
        <w:numPr>
          <w:ilvl w:val="0"/>
          <w:numId w:val="23"/>
        </w:numPr>
        <w:tabs>
          <w:tab w:val="clear" w:pos="360"/>
          <w:tab w:val="num" w:pos="1211"/>
        </w:tabs>
        <w:ind w:left="1211"/>
        <w:rPr>
          <w:rFonts w:asciiTheme="minorHAnsi" w:hAnsiTheme="minorHAnsi" w:cstheme="minorHAnsi"/>
        </w:rPr>
      </w:pPr>
      <w:r w:rsidRPr="00596925">
        <w:rPr>
          <w:rFonts w:asciiTheme="minorHAnsi" w:hAnsiTheme="minorHAnsi" w:cstheme="minorHAnsi"/>
        </w:rPr>
        <w:t>Quelli relativi ai tempi di conservazione degli oggetti da sottoporre a prova e delle registrazioni delle prove effettuate;</w:t>
      </w:r>
    </w:p>
    <w:p w14:paraId="09F52A0E" w14:textId="317447B2" w:rsidR="008632A3" w:rsidRPr="00596925" w:rsidRDefault="008632A3" w:rsidP="00EE5563">
      <w:pPr>
        <w:pStyle w:val="testo"/>
        <w:widowControl w:val="0"/>
        <w:numPr>
          <w:ilvl w:val="0"/>
          <w:numId w:val="23"/>
        </w:numPr>
        <w:tabs>
          <w:tab w:val="clear" w:pos="360"/>
          <w:tab w:val="num" w:pos="1211"/>
        </w:tabs>
        <w:ind w:left="1211"/>
        <w:rPr>
          <w:rFonts w:asciiTheme="minorHAnsi" w:hAnsiTheme="minorHAnsi" w:cstheme="minorHAnsi"/>
        </w:rPr>
      </w:pPr>
      <w:r w:rsidRPr="00596925">
        <w:rPr>
          <w:rFonts w:asciiTheme="minorHAnsi" w:hAnsiTheme="minorHAnsi" w:cstheme="minorHAnsi"/>
        </w:rPr>
        <w:t>Quelli analizzati dall’organizzazione mediante questionari, analisi sui dati di soddisfazione, reclami</w:t>
      </w:r>
      <w:r w:rsidR="00B90CD2" w:rsidRPr="00596925">
        <w:rPr>
          <w:rFonts w:asciiTheme="minorHAnsi" w:hAnsiTheme="minorHAnsi" w:cstheme="minorHAnsi"/>
        </w:rPr>
        <w:t>.</w:t>
      </w:r>
    </w:p>
    <w:p w14:paraId="1D5B2318" w14:textId="77777777" w:rsidR="008632A3" w:rsidRPr="00596925" w:rsidRDefault="008632A3" w:rsidP="008632A3">
      <w:pPr>
        <w:pStyle w:val="testo"/>
        <w:rPr>
          <w:rFonts w:asciiTheme="minorHAnsi" w:hAnsiTheme="minorHAnsi" w:cstheme="minorHAnsi"/>
        </w:rPr>
      </w:pPr>
    </w:p>
    <w:p w14:paraId="4C5E188C" w14:textId="235F8C8A" w:rsidR="008632A3" w:rsidRPr="00596925" w:rsidRDefault="008632A3" w:rsidP="00F74D90">
      <w:pPr>
        <w:pStyle w:val="testo"/>
        <w:ind w:left="0"/>
        <w:rPr>
          <w:rFonts w:asciiTheme="minorHAnsi" w:hAnsiTheme="minorHAnsi" w:cstheme="minorHAnsi"/>
        </w:rPr>
      </w:pPr>
      <w:r w:rsidRPr="00596925">
        <w:rPr>
          <w:rFonts w:asciiTheme="minorHAnsi" w:hAnsiTheme="minorHAnsi" w:cstheme="minorHAnsi"/>
        </w:rPr>
        <w:t xml:space="preserve">A seguito di tale riesame RL predispone un documento </w:t>
      </w:r>
      <w:r w:rsidR="000268DD" w:rsidRPr="00596925">
        <w:rPr>
          <w:rFonts w:asciiTheme="minorHAnsi" w:hAnsiTheme="minorHAnsi" w:cstheme="minorHAnsi"/>
        </w:rPr>
        <w:t>(M</w:t>
      </w:r>
      <w:r w:rsidR="00684867" w:rsidRPr="00596925">
        <w:rPr>
          <w:rFonts w:asciiTheme="minorHAnsi" w:hAnsiTheme="minorHAnsi" w:cstheme="minorHAnsi"/>
        </w:rPr>
        <w:t>110</w:t>
      </w:r>
      <w:r w:rsidR="000268DD" w:rsidRPr="00596925">
        <w:rPr>
          <w:rFonts w:asciiTheme="minorHAnsi" w:hAnsiTheme="minorHAnsi" w:cstheme="minorHAnsi"/>
        </w:rPr>
        <w:t xml:space="preserve">) </w:t>
      </w:r>
      <w:r w:rsidRPr="00596925">
        <w:rPr>
          <w:rFonts w:asciiTheme="minorHAnsi" w:hAnsiTheme="minorHAnsi" w:cstheme="minorHAnsi"/>
        </w:rPr>
        <w:t>ove specifica:</w:t>
      </w:r>
    </w:p>
    <w:p w14:paraId="57C38741" w14:textId="77777777" w:rsidR="00F74D90" w:rsidRPr="00596925" w:rsidRDefault="00F74D90" w:rsidP="008632A3">
      <w:pPr>
        <w:pStyle w:val="testo"/>
        <w:rPr>
          <w:rFonts w:asciiTheme="minorHAnsi" w:hAnsiTheme="minorHAnsi" w:cstheme="minorHAnsi"/>
        </w:rPr>
      </w:pPr>
    </w:p>
    <w:p w14:paraId="4B953B50" w14:textId="371157A9" w:rsidR="00E006D5" w:rsidRPr="00596925" w:rsidRDefault="00E006D5" w:rsidP="00EE5563">
      <w:pPr>
        <w:pStyle w:val="testo"/>
        <w:numPr>
          <w:ilvl w:val="0"/>
          <w:numId w:val="24"/>
        </w:numPr>
        <w:rPr>
          <w:rFonts w:asciiTheme="minorHAnsi" w:hAnsiTheme="minorHAnsi" w:cstheme="minorHAnsi"/>
        </w:rPr>
      </w:pPr>
      <w:r w:rsidRPr="00596925">
        <w:rPr>
          <w:rFonts w:asciiTheme="minorHAnsi" w:hAnsiTheme="minorHAnsi" w:cstheme="minorHAnsi"/>
        </w:rPr>
        <w:t>Modalità di erogazione del servizio;</w:t>
      </w:r>
    </w:p>
    <w:p w14:paraId="50E0A1FA" w14:textId="77777777" w:rsidR="008632A3" w:rsidRPr="00596925" w:rsidRDefault="008632A3" w:rsidP="00EE5563">
      <w:pPr>
        <w:pStyle w:val="testo"/>
        <w:numPr>
          <w:ilvl w:val="0"/>
          <w:numId w:val="24"/>
        </w:numPr>
        <w:rPr>
          <w:rFonts w:asciiTheme="minorHAnsi" w:hAnsiTheme="minorHAnsi" w:cstheme="minorHAnsi"/>
        </w:rPr>
      </w:pPr>
      <w:r w:rsidRPr="00596925">
        <w:rPr>
          <w:rFonts w:asciiTheme="minorHAnsi" w:hAnsiTheme="minorHAnsi" w:cstheme="minorHAnsi"/>
        </w:rPr>
        <w:t>La tipologia di campioni da analizzare;</w:t>
      </w:r>
    </w:p>
    <w:p w14:paraId="54B2DBF8" w14:textId="3C0B2E41" w:rsidR="008632A3" w:rsidRPr="00596925" w:rsidRDefault="008632A3" w:rsidP="00EE5563">
      <w:pPr>
        <w:pStyle w:val="testo"/>
        <w:numPr>
          <w:ilvl w:val="0"/>
          <w:numId w:val="24"/>
        </w:numPr>
        <w:rPr>
          <w:rFonts w:asciiTheme="minorHAnsi" w:hAnsiTheme="minorHAnsi" w:cstheme="minorHAnsi"/>
        </w:rPr>
      </w:pPr>
      <w:r w:rsidRPr="00596925">
        <w:rPr>
          <w:rFonts w:asciiTheme="minorHAnsi" w:hAnsiTheme="minorHAnsi" w:cstheme="minorHAnsi"/>
        </w:rPr>
        <w:t>L’elenco delle determinazioni con i metodi utilizzati dal laboratorio</w:t>
      </w:r>
      <w:r w:rsidR="00C465D4" w:rsidRPr="00596925">
        <w:rPr>
          <w:rFonts w:asciiTheme="minorHAnsi" w:hAnsiTheme="minorHAnsi" w:cstheme="minorHAnsi"/>
        </w:rPr>
        <w:t>, tali da soddisfare i requisiti dell’azienda</w:t>
      </w:r>
      <w:r w:rsidRPr="00596925">
        <w:rPr>
          <w:rFonts w:asciiTheme="minorHAnsi" w:hAnsiTheme="minorHAnsi" w:cstheme="minorHAnsi"/>
        </w:rPr>
        <w:t>;</w:t>
      </w:r>
    </w:p>
    <w:p w14:paraId="6CADA55D" w14:textId="77777777" w:rsidR="008632A3" w:rsidRPr="00596925" w:rsidRDefault="008632A3" w:rsidP="00EE5563">
      <w:pPr>
        <w:pStyle w:val="testo"/>
        <w:numPr>
          <w:ilvl w:val="0"/>
          <w:numId w:val="24"/>
        </w:numPr>
        <w:rPr>
          <w:rFonts w:asciiTheme="minorHAnsi" w:hAnsiTheme="minorHAnsi" w:cstheme="minorHAnsi"/>
        </w:rPr>
      </w:pPr>
      <w:r w:rsidRPr="00596925">
        <w:rPr>
          <w:rFonts w:asciiTheme="minorHAnsi" w:hAnsiTheme="minorHAnsi" w:cstheme="minorHAnsi"/>
        </w:rPr>
        <w:lastRenderedPageBreak/>
        <w:t>I metodi accreditati e quelli non accreditati;</w:t>
      </w:r>
    </w:p>
    <w:p w14:paraId="12921EA2" w14:textId="77777777" w:rsidR="008632A3" w:rsidRPr="00596925" w:rsidRDefault="008632A3" w:rsidP="00EE5563">
      <w:pPr>
        <w:pStyle w:val="testo"/>
        <w:numPr>
          <w:ilvl w:val="0"/>
          <w:numId w:val="24"/>
        </w:numPr>
        <w:rPr>
          <w:rFonts w:asciiTheme="minorHAnsi" w:hAnsiTheme="minorHAnsi" w:cstheme="minorHAnsi"/>
        </w:rPr>
      </w:pPr>
      <w:r w:rsidRPr="00596925">
        <w:rPr>
          <w:rFonts w:asciiTheme="minorHAnsi" w:hAnsiTheme="minorHAnsi" w:cstheme="minorHAnsi"/>
        </w:rPr>
        <w:t>I tempi di conservazione delle registrazioni delle prove;</w:t>
      </w:r>
    </w:p>
    <w:p w14:paraId="0AADE427" w14:textId="77777777" w:rsidR="008632A3" w:rsidRPr="00596925" w:rsidRDefault="008632A3" w:rsidP="00EE5563">
      <w:pPr>
        <w:pStyle w:val="testo"/>
        <w:widowControl w:val="0"/>
        <w:numPr>
          <w:ilvl w:val="0"/>
          <w:numId w:val="24"/>
        </w:numPr>
        <w:rPr>
          <w:rFonts w:asciiTheme="minorHAnsi" w:hAnsiTheme="minorHAnsi" w:cstheme="minorHAnsi"/>
        </w:rPr>
      </w:pPr>
      <w:r w:rsidRPr="00596925">
        <w:rPr>
          <w:rFonts w:asciiTheme="minorHAnsi" w:hAnsiTheme="minorHAnsi" w:cstheme="minorHAnsi"/>
        </w:rPr>
        <w:t>I tempi di conservazione degli oggetti da sottoporre a prova;</w:t>
      </w:r>
    </w:p>
    <w:p w14:paraId="4C166197" w14:textId="71692011" w:rsidR="008632A3" w:rsidRPr="00596925" w:rsidRDefault="008632A3" w:rsidP="00EE5563">
      <w:pPr>
        <w:pStyle w:val="testo"/>
        <w:widowControl w:val="0"/>
        <w:numPr>
          <w:ilvl w:val="0"/>
          <w:numId w:val="24"/>
        </w:numPr>
        <w:rPr>
          <w:rFonts w:asciiTheme="minorHAnsi" w:hAnsiTheme="minorHAnsi" w:cstheme="minorHAnsi"/>
        </w:rPr>
      </w:pPr>
      <w:r w:rsidRPr="00596925">
        <w:rPr>
          <w:rFonts w:asciiTheme="minorHAnsi" w:hAnsiTheme="minorHAnsi" w:cstheme="minorHAnsi"/>
        </w:rPr>
        <w:t>Breve informazione sul significato dell’accreditamento, sull’accredit</w:t>
      </w:r>
      <w:r w:rsidR="00880634" w:rsidRPr="00596925">
        <w:rPr>
          <w:rFonts w:asciiTheme="minorHAnsi" w:hAnsiTheme="minorHAnsi" w:cstheme="minorHAnsi"/>
        </w:rPr>
        <w:t>amento delle prove oggetto della offerta</w:t>
      </w:r>
      <w:r w:rsidRPr="00596925">
        <w:rPr>
          <w:rFonts w:asciiTheme="minorHAnsi" w:hAnsiTheme="minorHAnsi" w:cstheme="minorHAnsi"/>
        </w:rPr>
        <w:t xml:space="preserve"> e sulla convenzione con ACCREDIA, e sulle limitazioni sull’uso del marchio di accreditamento</w:t>
      </w:r>
      <w:r w:rsidR="009E6FD3" w:rsidRPr="00596925">
        <w:rPr>
          <w:rFonts w:asciiTheme="minorHAnsi" w:hAnsiTheme="minorHAnsi" w:cstheme="minorHAnsi"/>
        </w:rPr>
        <w:t>,</w:t>
      </w:r>
      <w:r w:rsidRPr="00596925">
        <w:rPr>
          <w:rFonts w:asciiTheme="minorHAnsi" w:hAnsiTheme="minorHAnsi" w:cstheme="minorHAnsi"/>
        </w:rPr>
        <w:t xml:space="preserve"> ovvero</w:t>
      </w:r>
      <w:r w:rsidR="009E6FD3" w:rsidRPr="00596925">
        <w:rPr>
          <w:rFonts w:asciiTheme="minorHAnsi" w:hAnsiTheme="minorHAnsi" w:cstheme="minorHAnsi"/>
        </w:rPr>
        <w:t>,</w:t>
      </w:r>
      <w:r w:rsidRPr="00596925">
        <w:rPr>
          <w:rFonts w:asciiTheme="minorHAnsi" w:hAnsiTheme="minorHAnsi" w:cstheme="minorHAnsi"/>
        </w:rPr>
        <w:t xml:space="preserve"> che lo stesso non deve essere utilizzato in modo da creare l’impressione che </w:t>
      </w:r>
      <w:r w:rsidR="00880634" w:rsidRPr="00596925">
        <w:rPr>
          <w:rFonts w:asciiTheme="minorHAnsi" w:hAnsiTheme="minorHAnsi" w:cstheme="minorHAnsi"/>
        </w:rPr>
        <w:t xml:space="preserve">ACCREDIA </w:t>
      </w:r>
      <w:r w:rsidRPr="00596925">
        <w:rPr>
          <w:rFonts w:asciiTheme="minorHAnsi" w:hAnsiTheme="minorHAnsi" w:cstheme="minorHAnsi"/>
        </w:rPr>
        <w:t xml:space="preserve">dia l’approvazione ad un </w:t>
      </w:r>
      <w:r w:rsidR="00F74D90" w:rsidRPr="00596925">
        <w:rPr>
          <w:rFonts w:asciiTheme="minorHAnsi" w:hAnsiTheme="minorHAnsi" w:cstheme="minorHAnsi"/>
        </w:rPr>
        <w:t>campione prova od a un prodotto;</w:t>
      </w:r>
    </w:p>
    <w:p w14:paraId="54B203B4" w14:textId="7DECFB67" w:rsidR="00F74D90" w:rsidRPr="00596925" w:rsidRDefault="00F74D90" w:rsidP="00EE5563">
      <w:pPr>
        <w:pStyle w:val="testo"/>
        <w:widowControl w:val="0"/>
        <w:numPr>
          <w:ilvl w:val="0"/>
          <w:numId w:val="24"/>
        </w:numPr>
        <w:rPr>
          <w:rFonts w:asciiTheme="minorHAnsi" w:hAnsiTheme="minorHAnsi" w:cstheme="minorHAnsi"/>
        </w:rPr>
      </w:pPr>
      <w:r w:rsidRPr="00596925">
        <w:rPr>
          <w:rFonts w:asciiTheme="minorHAnsi" w:hAnsiTheme="minorHAnsi" w:cstheme="minorHAnsi"/>
        </w:rPr>
        <w:t>Dichiarazione condivisa nella quale si esplicita il non utilizzo da parte del l</w:t>
      </w:r>
      <w:r w:rsidR="00C465D4" w:rsidRPr="00596925">
        <w:rPr>
          <w:rFonts w:asciiTheme="minorHAnsi" w:hAnsiTheme="minorHAnsi" w:cstheme="minorHAnsi"/>
        </w:rPr>
        <w:t xml:space="preserve">aboratorio di fornitori esterni per la conduzione di attività accreditate da eseguirsi esternamente. </w:t>
      </w:r>
      <w:r w:rsidR="004631FD" w:rsidRPr="00596925">
        <w:rPr>
          <w:rFonts w:asciiTheme="minorHAnsi" w:hAnsiTheme="minorHAnsi" w:cstheme="minorHAnsi"/>
        </w:rPr>
        <w:t>LTA</w:t>
      </w:r>
      <w:r w:rsidR="00FF4BFF" w:rsidRPr="00596925">
        <w:rPr>
          <w:rFonts w:asciiTheme="minorHAnsi" w:hAnsiTheme="minorHAnsi" w:cstheme="minorHAnsi"/>
        </w:rPr>
        <w:t xml:space="preserve"> S.r.l. </w:t>
      </w:r>
      <w:r w:rsidR="00C465D4" w:rsidRPr="00596925">
        <w:rPr>
          <w:rFonts w:asciiTheme="minorHAnsi" w:hAnsiTheme="minorHAnsi" w:cstheme="minorHAnsi"/>
        </w:rPr>
        <w:t>può impiegare laboratori esterni per eventuali controlli, essa gestisce in totale autonomia tale operatività, senza il coinvolgimento del laboratorio interno. In tale circostanza, il rapporto di prova emesso dal laboratorio esterno sarà l’unico rapporto di prova esistente per il campione testato, il laboratorio interno dunque non referterà alcun risultato.</w:t>
      </w:r>
    </w:p>
    <w:p w14:paraId="6894902A" w14:textId="77777777" w:rsidR="003E7651" w:rsidRPr="00596925" w:rsidRDefault="003E7651" w:rsidP="003E7651">
      <w:pPr>
        <w:pStyle w:val="testo"/>
        <w:widowControl w:val="0"/>
        <w:ind w:left="0"/>
        <w:rPr>
          <w:rFonts w:asciiTheme="minorHAnsi" w:hAnsiTheme="minorHAnsi" w:cstheme="minorHAnsi"/>
        </w:rPr>
      </w:pPr>
    </w:p>
    <w:p w14:paraId="4BF61ECE" w14:textId="2A89EFA0" w:rsidR="00E006D5" w:rsidRPr="00596925" w:rsidRDefault="008632A3" w:rsidP="00E006D5">
      <w:pPr>
        <w:pStyle w:val="testo"/>
        <w:widowControl w:val="0"/>
        <w:ind w:left="0"/>
        <w:rPr>
          <w:rFonts w:asciiTheme="minorHAnsi" w:hAnsiTheme="minorHAnsi" w:cstheme="minorHAnsi"/>
        </w:rPr>
      </w:pPr>
      <w:r w:rsidRPr="00596925">
        <w:rPr>
          <w:rFonts w:asciiTheme="minorHAnsi" w:hAnsiTheme="minorHAnsi" w:cstheme="minorHAnsi"/>
        </w:rPr>
        <w:t xml:space="preserve">Questo documento viene firmato da RL e da </w:t>
      </w:r>
      <w:r w:rsidR="00684867" w:rsidRPr="00596925">
        <w:rPr>
          <w:rFonts w:asciiTheme="minorHAnsi" w:hAnsiTheme="minorHAnsi" w:cstheme="minorHAnsi"/>
        </w:rPr>
        <w:t>DG</w:t>
      </w:r>
      <w:r w:rsidRPr="00596925">
        <w:rPr>
          <w:rFonts w:asciiTheme="minorHAnsi" w:hAnsiTheme="minorHAnsi" w:cstheme="minorHAnsi"/>
        </w:rPr>
        <w:t xml:space="preserve"> ad evidenza del riesame</w:t>
      </w:r>
      <w:r w:rsidR="00390E4D" w:rsidRPr="00596925">
        <w:rPr>
          <w:rFonts w:asciiTheme="minorHAnsi" w:hAnsiTheme="minorHAnsi" w:cstheme="minorHAnsi"/>
        </w:rPr>
        <w:t xml:space="preserve"> del contratto con il cliente</w:t>
      </w:r>
      <w:r w:rsidRPr="00596925">
        <w:rPr>
          <w:rFonts w:asciiTheme="minorHAnsi" w:hAnsiTheme="minorHAnsi" w:cstheme="minorHAnsi"/>
        </w:rPr>
        <w:t>.</w:t>
      </w:r>
      <w:r w:rsidR="00F74D90" w:rsidRPr="00596925">
        <w:rPr>
          <w:rFonts w:asciiTheme="minorHAnsi" w:hAnsiTheme="minorHAnsi" w:cstheme="minorHAnsi"/>
        </w:rPr>
        <w:t xml:space="preserve"> </w:t>
      </w:r>
      <w:r w:rsidRPr="00596925">
        <w:rPr>
          <w:rFonts w:asciiTheme="minorHAnsi" w:hAnsiTheme="minorHAnsi" w:cstheme="minorHAnsi"/>
        </w:rPr>
        <w:t xml:space="preserve">Le prove sono inserite nel </w:t>
      </w:r>
      <w:r w:rsidR="00684867" w:rsidRPr="00596925">
        <w:rPr>
          <w:rFonts w:asciiTheme="minorHAnsi" w:hAnsiTheme="minorHAnsi" w:cstheme="minorHAnsi"/>
        </w:rPr>
        <w:t>software gestionale</w:t>
      </w:r>
      <w:r w:rsidRPr="00596925">
        <w:rPr>
          <w:rFonts w:asciiTheme="minorHAnsi" w:hAnsiTheme="minorHAnsi" w:cstheme="minorHAnsi"/>
        </w:rPr>
        <w:t xml:space="preserve"> per la loro attuazione.</w:t>
      </w:r>
    </w:p>
    <w:p w14:paraId="785BE8C3" w14:textId="41EAAC85" w:rsidR="008632A3" w:rsidRPr="00596925" w:rsidRDefault="00E006D5" w:rsidP="00E006D5">
      <w:pPr>
        <w:pStyle w:val="testo"/>
        <w:widowControl w:val="0"/>
        <w:ind w:left="0"/>
        <w:rPr>
          <w:rFonts w:asciiTheme="minorHAnsi" w:hAnsiTheme="minorHAnsi" w:cstheme="minorHAnsi"/>
        </w:rPr>
      </w:pPr>
      <w:r w:rsidRPr="00596925">
        <w:rPr>
          <w:rFonts w:asciiTheme="minorHAnsi" w:hAnsiTheme="minorHAnsi" w:cstheme="minorHAnsi"/>
        </w:rPr>
        <w:t xml:space="preserve">Il laboratorio </w:t>
      </w:r>
      <w:r w:rsidR="001F34B3" w:rsidRPr="00596925">
        <w:rPr>
          <w:rFonts w:asciiTheme="minorHAnsi" w:hAnsiTheme="minorHAnsi" w:cstheme="minorHAnsi"/>
        </w:rPr>
        <w:t xml:space="preserve">non </w:t>
      </w:r>
      <w:r w:rsidRPr="00596925">
        <w:rPr>
          <w:rFonts w:asciiTheme="minorHAnsi" w:hAnsiTheme="minorHAnsi" w:cstheme="minorHAnsi"/>
        </w:rPr>
        <w:t>emette giudizi di conformità</w:t>
      </w:r>
      <w:r w:rsidR="001F34B3" w:rsidRPr="00596925">
        <w:rPr>
          <w:rFonts w:asciiTheme="minorHAnsi" w:hAnsiTheme="minorHAnsi" w:cstheme="minorHAnsi"/>
        </w:rPr>
        <w:t>. Se necessario per motivi legislativi o su espressa richiesta del cliente</w:t>
      </w:r>
      <w:r w:rsidRPr="00596925">
        <w:rPr>
          <w:rFonts w:asciiTheme="minorHAnsi" w:hAnsiTheme="minorHAnsi" w:cstheme="minorHAnsi"/>
        </w:rPr>
        <w:t xml:space="preserve"> </w:t>
      </w:r>
      <w:r w:rsidR="001F34B3" w:rsidRPr="00596925">
        <w:rPr>
          <w:rFonts w:asciiTheme="minorHAnsi" w:hAnsiTheme="minorHAnsi" w:cstheme="minorHAnsi"/>
        </w:rPr>
        <w:t xml:space="preserve">la inserisce </w:t>
      </w:r>
      <w:r w:rsidRPr="00596925">
        <w:rPr>
          <w:rFonts w:asciiTheme="minorHAnsi" w:hAnsiTheme="minorHAnsi" w:cstheme="minorHAnsi"/>
        </w:rPr>
        <w:t>direttamente all’interno dei propri rapporti di prova, con</w:t>
      </w:r>
      <w:r w:rsidR="008632A3" w:rsidRPr="00596925">
        <w:rPr>
          <w:rFonts w:asciiTheme="minorHAnsi" w:hAnsiTheme="minorHAnsi" w:cstheme="minorHAnsi"/>
        </w:rPr>
        <w:t xml:space="preserve">corda </w:t>
      </w:r>
      <w:r w:rsidR="001E6B47" w:rsidRPr="00596925">
        <w:rPr>
          <w:rFonts w:asciiTheme="minorHAnsi" w:hAnsiTheme="minorHAnsi" w:cstheme="minorHAnsi"/>
        </w:rPr>
        <w:t xml:space="preserve">con il cliente </w:t>
      </w:r>
      <w:r w:rsidR="008632A3" w:rsidRPr="00596925">
        <w:rPr>
          <w:rFonts w:asciiTheme="minorHAnsi" w:hAnsiTheme="minorHAnsi" w:cstheme="minorHAnsi"/>
        </w:rPr>
        <w:t xml:space="preserve">la regola decisionale </w:t>
      </w:r>
      <w:r w:rsidRPr="00596925">
        <w:rPr>
          <w:rFonts w:asciiTheme="minorHAnsi" w:hAnsiTheme="minorHAnsi" w:cstheme="minorHAnsi"/>
        </w:rPr>
        <w:t xml:space="preserve">impiegata </w:t>
      </w:r>
      <w:r w:rsidR="008632A3" w:rsidRPr="00596925">
        <w:rPr>
          <w:rFonts w:asciiTheme="minorHAnsi" w:hAnsiTheme="minorHAnsi" w:cstheme="minorHAnsi"/>
        </w:rPr>
        <w:t>per valutare la conformità ad una specifica o ad un metodo</w:t>
      </w:r>
      <w:r w:rsidR="009E6FD3" w:rsidRPr="00596925">
        <w:rPr>
          <w:rFonts w:asciiTheme="minorHAnsi" w:hAnsiTheme="minorHAnsi" w:cstheme="minorHAnsi"/>
        </w:rPr>
        <w:t>, tenendo conto dell’incertezza di misura valutata</w:t>
      </w:r>
      <w:r w:rsidR="00EC4A57" w:rsidRPr="00596925">
        <w:rPr>
          <w:rFonts w:asciiTheme="minorHAnsi" w:hAnsiTheme="minorHAnsi" w:cstheme="minorHAnsi"/>
        </w:rPr>
        <w:t>,</w:t>
      </w:r>
      <w:r w:rsidR="008632A3" w:rsidRPr="00596925">
        <w:rPr>
          <w:rFonts w:asciiTheme="minorHAnsi" w:hAnsiTheme="minorHAnsi" w:cstheme="minorHAnsi"/>
        </w:rPr>
        <w:t xml:space="preserve"> salvo che tale regola no</w:t>
      </w:r>
      <w:r w:rsidRPr="00596925">
        <w:rPr>
          <w:rFonts w:asciiTheme="minorHAnsi" w:hAnsiTheme="minorHAnsi" w:cstheme="minorHAnsi"/>
        </w:rPr>
        <w:t xml:space="preserve">n sia già presente nella norma </w:t>
      </w:r>
      <w:r w:rsidR="008632A3" w:rsidRPr="00596925">
        <w:rPr>
          <w:rFonts w:asciiTheme="minorHAnsi" w:hAnsiTheme="minorHAnsi" w:cstheme="minorHAnsi"/>
        </w:rPr>
        <w:t>(</w:t>
      </w:r>
      <w:r w:rsidR="009E6FD3" w:rsidRPr="00596925">
        <w:rPr>
          <w:rFonts w:asciiTheme="minorHAnsi" w:hAnsiTheme="minorHAnsi" w:cstheme="minorHAnsi"/>
        </w:rPr>
        <w:t>riportata</w:t>
      </w:r>
      <w:r w:rsidR="008632A3" w:rsidRPr="00596925">
        <w:rPr>
          <w:rFonts w:asciiTheme="minorHAnsi" w:hAnsiTheme="minorHAnsi" w:cstheme="minorHAnsi"/>
        </w:rPr>
        <w:t xml:space="preserve"> </w:t>
      </w:r>
      <w:r w:rsidRPr="00596925">
        <w:rPr>
          <w:rFonts w:asciiTheme="minorHAnsi" w:hAnsiTheme="minorHAnsi" w:cstheme="minorHAnsi"/>
        </w:rPr>
        <w:t>nelle</w:t>
      </w:r>
      <w:r w:rsidR="008632A3" w:rsidRPr="00596925">
        <w:rPr>
          <w:rFonts w:asciiTheme="minorHAnsi" w:hAnsiTheme="minorHAnsi" w:cstheme="minorHAnsi"/>
        </w:rPr>
        <w:t xml:space="preserve"> </w:t>
      </w:r>
      <w:r w:rsidRPr="00596925">
        <w:rPr>
          <w:rFonts w:asciiTheme="minorHAnsi" w:hAnsiTheme="minorHAnsi" w:cstheme="minorHAnsi"/>
        </w:rPr>
        <w:t xml:space="preserve">relative </w:t>
      </w:r>
      <w:r w:rsidR="008632A3" w:rsidRPr="00596925">
        <w:rPr>
          <w:rFonts w:asciiTheme="minorHAnsi" w:hAnsiTheme="minorHAnsi" w:cstheme="minorHAnsi"/>
        </w:rPr>
        <w:t>procedure di prova)</w:t>
      </w:r>
      <w:r w:rsidRPr="00596925">
        <w:rPr>
          <w:rFonts w:asciiTheme="minorHAnsi" w:hAnsiTheme="minorHAnsi" w:cstheme="minorHAnsi"/>
        </w:rPr>
        <w:t xml:space="preserve">. In entrambi i casi, tale regola decisionale, viene discussa con </w:t>
      </w:r>
      <w:r w:rsidR="001F34B3" w:rsidRPr="00596925">
        <w:rPr>
          <w:rFonts w:asciiTheme="minorHAnsi" w:hAnsiTheme="minorHAnsi" w:cstheme="minorHAnsi"/>
        </w:rPr>
        <w:t>il cliente e formalizzata nel contratto di fornitura del servizio.</w:t>
      </w:r>
    </w:p>
    <w:p w14:paraId="78FD7F04" w14:textId="77777777" w:rsidR="008632A3" w:rsidRPr="00596925" w:rsidRDefault="008632A3" w:rsidP="008632A3">
      <w:pPr>
        <w:rPr>
          <w:rFonts w:asciiTheme="minorHAnsi" w:hAnsiTheme="minorHAnsi" w:cstheme="minorHAnsi"/>
        </w:rPr>
      </w:pPr>
    </w:p>
    <w:p w14:paraId="2FFEB829" w14:textId="6D604434" w:rsidR="008632A3" w:rsidRPr="00596925" w:rsidRDefault="003E7651" w:rsidP="003E7651">
      <w:pPr>
        <w:pStyle w:val="testo"/>
        <w:widowControl w:val="0"/>
        <w:ind w:left="0"/>
        <w:rPr>
          <w:rFonts w:asciiTheme="minorHAnsi" w:hAnsiTheme="minorHAnsi" w:cstheme="minorHAnsi"/>
        </w:rPr>
      </w:pPr>
      <w:r w:rsidRPr="00596925">
        <w:rPr>
          <w:rFonts w:asciiTheme="minorHAnsi" w:hAnsiTheme="minorHAnsi" w:cstheme="minorHAnsi"/>
        </w:rPr>
        <w:t>In merito alla selezione di tutti i metodi di prova applicati dal laboratorio e/o n</w:t>
      </w:r>
      <w:r w:rsidR="008632A3" w:rsidRPr="00596925">
        <w:rPr>
          <w:rFonts w:asciiTheme="minorHAnsi" w:hAnsiTheme="minorHAnsi" w:cstheme="minorHAnsi"/>
        </w:rPr>
        <w:t>el caso di modifiche alle prove, per esigen</w:t>
      </w:r>
      <w:r w:rsidRPr="00596925">
        <w:rPr>
          <w:rFonts w:asciiTheme="minorHAnsi" w:hAnsiTheme="minorHAnsi" w:cstheme="minorHAnsi"/>
        </w:rPr>
        <w:t>ze interne, su richiesta aziendale</w:t>
      </w:r>
      <w:r w:rsidR="00B90CD2" w:rsidRPr="00596925">
        <w:rPr>
          <w:rFonts w:asciiTheme="minorHAnsi" w:hAnsiTheme="minorHAnsi" w:cstheme="minorHAnsi"/>
        </w:rPr>
        <w:t xml:space="preserve"> </w:t>
      </w:r>
      <w:r w:rsidR="008632A3" w:rsidRPr="00596925">
        <w:rPr>
          <w:rFonts w:asciiTheme="minorHAnsi" w:hAnsiTheme="minorHAnsi" w:cstheme="minorHAnsi"/>
        </w:rPr>
        <w:t>o di legge, RL valuta la fattibilità del metodo</w:t>
      </w:r>
      <w:r w:rsidRPr="00596925">
        <w:rPr>
          <w:rFonts w:asciiTheme="minorHAnsi" w:hAnsiTheme="minorHAnsi" w:cstheme="minorHAnsi"/>
        </w:rPr>
        <w:t>, ovvero la non obsolescenza o non appropriatezza dello stesso, dunque</w:t>
      </w:r>
      <w:r w:rsidR="008632A3" w:rsidRPr="00596925">
        <w:rPr>
          <w:rFonts w:asciiTheme="minorHAnsi" w:hAnsiTheme="minorHAnsi" w:cstheme="minorHAnsi"/>
        </w:rPr>
        <w:t xml:space="preserve"> la capacità del laboratorio di e</w:t>
      </w:r>
      <w:r w:rsidRPr="00596925">
        <w:rPr>
          <w:rFonts w:asciiTheme="minorHAnsi" w:hAnsiTheme="minorHAnsi" w:cstheme="minorHAnsi"/>
        </w:rPr>
        <w:t xml:space="preserve">seguirlo; successivamente comunica ad </w:t>
      </w:r>
      <w:r w:rsidR="004631FD" w:rsidRPr="00596925">
        <w:rPr>
          <w:rFonts w:asciiTheme="minorHAnsi" w:hAnsiTheme="minorHAnsi" w:cstheme="minorHAnsi"/>
        </w:rPr>
        <w:t>LTA</w:t>
      </w:r>
      <w:r w:rsidR="001F34B3" w:rsidRPr="00596925">
        <w:rPr>
          <w:rFonts w:asciiTheme="minorHAnsi" w:hAnsiTheme="minorHAnsi" w:cstheme="minorHAnsi"/>
        </w:rPr>
        <w:t xml:space="preserve"> S.r.l. </w:t>
      </w:r>
      <w:r w:rsidR="008632A3" w:rsidRPr="00596925">
        <w:rPr>
          <w:rFonts w:asciiTheme="minorHAnsi" w:hAnsiTheme="minorHAnsi" w:cstheme="minorHAnsi"/>
        </w:rPr>
        <w:t xml:space="preserve">il risultato di tale riesame; se positivo inserisce il nuovo metodo nel </w:t>
      </w:r>
      <w:r w:rsidR="00684867" w:rsidRPr="00596925">
        <w:rPr>
          <w:rFonts w:asciiTheme="minorHAnsi" w:hAnsiTheme="minorHAnsi" w:cstheme="minorHAnsi"/>
        </w:rPr>
        <w:t>software gestionale</w:t>
      </w:r>
      <w:r w:rsidR="008632A3" w:rsidRPr="00596925">
        <w:rPr>
          <w:rFonts w:asciiTheme="minorHAnsi" w:hAnsiTheme="minorHAnsi" w:cstheme="minorHAnsi"/>
        </w:rPr>
        <w:t xml:space="preserve"> dando</w:t>
      </w:r>
      <w:r w:rsidRPr="00596925">
        <w:rPr>
          <w:rFonts w:asciiTheme="minorHAnsi" w:hAnsiTheme="minorHAnsi" w:cstheme="minorHAnsi"/>
        </w:rPr>
        <w:t>ne</w:t>
      </w:r>
      <w:r w:rsidR="008632A3" w:rsidRPr="00596925">
        <w:rPr>
          <w:rFonts w:asciiTheme="minorHAnsi" w:hAnsiTheme="minorHAnsi" w:cstheme="minorHAnsi"/>
        </w:rPr>
        <w:t xml:space="preserve"> così la disponibilità per l’esecuzione. </w:t>
      </w:r>
    </w:p>
    <w:p w14:paraId="1D2052DF" w14:textId="77777777" w:rsidR="003E03E9" w:rsidRPr="00596925" w:rsidRDefault="003E03E9" w:rsidP="003E7651">
      <w:pPr>
        <w:pStyle w:val="testo"/>
        <w:widowControl w:val="0"/>
        <w:ind w:left="0"/>
        <w:rPr>
          <w:rFonts w:asciiTheme="minorHAnsi" w:hAnsiTheme="minorHAnsi" w:cstheme="minorHAnsi"/>
        </w:rPr>
      </w:pPr>
    </w:p>
    <w:p w14:paraId="212C1250" w14:textId="15CC2B33" w:rsidR="003E03E9" w:rsidRPr="00596925" w:rsidRDefault="003927CE" w:rsidP="003927CE">
      <w:pPr>
        <w:pStyle w:val="testo"/>
        <w:widowControl w:val="0"/>
        <w:ind w:left="0"/>
        <w:rPr>
          <w:rFonts w:asciiTheme="minorHAnsi" w:hAnsiTheme="minorHAnsi" w:cstheme="minorHAnsi"/>
        </w:rPr>
      </w:pPr>
      <w:r w:rsidRPr="00596925">
        <w:rPr>
          <w:rFonts w:asciiTheme="minorHAnsi" w:hAnsiTheme="minorHAnsi" w:cstheme="minorHAnsi"/>
        </w:rPr>
        <w:t>Nel caso in cui sorgano delle d</w:t>
      </w:r>
      <w:r w:rsidR="003E03E9" w:rsidRPr="00596925">
        <w:rPr>
          <w:rFonts w:asciiTheme="minorHAnsi" w:hAnsiTheme="minorHAnsi" w:cstheme="minorHAnsi"/>
        </w:rPr>
        <w:t>ifferenz</w:t>
      </w:r>
      <w:r w:rsidRPr="00596925">
        <w:rPr>
          <w:rFonts w:asciiTheme="minorHAnsi" w:hAnsiTheme="minorHAnsi" w:cstheme="minorHAnsi"/>
        </w:rPr>
        <w:t>e</w:t>
      </w:r>
      <w:r w:rsidR="003E03E9" w:rsidRPr="00596925">
        <w:rPr>
          <w:rFonts w:asciiTheme="minorHAnsi" w:hAnsiTheme="minorHAnsi" w:cstheme="minorHAnsi"/>
        </w:rPr>
        <w:t xml:space="preserve"> tra la richiesta o l’offerta ed il contratto</w:t>
      </w:r>
      <w:r w:rsidRPr="00596925">
        <w:rPr>
          <w:rFonts w:asciiTheme="minorHAnsi" w:hAnsiTheme="minorHAnsi" w:cstheme="minorHAnsi"/>
        </w:rPr>
        <w:t xml:space="preserve">, </w:t>
      </w:r>
      <w:r w:rsidR="003E03E9" w:rsidRPr="00596925">
        <w:rPr>
          <w:rFonts w:asciiTheme="minorHAnsi" w:hAnsiTheme="minorHAnsi" w:cstheme="minorHAnsi"/>
        </w:rPr>
        <w:t xml:space="preserve">il laboratorio contatta direttamente il cliente </w:t>
      </w:r>
      <w:r w:rsidRPr="00596925">
        <w:rPr>
          <w:rFonts w:asciiTheme="minorHAnsi" w:hAnsiTheme="minorHAnsi" w:cstheme="minorHAnsi"/>
        </w:rPr>
        <w:t xml:space="preserve">mezzo mail </w:t>
      </w:r>
      <w:r w:rsidR="003E03E9" w:rsidRPr="00596925">
        <w:rPr>
          <w:rFonts w:asciiTheme="minorHAnsi" w:hAnsiTheme="minorHAnsi" w:cstheme="minorHAnsi"/>
        </w:rPr>
        <w:t xml:space="preserve">al fine di condividere i punti di differenza tra la richiesta e l’offerta </w:t>
      </w:r>
      <w:r w:rsidRPr="00596925">
        <w:rPr>
          <w:rFonts w:asciiTheme="minorHAnsi" w:hAnsiTheme="minorHAnsi" w:cstheme="minorHAnsi"/>
        </w:rPr>
        <w:t xml:space="preserve">con l’obiettivo </w:t>
      </w:r>
      <w:r w:rsidR="003E03E9" w:rsidRPr="00596925">
        <w:rPr>
          <w:rFonts w:asciiTheme="minorHAnsi" w:hAnsiTheme="minorHAnsi" w:cstheme="minorHAnsi"/>
        </w:rPr>
        <w:t>di rendere accettabile il contratto (revisione) ad ambo le parti</w:t>
      </w:r>
      <w:r w:rsidRPr="00596925">
        <w:rPr>
          <w:rFonts w:asciiTheme="minorHAnsi" w:hAnsiTheme="minorHAnsi" w:cstheme="minorHAnsi"/>
        </w:rPr>
        <w:t>,</w:t>
      </w:r>
      <w:r w:rsidR="003E03E9" w:rsidRPr="00596925">
        <w:rPr>
          <w:rFonts w:asciiTheme="minorHAnsi" w:hAnsiTheme="minorHAnsi" w:cstheme="minorHAnsi"/>
        </w:rPr>
        <w:t xml:space="preserve"> prima dell’avvio delle attività di laboratorio.</w:t>
      </w:r>
      <w:r w:rsidR="001F3940" w:rsidRPr="00596925">
        <w:rPr>
          <w:rFonts w:asciiTheme="minorHAnsi" w:hAnsiTheme="minorHAnsi" w:cstheme="minorHAnsi"/>
        </w:rPr>
        <w:t xml:space="preserve"> </w:t>
      </w:r>
      <w:r w:rsidR="003E03E9" w:rsidRPr="00596925">
        <w:rPr>
          <w:rFonts w:asciiTheme="minorHAnsi" w:hAnsiTheme="minorHAnsi" w:cstheme="minorHAnsi"/>
        </w:rPr>
        <w:t xml:space="preserve">In questo caso il laboratorio si pone come obiettivo il </w:t>
      </w:r>
      <w:r w:rsidRPr="00596925">
        <w:rPr>
          <w:rFonts w:asciiTheme="minorHAnsi" w:hAnsiTheme="minorHAnsi" w:cstheme="minorHAnsi"/>
        </w:rPr>
        <w:t>perseguimento di quanto indicato ai § 4.1 / § 7.7 del presente documento. Se il contratto viene modificato</w:t>
      </w:r>
      <w:r w:rsidR="001F3940" w:rsidRPr="00596925">
        <w:rPr>
          <w:rFonts w:asciiTheme="minorHAnsi" w:hAnsiTheme="minorHAnsi" w:cstheme="minorHAnsi"/>
        </w:rPr>
        <w:t xml:space="preserve"> o non rispettato</w:t>
      </w:r>
      <w:r w:rsidRPr="00596925">
        <w:rPr>
          <w:rFonts w:asciiTheme="minorHAnsi" w:hAnsiTheme="minorHAnsi" w:cstheme="minorHAnsi"/>
        </w:rPr>
        <w:t xml:space="preserve"> dopo l’inizio delle attività del laboratorio</w:t>
      </w:r>
      <w:r w:rsidR="001F3940" w:rsidRPr="00596925">
        <w:rPr>
          <w:rFonts w:asciiTheme="minorHAnsi" w:hAnsiTheme="minorHAnsi" w:cstheme="minorHAnsi"/>
        </w:rPr>
        <w:t xml:space="preserve">, sia da parte di RL/RQL, sia da parte </w:t>
      </w:r>
      <w:r w:rsidR="006E3315" w:rsidRPr="00596925">
        <w:rPr>
          <w:rFonts w:asciiTheme="minorHAnsi" w:hAnsiTheme="minorHAnsi" w:cstheme="minorHAnsi"/>
        </w:rPr>
        <w:t>del cliente</w:t>
      </w:r>
      <w:r w:rsidR="001F3940" w:rsidRPr="00596925">
        <w:rPr>
          <w:rFonts w:asciiTheme="minorHAnsi" w:hAnsiTheme="minorHAnsi" w:cstheme="minorHAnsi"/>
        </w:rPr>
        <w:t>,</w:t>
      </w:r>
      <w:r w:rsidRPr="00596925">
        <w:rPr>
          <w:rFonts w:asciiTheme="minorHAnsi" w:hAnsiTheme="minorHAnsi" w:cstheme="minorHAnsi"/>
        </w:rPr>
        <w:t xml:space="preserve"> </w:t>
      </w:r>
      <w:r w:rsidR="001F3940" w:rsidRPr="00596925">
        <w:rPr>
          <w:rFonts w:asciiTheme="minorHAnsi" w:hAnsiTheme="minorHAnsi" w:cstheme="minorHAnsi"/>
        </w:rPr>
        <w:t xml:space="preserve">viene ripetuto il riesame del contratto stesso e vengono date nuove istruzioni a tutto il personale operativo coinvolto. Tutte le comunicazioni </w:t>
      </w:r>
      <w:r w:rsidR="001E6B47" w:rsidRPr="00596925">
        <w:rPr>
          <w:rFonts w:asciiTheme="minorHAnsi" w:hAnsiTheme="minorHAnsi" w:cstheme="minorHAnsi"/>
        </w:rPr>
        <w:t>scritte (mail) avviate</w:t>
      </w:r>
      <w:r w:rsidR="001F3940" w:rsidRPr="00596925">
        <w:rPr>
          <w:rFonts w:asciiTheme="minorHAnsi" w:hAnsiTheme="minorHAnsi" w:cstheme="minorHAnsi"/>
        </w:rPr>
        <w:t xml:space="preserve"> tra il laboratorio ed </w:t>
      </w:r>
      <w:r w:rsidR="00684867" w:rsidRPr="00596925">
        <w:rPr>
          <w:rFonts w:asciiTheme="minorHAnsi" w:hAnsiTheme="minorHAnsi" w:cstheme="minorHAnsi"/>
        </w:rPr>
        <w:t>il</w:t>
      </w:r>
      <w:r w:rsidR="006E3315" w:rsidRPr="00596925">
        <w:rPr>
          <w:rFonts w:asciiTheme="minorHAnsi" w:hAnsiTheme="minorHAnsi" w:cstheme="minorHAnsi"/>
        </w:rPr>
        <w:t xml:space="preserve"> cliente</w:t>
      </w:r>
      <w:r w:rsidR="001F3940" w:rsidRPr="00596925">
        <w:rPr>
          <w:rFonts w:asciiTheme="minorHAnsi" w:hAnsiTheme="minorHAnsi" w:cstheme="minorHAnsi"/>
        </w:rPr>
        <w:t xml:space="preserve"> vengono allegate al contratto, se vengono svolte riunioni in merito, RQL provvederà a verbalizzare tali incontri e ad allegare i verbali medesimi al riesame del contratto finale. </w:t>
      </w:r>
    </w:p>
    <w:p w14:paraId="5065C89B" w14:textId="77777777" w:rsidR="008632A3" w:rsidRPr="00596925" w:rsidRDefault="008632A3" w:rsidP="001F3940">
      <w:pPr>
        <w:pStyle w:val="testo"/>
        <w:widowControl w:val="0"/>
        <w:ind w:left="0"/>
        <w:rPr>
          <w:rFonts w:asciiTheme="minorHAnsi" w:hAnsiTheme="minorHAnsi" w:cstheme="minorHAnsi"/>
        </w:rPr>
      </w:pPr>
    </w:p>
    <w:p w14:paraId="4DE00A1B" w14:textId="40695938" w:rsidR="00DC4EC5" w:rsidRPr="00596925" w:rsidRDefault="001F3940" w:rsidP="00684867">
      <w:pPr>
        <w:pStyle w:val="testo"/>
        <w:widowControl w:val="0"/>
        <w:ind w:left="0"/>
        <w:rPr>
          <w:rFonts w:asciiTheme="minorHAnsi" w:hAnsiTheme="minorHAnsi" w:cstheme="minorHAnsi"/>
        </w:rPr>
      </w:pPr>
      <w:r w:rsidRPr="00596925">
        <w:rPr>
          <w:rFonts w:asciiTheme="minorHAnsi" w:hAnsiTheme="minorHAnsi" w:cstheme="minorHAnsi"/>
        </w:rPr>
        <w:lastRenderedPageBreak/>
        <w:t>Al fine di garantire un elevato grado di collaborazione con i</w:t>
      </w:r>
      <w:r w:rsidR="00684867" w:rsidRPr="00596925">
        <w:rPr>
          <w:rFonts w:asciiTheme="minorHAnsi" w:hAnsiTheme="minorHAnsi" w:cstheme="minorHAnsi"/>
        </w:rPr>
        <w:t>l</w:t>
      </w:r>
      <w:r w:rsidRPr="00596925">
        <w:rPr>
          <w:rFonts w:asciiTheme="minorHAnsi" w:hAnsiTheme="minorHAnsi" w:cstheme="minorHAnsi"/>
        </w:rPr>
        <w:t xml:space="preserve"> propri</w:t>
      </w:r>
      <w:r w:rsidR="00684867" w:rsidRPr="00596925">
        <w:rPr>
          <w:rFonts w:asciiTheme="minorHAnsi" w:hAnsiTheme="minorHAnsi" w:cstheme="minorHAnsi"/>
        </w:rPr>
        <w:t>o</w:t>
      </w:r>
      <w:r w:rsidRPr="00596925">
        <w:rPr>
          <w:rFonts w:asciiTheme="minorHAnsi" w:hAnsiTheme="minorHAnsi" w:cstheme="minorHAnsi"/>
        </w:rPr>
        <w:t xml:space="preserve"> client</w:t>
      </w:r>
      <w:r w:rsidR="00684867" w:rsidRPr="00596925">
        <w:rPr>
          <w:rFonts w:asciiTheme="minorHAnsi" w:hAnsiTheme="minorHAnsi" w:cstheme="minorHAnsi"/>
        </w:rPr>
        <w:t>e</w:t>
      </w:r>
      <w:r w:rsidRPr="00596925">
        <w:rPr>
          <w:rFonts w:asciiTheme="minorHAnsi" w:hAnsiTheme="minorHAnsi" w:cstheme="minorHAnsi"/>
        </w:rPr>
        <w:t>, il laboratorio, alla luce del numero esiguo dei componenti</w:t>
      </w:r>
      <w:r w:rsidR="00DC4EC5" w:rsidRPr="00596925">
        <w:rPr>
          <w:rFonts w:asciiTheme="minorHAnsi" w:hAnsiTheme="minorHAnsi" w:cstheme="minorHAnsi"/>
        </w:rPr>
        <w:t xml:space="preserve"> presenti</w:t>
      </w:r>
      <w:r w:rsidRPr="00596925">
        <w:rPr>
          <w:rFonts w:asciiTheme="minorHAnsi" w:hAnsiTheme="minorHAnsi" w:cstheme="minorHAnsi"/>
        </w:rPr>
        <w:t xml:space="preserve">, attiva ed impiega linee di comunicazione diretta con </w:t>
      </w:r>
      <w:r w:rsidR="006E3315" w:rsidRPr="00596925">
        <w:rPr>
          <w:rFonts w:asciiTheme="minorHAnsi" w:hAnsiTheme="minorHAnsi" w:cstheme="minorHAnsi"/>
        </w:rPr>
        <w:t>i propri clienti</w:t>
      </w:r>
      <w:r w:rsidR="00DC4EC5" w:rsidRPr="00596925">
        <w:rPr>
          <w:rFonts w:asciiTheme="minorHAnsi" w:hAnsiTheme="minorHAnsi" w:cstheme="minorHAnsi"/>
        </w:rPr>
        <w:t xml:space="preserve"> in merito a</w:t>
      </w:r>
      <w:r w:rsidR="00684867" w:rsidRPr="00596925">
        <w:rPr>
          <w:rFonts w:asciiTheme="minorHAnsi" w:hAnsiTheme="minorHAnsi" w:cstheme="minorHAnsi"/>
        </w:rPr>
        <w:t xml:space="preserve"> c</w:t>
      </w:r>
      <w:r w:rsidR="00DC4EC5" w:rsidRPr="00596925">
        <w:rPr>
          <w:rFonts w:asciiTheme="minorHAnsi" w:hAnsiTheme="minorHAnsi" w:cstheme="minorHAnsi"/>
        </w:rPr>
        <w:t>hiarimenti ed approfondimenti tecnici attinenti ai risultati prodotti e comunicati attraverso i rapporti di prova emessi</w:t>
      </w:r>
      <w:r w:rsidR="00BA071A" w:rsidRPr="00596925">
        <w:rPr>
          <w:rFonts w:asciiTheme="minorHAnsi" w:hAnsiTheme="minorHAnsi" w:cstheme="minorHAnsi"/>
        </w:rPr>
        <w:t xml:space="preserve"> (non riportando opinioni ed interpretazioni)</w:t>
      </w:r>
      <w:r w:rsidR="00684867" w:rsidRPr="00596925">
        <w:rPr>
          <w:rFonts w:asciiTheme="minorHAnsi" w:hAnsiTheme="minorHAnsi" w:cstheme="minorHAnsi"/>
        </w:rPr>
        <w:t>.</w:t>
      </w:r>
    </w:p>
    <w:p w14:paraId="1434A39B" w14:textId="77777777" w:rsidR="008632A3" w:rsidRPr="00596925" w:rsidRDefault="008632A3" w:rsidP="008632A3">
      <w:pPr>
        <w:rPr>
          <w:rFonts w:asciiTheme="minorHAnsi" w:hAnsiTheme="minorHAnsi" w:cstheme="minorHAnsi"/>
        </w:rPr>
      </w:pPr>
    </w:p>
    <w:p w14:paraId="0B766C07" w14:textId="6C8949B9" w:rsidR="00FA329B" w:rsidRPr="00596925" w:rsidRDefault="00FA329B" w:rsidP="00FA329B">
      <w:pPr>
        <w:pStyle w:val="Titolo2"/>
        <w:rPr>
          <w:rFonts w:asciiTheme="minorHAnsi" w:hAnsiTheme="minorHAnsi" w:cstheme="minorHAnsi"/>
          <w:color w:val="002060"/>
        </w:rPr>
      </w:pPr>
      <w:bookmarkStart w:id="80" w:name="_Toc169248525"/>
      <w:r w:rsidRPr="00596925">
        <w:rPr>
          <w:rFonts w:asciiTheme="minorHAnsi" w:hAnsiTheme="minorHAnsi" w:cstheme="minorHAnsi"/>
          <w:color w:val="002060"/>
        </w:rPr>
        <w:t xml:space="preserve">7.2 Selezione, verifica e </w:t>
      </w:r>
      <w:r w:rsidR="00C0739F" w:rsidRPr="00596925">
        <w:rPr>
          <w:rFonts w:asciiTheme="minorHAnsi" w:hAnsiTheme="minorHAnsi" w:cstheme="minorHAnsi"/>
          <w:color w:val="002060"/>
        </w:rPr>
        <w:t xml:space="preserve">validazione </w:t>
      </w:r>
      <w:r w:rsidRPr="00596925">
        <w:rPr>
          <w:rFonts w:asciiTheme="minorHAnsi" w:hAnsiTheme="minorHAnsi" w:cstheme="minorHAnsi"/>
          <w:color w:val="002060"/>
        </w:rPr>
        <w:t>dei metodi</w:t>
      </w:r>
      <w:bookmarkEnd w:id="80"/>
    </w:p>
    <w:p w14:paraId="70310972" w14:textId="249085EC" w:rsidR="00867CD3" w:rsidRPr="00596925" w:rsidRDefault="00867CD3" w:rsidP="00867CD3">
      <w:pPr>
        <w:pStyle w:val="testo"/>
        <w:ind w:left="0"/>
        <w:rPr>
          <w:rFonts w:asciiTheme="minorHAnsi" w:hAnsiTheme="minorHAnsi" w:cstheme="minorHAnsi"/>
        </w:rPr>
      </w:pPr>
      <w:r w:rsidRPr="00596925">
        <w:rPr>
          <w:rFonts w:asciiTheme="minorHAnsi" w:hAnsiTheme="minorHAnsi" w:cstheme="minorHAnsi"/>
        </w:rPr>
        <w:t xml:space="preserve">Il laboratorio per i settori di attività </w:t>
      </w:r>
      <w:r w:rsidR="009B2BC0" w:rsidRPr="00596925">
        <w:rPr>
          <w:rFonts w:asciiTheme="minorHAnsi" w:hAnsiTheme="minorHAnsi" w:cstheme="minorHAnsi"/>
        </w:rPr>
        <w:t>assoggettati</w:t>
      </w:r>
      <w:r w:rsidRPr="00596925">
        <w:rPr>
          <w:rFonts w:asciiTheme="minorHAnsi" w:hAnsiTheme="minorHAnsi" w:cstheme="minorHAnsi"/>
        </w:rPr>
        <w:t xml:space="preserve"> ad accreditamento fa preferibilmente uso di metodi ufficiali (Regolamenti dell’Unione Europea, leggi dello Stato </w:t>
      </w:r>
      <w:proofErr w:type="gramStart"/>
      <w:r w:rsidRPr="00596925">
        <w:rPr>
          <w:rFonts w:asciiTheme="minorHAnsi" w:hAnsiTheme="minorHAnsi" w:cstheme="minorHAnsi"/>
        </w:rPr>
        <w:t>Italiano</w:t>
      </w:r>
      <w:proofErr w:type="gramEnd"/>
      <w:r w:rsidRPr="00596925">
        <w:rPr>
          <w:rFonts w:asciiTheme="minorHAnsi" w:hAnsiTheme="minorHAnsi" w:cstheme="minorHAnsi"/>
        </w:rPr>
        <w:t>, etc.) o di metodi normalizzati</w:t>
      </w:r>
      <w:r w:rsidR="009B2BC0" w:rsidRPr="00596925">
        <w:rPr>
          <w:rFonts w:asciiTheme="minorHAnsi" w:hAnsiTheme="minorHAnsi" w:cstheme="minorHAnsi"/>
        </w:rPr>
        <w:t xml:space="preserve"> (ISO, EN, UNI, etc.), comunque pubblicati da enti di normazione o da organizzazioni tecniche nazionali od internazionali</w:t>
      </w:r>
      <w:r w:rsidR="003D23D0" w:rsidRPr="00596925">
        <w:rPr>
          <w:rFonts w:asciiTheme="minorHAnsi" w:hAnsiTheme="minorHAnsi" w:cstheme="minorHAnsi"/>
        </w:rPr>
        <w:t xml:space="preserve"> per tutte le attività di laboratorio</w:t>
      </w:r>
      <w:r w:rsidR="00761B8F" w:rsidRPr="00596925">
        <w:rPr>
          <w:rFonts w:asciiTheme="minorHAnsi" w:hAnsiTheme="minorHAnsi" w:cstheme="minorHAnsi"/>
        </w:rPr>
        <w:t>, per le tecniche statistiche applicate</w:t>
      </w:r>
      <w:r w:rsidR="003D23D0" w:rsidRPr="00596925">
        <w:rPr>
          <w:rFonts w:asciiTheme="minorHAnsi" w:hAnsiTheme="minorHAnsi" w:cstheme="minorHAnsi"/>
        </w:rPr>
        <w:t xml:space="preserve"> e per la valutazione dell’incertezza di misura</w:t>
      </w:r>
      <w:r w:rsidR="009B2BC0" w:rsidRPr="00596925">
        <w:rPr>
          <w:rFonts w:asciiTheme="minorHAnsi" w:hAnsiTheme="minorHAnsi" w:cstheme="minorHAnsi"/>
        </w:rPr>
        <w:t>.</w:t>
      </w:r>
    </w:p>
    <w:p w14:paraId="24443BE6" w14:textId="667C5191" w:rsidR="00867CD3" w:rsidRPr="00596925" w:rsidRDefault="00867CD3" w:rsidP="00867CD3">
      <w:pPr>
        <w:pStyle w:val="testo"/>
        <w:ind w:left="0"/>
        <w:rPr>
          <w:rFonts w:asciiTheme="minorHAnsi" w:hAnsiTheme="minorHAnsi" w:cstheme="minorHAnsi"/>
        </w:rPr>
      </w:pPr>
      <w:r w:rsidRPr="00596925">
        <w:rPr>
          <w:rFonts w:asciiTheme="minorHAnsi" w:hAnsiTheme="minorHAnsi" w:cstheme="minorHAnsi"/>
        </w:rPr>
        <w:t xml:space="preserve">Nel caso in cui non vi sia disponibilità di metodi </w:t>
      </w:r>
      <w:r w:rsidR="00761B8F" w:rsidRPr="00596925">
        <w:rPr>
          <w:rFonts w:asciiTheme="minorHAnsi" w:hAnsiTheme="minorHAnsi" w:cstheme="minorHAnsi"/>
        </w:rPr>
        <w:t xml:space="preserve">di prova </w:t>
      </w:r>
      <w:r w:rsidRPr="00596925">
        <w:rPr>
          <w:rFonts w:asciiTheme="minorHAnsi" w:hAnsiTheme="minorHAnsi" w:cstheme="minorHAnsi"/>
        </w:rPr>
        <w:t xml:space="preserve">ufficiali o normalizzati, o quando essi risultino superati o non adeguati (a causa di tempi di risposta o di costi troppo elevati) alle esigenze del cliente interno, </w:t>
      </w:r>
      <w:r w:rsidR="00984D4F" w:rsidRPr="00596925">
        <w:rPr>
          <w:rFonts w:asciiTheme="minorHAnsi" w:hAnsiTheme="minorHAnsi" w:cstheme="minorHAnsi"/>
        </w:rPr>
        <w:t>il laboratorio</w:t>
      </w:r>
      <w:r w:rsidRPr="00596925">
        <w:rPr>
          <w:rFonts w:asciiTheme="minorHAnsi" w:hAnsiTheme="minorHAnsi" w:cstheme="minorHAnsi"/>
        </w:rPr>
        <w:t xml:space="preserve"> può anche utilizzare metodi non normalizzati o metodi interni di prova (identificati per mezzo del suffisso </w:t>
      </w:r>
      <w:r w:rsidRPr="00596925">
        <w:rPr>
          <w:rFonts w:asciiTheme="minorHAnsi" w:hAnsiTheme="minorHAnsi" w:cstheme="minorHAnsi"/>
          <w:b/>
          <w:i/>
        </w:rPr>
        <w:t>MPI</w:t>
      </w:r>
      <w:r w:rsidR="005324DE" w:rsidRPr="00596925">
        <w:rPr>
          <w:rFonts w:asciiTheme="minorHAnsi" w:hAnsiTheme="minorHAnsi" w:cstheme="minorHAnsi"/>
          <w:b/>
          <w:i/>
        </w:rPr>
        <w:t xml:space="preserve"> </w:t>
      </w:r>
      <w:r w:rsidRPr="00596925">
        <w:rPr>
          <w:rFonts w:asciiTheme="minorHAnsi" w:hAnsiTheme="minorHAnsi" w:cstheme="minorHAnsi"/>
          <w:b/>
          <w:i/>
        </w:rPr>
        <w:t>n° progressivo</w:t>
      </w:r>
      <w:r w:rsidR="005324DE" w:rsidRPr="00596925">
        <w:rPr>
          <w:rFonts w:asciiTheme="minorHAnsi" w:hAnsiTheme="minorHAnsi" w:cstheme="minorHAnsi"/>
          <w:b/>
          <w:i/>
        </w:rPr>
        <w:t xml:space="preserve"> </w:t>
      </w:r>
      <w:proofErr w:type="spellStart"/>
      <w:r w:rsidRPr="00596925">
        <w:rPr>
          <w:rFonts w:asciiTheme="minorHAnsi" w:hAnsiTheme="minorHAnsi" w:cstheme="minorHAnsi"/>
          <w:b/>
          <w:i/>
        </w:rPr>
        <w:t>Rev</w:t>
      </w:r>
      <w:proofErr w:type="spellEnd"/>
      <w:r w:rsidR="005324DE" w:rsidRPr="00596925">
        <w:rPr>
          <w:rFonts w:asciiTheme="minorHAnsi" w:hAnsiTheme="minorHAnsi" w:cstheme="minorHAnsi"/>
          <w:b/>
          <w:i/>
        </w:rPr>
        <w:t xml:space="preserve"> </w:t>
      </w:r>
      <w:r w:rsidRPr="00596925">
        <w:rPr>
          <w:rFonts w:asciiTheme="minorHAnsi" w:hAnsiTheme="minorHAnsi" w:cstheme="minorHAnsi"/>
          <w:b/>
          <w:i/>
        </w:rPr>
        <w:t>anno</w:t>
      </w:r>
      <w:r w:rsidRPr="00596925">
        <w:rPr>
          <w:rFonts w:asciiTheme="minorHAnsi" w:hAnsiTheme="minorHAnsi" w:cstheme="minorHAnsi"/>
        </w:rPr>
        <w:t>).</w:t>
      </w:r>
    </w:p>
    <w:p w14:paraId="664F47DE" w14:textId="77777777" w:rsidR="005C288A" w:rsidRPr="00596925" w:rsidRDefault="00867CD3" w:rsidP="005C288A">
      <w:pPr>
        <w:pStyle w:val="testo"/>
        <w:ind w:left="0"/>
        <w:rPr>
          <w:rFonts w:asciiTheme="minorHAnsi" w:hAnsiTheme="minorHAnsi" w:cstheme="minorHAnsi"/>
        </w:rPr>
      </w:pPr>
      <w:r w:rsidRPr="00596925">
        <w:rPr>
          <w:rFonts w:asciiTheme="minorHAnsi" w:hAnsiTheme="minorHAnsi" w:cstheme="minorHAnsi"/>
        </w:rPr>
        <w:t xml:space="preserve">Per i metodi di taratura </w:t>
      </w:r>
      <w:r w:rsidR="00984D4F" w:rsidRPr="00596925">
        <w:rPr>
          <w:rFonts w:asciiTheme="minorHAnsi" w:hAnsiTheme="minorHAnsi" w:cstheme="minorHAnsi"/>
        </w:rPr>
        <w:t>il laboratorio</w:t>
      </w:r>
      <w:r w:rsidRPr="00596925">
        <w:rPr>
          <w:rFonts w:asciiTheme="minorHAnsi" w:hAnsiTheme="minorHAnsi" w:cstheme="minorHAnsi"/>
        </w:rPr>
        <w:t xml:space="preserve"> utilizza solo procedure conformi a quelle previste dal produttore dell'apparecchiatura, da norme tecniche o guide nazionali od internazionali emesse da centri di referenza accreditati e riconosciuti dall’autorità centrale; non utilizza metodi interni.</w:t>
      </w:r>
      <w:r w:rsidR="00984D4F" w:rsidRPr="00596925">
        <w:rPr>
          <w:rFonts w:asciiTheme="minorHAnsi" w:hAnsiTheme="minorHAnsi" w:cstheme="minorHAnsi"/>
        </w:rPr>
        <w:t xml:space="preserve"> </w:t>
      </w:r>
      <w:r w:rsidRPr="00596925">
        <w:rPr>
          <w:rFonts w:asciiTheme="minorHAnsi" w:hAnsiTheme="minorHAnsi" w:cstheme="minorHAnsi"/>
        </w:rPr>
        <w:t>Per questo motivo non risulta necessario validare le procedure di taratura.</w:t>
      </w:r>
      <w:r w:rsidR="005C288A" w:rsidRPr="00596925">
        <w:rPr>
          <w:rFonts w:asciiTheme="minorHAnsi" w:hAnsiTheme="minorHAnsi" w:cstheme="minorHAnsi"/>
        </w:rPr>
        <w:t xml:space="preserve"> </w:t>
      </w:r>
    </w:p>
    <w:p w14:paraId="19964523" w14:textId="28898757" w:rsidR="004B1161" w:rsidRPr="00596925" w:rsidRDefault="005C288A" w:rsidP="004B1161">
      <w:pPr>
        <w:pStyle w:val="testo"/>
        <w:ind w:left="0"/>
        <w:rPr>
          <w:rFonts w:asciiTheme="minorHAnsi" w:hAnsiTheme="minorHAnsi" w:cstheme="minorHAnsi"/>
        </w:rPr>
      </w:pPr>
      <w:r w:rsidRPr="00596925">
        <w:rPr>
          <w:rFonts w:asciiTheme="minorHAnsi" w:hAnsiTheme="minorHAnsi" w:cstheme="minorHAnsi"/>
        </w:rPr>
        <w:t xml:space="preserve">Il laboratorio </w:t>
      </w:r>
      <w:r w:rsidR="004631FD" w:rsidRPr="00596925">
        <w:rPr>
          <w:rFonts w:asciiTheme="minorHAnsi" w:hAnsiTheme="minorHAnsi" w:cstheme="minorHAnsi"/>
        </w:rPr>
        <w:t>LTA</w:t>
      </w:r>
      <w:r w:rsidR="00480A8D" w:rsidRPr="00596925">
        <w:rPr>
          <w:rFonts w:asciiTheme="minorHAnsi" w:hAnsiTheme="minorHAnsi" w:cstheme="minorHAnsi"/>
        </w:rPr>
        <w:t xml:space="preserve"> S.r.l. </w:t>
      </w:r>
      <w:r w:rsidRPr="00596925">
        <w:rPr>
          <w:rFonts w:asciiTheme="minorHAnsi" w:hAnsiTheme="minorHAnsi" w:cstheme="minorHAnsi"/>
        </w:rPr>
        <w:t xml:space="preserve">adotta per l’esecuzione delle prove i metodi di prova specificati nel DA-02 All.1 (allegato #1 alla domanda di Accreditamento Accredia, elenco delle prove da accreditare). </w:t>
      </w:r>
      <w:r w:rsidR="00761B8F" w:rsidRPr="00596925">
        <w:rPr>
          <w:rFonts w:asciiTheme="minorHAnsi" w:hAnsiTheme="minorHAnsi" w:cstheme="minorHAnsi"/>
        </w:rPr>
        <w:t>Se non esplicitamente indicato dal cliente, i</w:t>
      </w:r>
      <w:r w:rsidR="004B1161" w:rsidRPr="00596925">
        <w:rPr>
          <w:rFonts w:asciiTheme="minorHAnsi" w:hAnsiTheme="minorHAnsi" w:cstheme="minorHAnsi"/>
        </w:rPr>
        <w:t xml:space="preserve">l laboratorio </w:t>
      </w:r>
      <w:r w:rsidR="004631FD" w:rsidRPr="00596925">
        <w:rPr>
          <w:rFonts w:asciiTheme="minorHAnsi" w:hAnsiTheme="minorHAnsi" w:cstheme="minorHAnsi"/>
        </w:rPr>
        <w:t>LTA</w:t>
      </w:r>
      <w:r w:rsidR="00480A8D" w:rsidRPr="00596925">
        <w:rPr>
          <w:rFonts w:asciiTheme="minorHAnsi" w:hAnsiTheme="minorHAnsi" w:cstheme="minorHAnsi"/>
        </w:rPr>
        <w:t xml:space="preserve"> S.r.l.</w:t>
      </w:r>
      <w:r w:rsidR="004B1161" w:rsidRPr="00596925">
        <w:rPr>
          <w:rFonts w:asciiTheme="minorHAnsi" w:hAnsiTheme="minorHAnsi" w:cstheme="minorHAnsi"/>
        </w:rPr>
        <w:t xml:space="preserve"> utilizza metodi di prova confacenti alle esigenze del cliente </w:t>
      </w:r>
      <w:r w:rsidR="00761B8F" w:rsidRPr="00596925">
        <w:rPr>
          <w:rFonts w:asciiTheme="minorHAnsi" w:hAnsiTheme="minorHAnsi" w:cstheme="minorHAnsi"/>
        </w:rPr>
        <w:t xml:space="preserve">stesso </w:t>
      </w:r>
      <w:r w:rsidR="004B1161" w:rsidRPr="00596925">
        <w:rPr>
          <w:rFonts w:asciiTheme="minorHAnsi" w:hAnsiTheme="minorHAnsi" w:cstheme="minorHAnsi"/>
        </w:rPr>
        <w:t>ed agli eventuali requisiti cogenti applicabili. Infatti, discute e condivide l</w:t>
      </w:r>
      <w:r w:rsidR="00761B8F" w:rsidRPr="00596925">
        <w:rPr>
          <w:rFonts w:asciiTheme="minorHAnsi" w:hAnsiTheme="minorHAnsi" w:cstheme="minorHAnsi"/>
        </w:rPr>
        <w:t>’individuazione</w:t>
      </w:r>
      <w:r w:rsidR="004B1161" w:rsidRPr="00596925">
        <w:rPr>
          <w:rFonts w:asciiTheme="minorHAnsi" w:hAnsiTheme="minorHAnsi" w:cstheme="minorHAnsi"/>
        </w:rPr>
        <w:t xml:space="preserve"> del metodo, così come la conferma che il laboratorio è in grado di eseguire correttamente la prova in sede di riesame delle richieste (si veda anche il §7.1 del presente MQL).</w:t>
      </w:r>
      <w:r w:rsidR="001F1087" w:rsidRPr="00596925">
        <w:rPr>
          <w:rFonts w:asciiTheme="minorHAnsi" w:hAnsiTheme="minorHAnsi" w:cstheme="minorHAnsi"/>
        </w:rPr>
        <w:t xml:space="preserve"> Qualsivoglia scostamento tecnicamente giustificato dai metodi adottati dal laboratorio e condi</w:t>
      </w:r>
      <w:r w:rsidR="00DE43F2" w:rsidRPr="00596925">
        <w:rPr>
          <w:rFonts w:asciiTheme="minorHAnsi" w:hAnsiTheme="minorHAnsi" w:cstheme="minorHAnsi"/>
        </w:rPr>
        <w:t>viso</w:t>
      </w:r>
      <w:r w:rsidR="001F1087" w:rsidRPr="00596925">
        <w:rPr>
          <w:rFonts w:asciiTheme="minorHAnsi" w:hAnsiTheme="minorHAnsi" w:cstheme="minorHAnsi"/>
        </w:rPr>
        <w:t xml:space="preserve"> con il cliente può essere applicato solo se documentato, </w:t>
      </w:r>
      <w:r w:rsidR="00DE43F2" w:rsidRPr="00596925">
        <w:rPr>
          <w:rFonts w:asciiTheme="minorHAnsi" w:hAnsiTheme="minorHAnsi" w:cstheme="minorHAnsi"/>
        </w:rPr>
        <w:t>autorizzato ed accettato dal cliente medesimo (si veda anche il §7.1 del presente MQL).</w:t>
      </w:r>
    </w:p>
    <w:p w14:paraId="1DB73D5F" w14:textId="53748BE1" w:rsidR="004B1161" w:rsidRPr="00596925" w:rsidRDefault="004B1161" w:rsidP="000F10CA">
      <w:pPr>
        <w:pStyle w:val="testo"/>
        <w:ind w:left="0"/>
        <w:rPr>
          <w:rFonts w:asciiTheme="minorHAnsi" w:hAnsiTheme="minorHAnsi" w:cstheme="minorHAnsi"/>
        </w:rPr>
      </w:pPr>
      <w:r w:rsidRPr="00596925">
        <w:rPr>
          <w:rFonts w:asciiTheme="minorHAnsi" w:hAnsiTheme="minorHAnsi" w:cstheme="minorHAnsi"/>
        </w:rPr>
        <w:t xml:space="preserve">Il laboratorio prima di proporre al proprio cliente un metodo di prova deve verificare la propria capacità di soddisfare le </w:t>
      </w:r>
      <w:r w:rsidRPr="00596925">
        <w:rPr>
          <w:rFonts w:asciiTheme="minorHAnsi" w:hAnsiTheme="minorHAnsi" w:cstheme="minorHAnsi"/>
          <w:i/>
        </w:rPr>
        <w:t>performance</w:t>
      </w:r>
      <w:r w:rsidRPr="00596925">
        <w:rPr>
          <w:rFonts w:asciiTheme="minorHAnsi" w:hAnsiTheme="minorHAnsi" w:cstheme="minorHAnsi"/>
        </w:rPr>
        <w:t xml:space="preserve"> previste dal metodo. A monte dell’applicazione del metodo di prova, si prendono in considerazione e si valutano le caratteristiche del metodo che soddisfano i requisiti di utilizzazione od applicazione.</w:t>
      </w:r>
    </w:p>
    <w:p w14:paraId="19BA28BA" w14:textId="59773B48" w:rsidR="004B1161" w:rsidRPr="00596925" w:rsidRDefault="004B1161" w:rsidP="000F10CA">
      <w:pPr>
        <w:pStyle w:val="testo"/>
        <w:ind w:left="0"/>
        <w:rPr>
          <w:rFonts w:asciiTheme="minorHAnsi" w:hAnsiTheme="minorHAnsi" w:cstheme="minorHAnsi"/>
        </w:rPr>
      </w:pPr>
      <w:r w:rsidRPr="00596925">
        <w:rPr>
          <w:rFonts w:asciiTheme="minorHAnsi" w:hAnsiTheme="minorHAnsi" w:cstheme="minorHAnsi"/>
        </w:rPr>
        <w:t xml:space="preserve">Le caratteristiche del metodo sono definite in termini di parametri tecnici (campo di applicazione, </w:t>
      </w:r>
      <w:r w:rsidR="001336F1" w:rsidRPr="00596925">
        <w:rPr>
          <w:rFonts w:asciiTheme="minorHAnsi" w:hAnsiTheme="minorHAnsi" w:cstheme="minorHAnsi"/>
        </w:rPr>
        <w:t>accuratezza</w:t>
      </w:r>
      <w:r w:rsidR="00C92A7B" w:rsidRPr="00596925">
        <w:rPr>
          <w:rFonts w:asciiTheme="minorHAnsi" w:hAnsiTheme="minorHAnsi" w:cstheme="minorHAnsi"/>
        </w:rPr>
        <w:t xml:space="preserve"> (giustezza + precisione)</w:t>
      </w:r>
      <w:r w:rsidRPr="00596925">
        <w:rPr>
          <w:rFonts w:asciiTheme="minorHAnsi" w:hAnsiTheme="minorHAnsi" w:cstheme="minorHAnsi"/>
        </w:rPr>
        <w:t>, limite di quantificazione, precisione, riproducibilità, ripetibilità, etc.) e di parametri operativi (personale, attrezzature, tempi, materiale necessario, etc.).</w:t>
      </w:r>
    </w:p>
    <w:p w14:paraId="15B9186D" w14:textId="47C3177A" w:rsidR="004B1161" w:rsidRPr="00596925" w:rsidRDefault="004B1161" w:rsidP="004B1161">
      <w:pPr>
        <w:pStyle w:val="testo"/>
        <w:ind w:left="0"/>
        <w:rPr>
          <w:rFonts w:asciiTheme="minorHAnsi" w:hAnsiTheme="minorHAnsi" w:cstheme="minorHAnsi"/>
        </w:rPr>
      </w:pPr>
      <w:r w:rsidRPr="00596925">
        <w:rPr>
          <w:rFonts w:asciiTheme="minorHAnsi" w:hAnsiTheme="minorHAnsi" w:cstheme="minorHAnsi"/>
        </w:rPr>
        <w:t>I parametri tecnici e quelli operativi sono definiti nel metodo di prova stesso</w:t>
      </w:r>
      <w:r w:rsidR="00880634" w:rsidRPr="00596925">
        <w:rPr>
          <w:rFonts w:asciiTheme="minorHAnsi" w:hAnsiTheme="minorHAnsi" w:cstheme="minorHAnsi"/>
        </w:rPr>
        <w:t>,</w:t>
      </w:r>
      <w:r w:rsidRPr="00596925">
        <w:rPr>
          <w:rFonts w:asciiTheme="minorHAnsi" w:hAnsiTheme="minorHAnsi" w:cstheme="minorHAnsi"/>
        </w:rPr>
        <w:t xml:space="preserve"> ovvero, se necessario od ove mancassero, nelle procedure di prova di dettaglio.</w:t>
      </w:r>
    </w:p>
    <w:p w14:paraId="47B8DFB2" w14:textId="637AF2A6" w:rsidR="000F10CA" w:rsidRPr="00596925" w:rsidRDefault="0076014C" w:rsidP="000F10CA">
      <w:pPr>
        <w:pStyle w:val="testo"/>
        <w:ind w:left="0"/>
        <w:rPr>
          <w:rFonts w:asciiTheme="minorHAnsi" w:hAnsiTheme="minorHAnsi" w:cstheme="minorHAnsi"/>
        </w:rPr>
      </w:pPr>
      <w:r w:rsidRPr="00596925">
        <w:rPr>
          <w:rFonts w:asciiTheme="minorHAnsi" w:hAnsiTheme="minorHAnsi" w:cstheme="minorHAnsi"/>
        </w:rPr>
        <w:lastRenderedPageBreak/>
        <w:t xml:space="preserve">Il </w:t>
      </w:r>
      <w:proofErr w:type="gramStart"/>
      <w:r w:rsidRPr="00596925">
        <w:rPr>
          <w:rFonts w:asciiTheme="minorHAnsi" w:hAnsiTheme="minorHAnsi" w:cstheme="minorHAnsi"/>
        </w:rPr>
        <w:t>l</w:t>
      </w:r>
      <w:r w:rsidR="004B1161" w:rsidRPr="00596925">
        <w:rPr>
          <w:rFonts w:asciiTheme="minorHAnsi" w:hAnsiTheme="minorHAnsi" w:cstheme="minorHAnsi"/>
        </w:rPr>
        <w:t>aboratorio quindi</w:t>
      </w:r>
      <w:proofErr w:type="gramEnd"/>
      <w:r w:rsidR="004B1161" w:rsidRPr="00596925">
        <w:rPr>
          <w:rFonts w:asciiTheme="minorHAnsi" w:hAnsiTheme="minorHAnsi" w:cstheme="minorHAnsi"/>
        </w:rPr>
        <w:t xml:space="preserve"> verifica se nell’applicazione del metodo i parametri specificati sono soddisfatti. Ad esempio</w:t>
      </w:r>
      <w:r w:rsidR="002339BD">
        <w:rPr>
          <w:rFonts w:asciiTheme="minorHAnsi" w:hAnsiTheme="minorHAnsi" w:cstheme="minorHAnsi"/>
        </w:rPr>
        <w:t>,</w:t>
      </w:r>
      <w:r w:rsidR="004B1161" w:rsidRPr="00596925">
        <w:rPr>
          <w:rFonts w:asciiTheme="minorHAnsi" w:hAnsiTheme="minorHAnsi" w:cstheme="minorHAnsi"/>
        </w:rPr>
        <w:t xml:space="preserve"> quando un metodo normalizzato indica la ripetibilità e </w:t>
      </w:r>
      <w:r w:rsidRPr="00596925">
        <w:rPr>
          <w:rFonts w:asciiTheme="minorHAnsi" w:hAnsiTheme="minorHAnsi" w:cstheme="minorHAnsi"/>
        </w:rPr>
        <w:t>la giustezza</w:t>
      </w:r>
      <w:r w:rsidR="004B1161" w:rsidRPr="00596925">
        <w:rPr>
          <w:rFonts w:asciiTheme="minorHAnsi" w:hAnsiTheme="minorHAnsi" w:cstheme="minorHAnsi"/>
        </w:rPr>
        <w:t>, il laboratorio verifica che, in condizioni di ripetibilità, le prestazioni del laboratorio siano compatibili con quelle indicate. Ove manchino tali informazioni, il laboratorio dete</w:t>
      </w:r>
      <w:r w:rsidR="007E35A5" w:rsidRPr="00596925">
        <w:rPr>
          <w:rFonts w:asciiTheme="minorHAnsi" w:hAnsiTheme="minorHAnsi" w:cstheme="minorHAnsi"/>
        </w:rPr>
        <w:t>rmina la propria ripetibilità e giustezza</w:t>
      </w:r>
      <w:r w:rsidR="004B1161" w:rsidRPr="00596925">
        <w:rPr>
          <w:rFonts w:asciiTheme="minorHAnsi" w:hAnsiTheme="minorHAnsi" w:cstheme="minorHAnsi"/>
        </w:rPr>
        <w:t xml:space="preserve">, verifica di mantenerle nel tempo seguendo le indicazioni riportate nella procedura </w:t>
      </w:r>
      <w:r w:rsidR="007E35A5" w:rsidRPr="00596925">
        <w:rPr>
          <w:rFonts w:asciiTheme="minorHAnsi" w:hAnsiTheme="minorHAnsi" w:cstheme="minorHAnsi"/>
        </w:rPr>
        <w:t>PO</w:t>
      </w:r>
      <w:r w:rsidR="005324DE" w:rsidRPr="00596925">
        <w:rPr>
          <w:rFonts w:asciiTheme="minorHAnsi" w:hAnsiTheme="minorHAnsi" w:cstheme="minorHAnsi"/>
        </w:rPr>
        <w:t>07</w:t>
      </w:r>
      <w:r w:rsidR="00E03EBE">
        <w:rPr>
          <w:rFonts w:asciiTheme="minorHAnsi" w:hAnsiTheme="minorHAnsi" w:cstheme="minorHAnsi"/>
        </w:rPr>
        <w:t>_</w:t>
      </w:r>
      <w:r w:rsidR="007E35A5" w:rsidRPr="00596925">
        <w:rPr>
          <w:rFonts w:asciiTheme="minorHAnsi" w:hAnsiTheme="minorHAnsi" w:cstheme="minorHAnsi"/>
        </w:rPr>
        <w:t>Valutazione dell’incertezza di misura</w:t>
      </w:r>
      <w:r w:rsidR="00C92A7B" w:rsidRPr="00596925">
        <w:rPr>
          <w:rFonts w:asciiTheme="minorHAnsi" w:hAnsiTheme="minorHAnsi" w:cstheme="minorHAnsi"/>
        </w:rPr>
        <w:t>,</w:t>
      </w:r>
      <w:r w:rsidR="000F10CA" w:rsidRPr="00596925">
        <w:rPr>
          <w:rFonts w:asciiTheme="minorHAnsi" w:hAnsiTheme="minorHAnsi" w:cstheme="minorHAnsi"/>
        </w:rPr>
        <w:t xml:space="preserve"> in entrambe le circostanze</w:t>
      </w:r>
      <w:r w:rsidR="00C92A7B" w:rsidRPr="00596925">
        <w:rPr>
          <w:rFonts w:asciiTheme="minorHAnsi" w:hAnsiTheme="minorHAnsi" w:cstheme="minorHAnsi"/>
        </w:rPr>
        <w:t>,</w:t>
      </w:r>
      <w:r w:rsidR="000F10CA" w:rsidRPr="00596925">
        <w:rPr>
          <w:rFonts w:asciiTheme="minorHAnsi" w:hAnsiTheme="minorHAnsi" w:cstheme="minorHAnsi"/>
        </w:rPr>
        <w:t xml:space="preserve"> provvede ad effettuare la qualifica operatori, ovvero, </w:t>
      </w:r>
      <w:r w:rsidR="00C92A7B" w:rsidRPr="00596925">
        <w:rPr>
          <w:rFonts w:asciiTheme="minorHAnsi" w:hAnsiTheme="minorHAnsi" w:cstheme="minorHAnsi"/>
        </w:rPr>
        <w:t xml:space="preserve">la </w:t>
      </w:r>
      <w:r w:rsidR="000F10CA" w:rsidRPr="00596925">
        <w:rPr>
          <w:rFonts w:asciiTheme="minorHAnsi" w:hAnsiTheme="minorHAnsi" w:cstheme="minorHAnsi"/>
        </w:rPr>
        <w:t>valutazione della ripetibilità intermedia (o precisione intermedia o riproducibilità intra</w:t>
      </w:r>
      <w:r w:rsidR="00303FDB" w:rsidRPr="00596925">
        <w:rPr>
          <w:rFonts w:asciiTheme="minorHAnsi" w:hAnsiTheme="minorHAnsi" w:cstheme="minorHAnsi"/>
        </w:rPr>
        <w:t>-</w:t>
      </w:r>
      <w:r w:rsidR="000F10CA" w:rsidRPr="00596925">
        <w:rPr>
          <w:rFonts w:asciiTheme="minorHAnsi" w:hAnsiTheme="minorHAnsi" w:cstheme="minorHAnsi"/>
        </w:rPr>
        <w:t>laboratorio) considerando</w:t>
      </w:r>
      <w:r w:rsidR="00C92A7B" w:rsidRPr="00596925">
        <w:rPr>
          <w:rFonts w:asciiTheme="minorHAnsi" w:hAnsiTheme="minorHAnsi" w:cstheme="minorHAnsi"/>
        </w:rPr>
        <w:t>:</w:t>
      </w:r>
      <w:r w:rsidR="000F10CA" w:rsidRPr="00596925">
        <w:rPr>
          <w:rFonts w:asciiTheme="minorHAnsi" w:hAnsiTheme="minorHAnsi" w:cstheme="minorHAnsi"/>
        </w:rPr>
        <w:t xml:space="preserve"> lo stesso laboratorio, la stessa procedura di prova, diversi operatori in un arco di tempo pari ad almeno un mese solare</w:t>
      </w:r>
      <w:r w:rsidR="00C92A7B" w:rsidRPr="00596925">
        <w:rPr>
          <w:rFonts w:asciiTheme="minorHAnsi" w:hAnsiTheme="minorHAnsi" w:cstheme="minorHAnsi"/>
        </w:rPr>
        <w:t>.</w:t>
      </w:r>
    </w:p>
    <w:p w14:paraId="7AAEA8FF" w14:textId="4CF29D48" w:rsidR="004B1161" w:rsidRPr="00596925" w:rsidRDefault="004B1161" w:rsidP="00867CD3">
      <w:pPr>
        <w:pStyle w:val="testo"/>
        <w:ind w:left="0"/>
        <w:rPr>
          <w:rFonts w:asciiTheme="minorHAnsi" w:hAnsiTheme="minorHAnsi" w:cstheme="minorHAnsi"/>
        </w:rPr>
      </w:pPr>
      <w:r w:rsidRPr="00596925">
        <w:rPr>
          <w:rFonts w:asciiTheme="minorHAnsi" w:hAnsiTheme="minorHAnsi" w:cstheme="minorHAnsi"/>
        </w:rPr>
        <w:t>La registrazione della capacità del laboratorio di eseguire la prova viene effettuata nel modulo M</w:t>
      </w:r>
      <w:r w:rsidR="005324DE" w:rsidRPr="00596925">
        <w:rPr>
          <w:rFonts w:asciiTheme="minorHAnsi" w:hAnsiTheme="minorHAnsi" w:cstheme="minorHAnsi"/>
        </w:rPr>
        <w:t>120</w:t>
      </w:r>
      <w:r w:rsidR="00E03EBE">
        <w:rPr>
          <w:rFonts w:asciiTheme="minorHAnsi" w:hAnsiTheme="minorHAnsi" w:cstheme="minorHAnsi"/>
        </w:rPr>
        <w:t>_</w:t>
      </w:r>
      <w:r w:rsidRPr="00596925">
        <w:rPr>
          <w:rFonts w:asciiTheme="minorHAnsi" w:hAnsiTheme="minorHAnsi" w:cstheme="minorHAnsi"/>
        </w:rPr>
        <w:t>Dichiarazione di validazione.</w:t>
      </w:r>
    </w:p>
    <w:p w14:paraId="05358553" w14:textId="77777777" w:rsidR="00C70F74" w:rsidRPr="00596925" w:rsidRDefault="00C70F74" w:rsidP="00C70F74">
      <w:pPr>
        <w:pStyle w:val="testo"/>
        <w:ind w:left="0"/>
        <w:rPr>
          <w:rFonts w:asciiTheme="minorHAnsi" w:hAnsiTheme="minorHAnsi" w:cstheme="minorHAnsi"/>
        </w:rPr>
      </w:pPr>
      <w:r w:rsidRPr="00596925">
        <w:rPr>
          <w:rFonts w:asciiTheme="minorHAnsi" w:hAnsiTheme="minorHAnsi" w:cstheme="minorHAnsi"/>
        </w:rPr>
        <w:t>Nel caso in cui, il laboratorio, applicando un metodo di prova ufficiale o normalizzato, preveda l’impiego di strumentazione, appartenente alla stessa disciplina, ma avente migliore risoluzione e stabilità di quella citata od utilizzi materiali di riferimento di maggiore purezza, procede eseguendo una verifica delle prestazioni dichiarate dal metodo medesimo e non una validazione completa dei parametri previsti ed elencati di seguito nel presente paragrafo.</w:t>
      </w:r>
    </w:p>
    <w:p w14:paraId="150B3E9C" w14:textId="2D3C2EA0" w:rsidR="00867CD3" w:rsidRPr="00596925" w:rsidRDefault="005C288A" w:rsidP="00867CD3">
      <w:pPr>
        <w:pStyle w:val="testo"/>
        <w:ind w:left="0"/>
        <w:rPr>
          <w:rFonts w:asciiTheme="minorHAnsi" w:hAnsiTheme="minorHAnsi" w:cstheme="minorHAnsi"/>
        </w:rPr>
      </w:pPr>
      <w:r w:rsidRPr="00596925">
        <w:rPr>
          <w:rFonts w:asciiTheme="minorHAnsi" w:hAnsiTheme="minorHAnsi" w:cstheme="minorHAnsi"/>
        </w:rPr>
        <w:t>I m</w:t>
      </w:r>
      <w:r w:rsidR="00867CD3" w:rsidRPr="00596925">
        <w:rPr>
          <w:rFonts w:asciiTheme="minorHAnsi" w:hAnsiTheme="minorHAnsi" w:cstheme="minorHAnsi"/>
        </w:rPr>
        <w:t>etodi di prova e di taratura sono resi disponibili al personale tecnico del laboratorio.</w:t>
      </w:r>
      <w:r w:rsidRPr="00596925">
        <w:rPr>
          <w:rFonts w:asciiTheme="minorHAnsi" w:hAnsiTheme="minorHAnsi" w:cstheme="minorHAnsi"/>
        </w:rPr>
        <w:t xml:space="preserve"> </w:t>
      </w:r>
      <w:r w:rsidR="00867CD3" w:rsidRPr="00596925">
        <w:rPr>
          <w:rFonts w:asciiTheme="minorHAnsi" w:hAnsiTheme="minorHAnsi" w:cstheme="minorHAnsi"/>
        </w:rPr>
        <w:t xml:space="preserve">Nel caso in cui i metodi di prova non siano sufficientemente dettagliati, ovvero, sia necessario specificare modalità proprie (per esempio legate alla tipologia di strumentazione presente nel proprio laboratorio) o sia necessario definire meglio alcuni aspetti peculiari dell'applicazione del metodo, viene emessa una procedura, definita </w:t>
      </w:r>
      <w:r w:rsidR="000F093A" w:rsidRPr="00596925">
        <w:rPr>
          <w:rFonts w:asciiTheme="minorHAnsi" w:hAnsiTheme="minorHAnsi" w:cstheme="minorHAnsi"/>
        </w:rPr>
        <w:t>“Procedura di prova</w:t>
      </w:r>
      <w:r w:rsidR="00867CD3" w:rsidRPr="00596925">
        <w:rPr>
          <w:rFonts w:asciiTheme="minorHAnsi" w:hAnsiTheme="minorHAnsi" w:cstheme="minorHAnsi"/>
        </w:rPr>
        <w:t xml:space="preserve">” che </w:t>
      </w:r>
      <w:r w:rsidRPr="00596925">
        <w:rPr>
          <w:rFonts w:asciiTheme="minorHAnsi" w:hAnsiTheme="minorHAnsi" w:cstheme="minorHAnsi"/>
        </w:rPr>
        <w:t>unitamente</w:t>
      </w:r>
      <w:r w:rsidR="00867CD3" w:rsidRPr="00596925">
        <w:rPr>
          <w:rFonts w:asciiTheme="minorHAnsi" w:hAnsiTheme="minorHAnsi" w:cstheme="minorHAnsi"/>
        </w:rPr>
        <w:t xml:space="preserve"> al metodo</w:t>
      </w:r>
      <w:r w:rsidRPr="00596925">
        <w:rPr>
          <w:rFonts w:asciiTheme="minorHAnsi" w:hAnsiTheme="minorHAnsi" w:cstheme="minorHAnsi"/>
        </w:rPr>
        <w:t xml:space="preserve"> originale</w:t>
      </w:r>
      <w:r w:rsidR="00867CD3" w:rsidRPr="00596925">
        <w:rPr>
          <w:rFonts w:asciiTheme="minorHAnsi" w:hAnsiTheme="minorHAnsi" w:cstheme="minorHAnsi"/>
        </w:rPr>
        <w:t>, consente un’esecuzione univoca della prova.</w:t>
      </w:r>
    </w:p>
    <w:p w14:paraId="75B69777" w14:textId="77777777" w:rsidR="004B0ED0" w:rsidRPr="00596925" w:rsidRDefault="004B0ED0" w:rsidP="004B0ED0">
      <w:pPr>
        <w:pStyle w:val="testo"/>
        <w:spacing w:line="276" w:lineRule="auto"/>
        <w:ind w:left="0"/>
        <w:rPr>
          <w:rFonts w:asciiTheme="minorHAnsi" w:hAnsiTheme="minorHAnsi" w:cstheme="minorHAnsi"/>
        </w:rPr>
      </w:pPr>
    </w:p>
    <w:p w14:paraId="78DDB4ED" w14:textId="30603B6D" w:rsidR="004B0ED0" w:rsidRPr="00596925" w:rsidRDefault="004B0ED0" w:rsidP="004B0ED0">
      <w:pPr>
        <w:pStyle w:val="testo"/>
        <w:spacing w:line="276" w:lineRule="auto"/>
        <w:ind w:left="0"/>
        <w:rPr>
          <w:rFonts w:asciiTheme="minorHAnsi" w:hAnsiTheme="minorHAnsi" w:cstheme="minorHAnsi"/>
        </w:rPr>
      </w:pPr>
      <w:r w:rsidRPr="00596925">
        <w:rPr>
          <w:rFonts w:asciiTheme="minorHAnsi" w:hAnsiTheme="minorHAnsi" w:cstheme="minorHAnsi"/>
        </w:rPr>
        <w:t xml:space="preserve">In particolare, </w:t>
      </w:r>
      <w:r w:rsidR="00DE43F2" w:rsidRPr="00596925">
        <w:rPr>
          <w:rFonts w:asciiTheme="minorHAnsi" w:hAnsiTheme="minorHAnsi" w:cstheme="minorHAnsi"/>
        </w:rPr>
        <w:t xml:space="preserve">tutte </w:t>
      </w:r>
      <w:r w:rsidRPr="00596925">
        <w:rPr>
          <w:rFonts w:asciiTheme="minorHAnsi" w:hAnsiTheme="minorHAnsi" w:cstheme="minorHAnsi"/>
        </w:rPr>
        <w:t>le procedure di prova</w:t>
      </w:r>
      <w:r w:rsidR="00DE43F2" w:rsidRPr="00596925">
        <w:rPr>
          <w:rFonts w:asciiTheme="minorHAnsi" w:hAnsiTheme="minorHAnsi" w:cstheme="minorHAnsi"/>
        </w:rPr>
        <w:t xml:space="preserve"> adottate dal laboratorio</w:t>
      </w:r>
      <w:r w:rsidRPr="00596925">
        <w:rPr>
          <w:rFonts w:asciiTheme="minorHAnsi" w:hAnsiTheme="minorHAnsi" w:cstheme="minorHAnsi"/>
        </w:rPr>
        <w:t xml:space="preserve"> comprendono almeno i seguenti</w:t>
      </w:r>
      <w:r w:rsidR="00EA5B62" w:rsidRPr="00596925">
        <w:rPr>
          <w:rFonts w:asciiTheme="minorHAnsi" w:hAnsiTheme="minorHAnsi" w:cstheme="minorHAnsi"/>
        </w:rPr>
        <w:t xml:space="preserve"> punti</w:t>
      </w:r>
      <w:r w:rsidRPr="00596925">
        <w:rPr>
          <w:rFonts w:asciiTheme="minorHAnsi" w:hAnsiTheme="minorHAnsi" w:cstheme="minorHAnsi"/>
        </w:rPr>
        <w:t>:</w:t>
      </w:r>
    </w:p>
    <w:p w14:paraId="41C175CD" w14:textId="77777777" w:rsidR="00DE43F2" w:rsidRPr="00596925" w:rsidRDefault="00DE43F2" w:rsidP="004B0ED0">
      <w:pPr>
        <w:pStyle w:val="testo"/>
        <w:spacing w:line="276" w:lineRule="auto"/>
        <w:ind w:left="0"/>
        <w:rPr>
          <w:rFonts w:asciiTheme="minorHAnsi" w:hAnsiTheme="minorHAnsi" w:cstheme="minorHAnsi"/>
        </w:rPr>
      </w:pPr>
    </w:p>
    <w:p w14:paraId="6430DD5D" w14:textId="77777777" w:rsidR="00EA5B62" w:rsidRPr="00596925" w:rsidRDefault="00EA5B62" w:rsidP="004B0ED0">
      <w:pPr>
        <w:pStyle w:val="testo"/>
        <w:spacing w:line="276" w:lineRule="auto"/>
        <w:ind w:left="0"/>
        <w:rPr>
          <w:rFonts w:asciiTheme="minorHAnsi" w:hAnsiTheme="minorHAnsi" w:cstheme="minorHAnsi"/>
          <w:sz w:val="2"/>
        </w:rPr>
      </w:pPr>
    </w:p>
    <w:p w14:paraId="7324828A" w14:textId="33DD2CF3" w:rsidR="004B0ED0" w:rsidRPr="00596925" w:rsidRDefault="003B32AF" w:rsidP="00EE5563">
      <w:pPr>
        <w:pStyle w:val="testo"/>
        <w:numPr>
          <w:ilvl w:val="0"/>
          <w:numId w:val="58"/>
        </w:numPr>
        <w:spacing w:line="276" w:lineRule="auto"/>
        <w:rPr>
          <w:rFonts w:asciiTheme="minorHAnsi" w:hAnsiTheme="minorHAnsi" w:cstheme="minorHAnsi"/>
        </w:rPr>
      </w:pPr>
      <w:r w:rsidRPr="00596925">
        <w:rPr>
          <w:rFonts w:asciiTheme="minorHAnsi" w:hAnsiTheme="minorHAnsi" w:cstheme="minorHAnsi"/>
        </w:rPr>
        <w:t>C</w:t>
      </w:r>
      <w:r w:rsidR="004B0ED0" w:rsidRPr="00596925">
        <w:rPr>
          <w:rFonts w:asciiTheme="minorHAnsi" w:hAnsiTheme="minorHAnsi" w:cstheme="minorHAnsi"/>
        </w:rPr>
        <w:t>odifica della procedura e del metodo di prova;</w:t>
      </w:r>
    </w:p>
    <w:p w14:paraId="42C179C5" w14:textId="2DB04730" w:rsidR="003B32AF" w:rsidRPr="00596925" w:rsidRDefault="003B32AF" w:rsidP="00EE5563">
      <w:pPr>
        <w:pStyle w:val="testo"/>
        <w:numPr>
          <w:ilvl w:val="0"/>
          <w:numId w:val="58"/>
        </w:numPr>
        <w:spacing w:line="276" w:lineRule="auto"/>
        <w:rPr>
          <w:rFonts w:asciiTheme="minorHAnsi" w:hAnsiTheme="minorHAnsi" w:cstheme="minorHAnsi"/>
        </w:rPr>
      </w:pPr>
      <w:r w:rsidRPr="00596925">
        <w:rPr>
          <w:rFonts w:asciiTheme="minorHAnsi" w:hAnsiTheme="minorHAnsi" w:cstheme="minorHAnsi"/>
        </w:rPr>
        <w:t>Data di emissione</w:t>
      </w:r>
      <w:r w:rsidR="00EA5B62" w:rsidRPr="00596925">
        <w:rPr>
          <w:rFonts w:asciiTheme="minorHAnsi" w:hAnsiTheme="minorHAnsi" w:cstheme="minorHAnsi"/>
        </w:rPr>
        <w:t>;</w:t>
      </w:r>
    </w:p>
    <w:p w14:paraId="4BFE4886" w14:textId="54DBC615" w:rsidR="004B0ED0" w:rsidRPr="00596925" w:rsidRDefault="003B32AF" w:rsidP="00EE5563">
      <w:pPr>
        <w:pStyle w:val="testo"/>
        <w:numPr>
          <w:ilvl w:val="0"/>
          <w:numId w:val="58"/>
        </w:numPr>
        <w:spacing w:line="276" w:lineRule="auto"/>
        <w:rPr>
          <w:rFonts w:asciiTheme="minorHAnsi" w:hAnsiTheme="minorHAnsi" w:cstheme="minorHAnsi"/>
        </w:rPr>
      </w:pPr>
      <w:r w:rsidRPr="00596925">
        <w:rPr>
          <w:rFonts w:asciiTheme="minorHAnsi" w:hAnsiTheme="minorHAnsi" w:cstheme="minorHAnsi"/>
        </w:rPr>
        <w:t>Scopo e campo di applicazione</w:t>
      </w:r>
      <w:r w:rsidR="004B0ED0" w:rsidRPr="00596925">
        <w:rPr>
          <w:rFonts w:asciiTheme="minorHAnsi" w:hAnsiTheme="minorHAnsi" w:cstheme="minorHAnsi"/>
        </w:rPr>
        <w:t>;</w:t>
      </w:r>
    </w:p>
    <w:p w14:paraId="4FA2E296" w14:textId="6F30DBF9" w:rsidR="003B32AF" w:rsidRPr="00596925" w:rsidRDefault="003B32AF" w:rsidP="00EE5563">
      <w:pPr>
        <w:pStyle w:val="testo"/>
        <w:numPr>
          <w:ilvl w:val="0"/>
          <w:numId w:val="58"/>
        </w:numPr>
        <w:spacing w:line="276" w:lineRule="auto"/>
        <w:rPr>
          <w:rFonts w:asciiTheme="minorHAnsi" w:hAnsiTheme="minorHAnsi" w:cstheme="minorHAnsi"/>
        </w:rPr>
      </w:pPr>
      <w:r w:rsidRPr="00596925">
        <w:rPr>
          <w:rFonts w:asciiTheme="minorHAnsi" w:hAnsiTheme="minorHAnsi" w:cstheme="minorHAnsi"/>
        </w:rPr>
        <w:t>Indicazione del misurando, matrice, unità di misura e campo di misura da determinare;</w:t>
      </w:r>
    </w:p>
    <w:p w14:paraId="6A947194" w14:textId="378C1140" w:rsidR="004B0ED0" w:rsidRPr="00596925" w:rsidRDefault="003B32AF" w:rsidP="00EE5563">
      <w:pPr>
        <w:pStyle w:val="testo"/>
        <w:numPr>
          <w:ilvl w:val="0"/>
          <w:numId w:val="58"/>
        </w:numPr>
        <w:spacing w:line="276" w:lineRule="auto"/>
        <w:rPr>
          <w:rFonts w:asciiTheme="minorHAnsi" w:hAnsiTheme="minorHAnsi" w:cstheme="minorHAnsi"/>
        </w:rPr>
      </w:pPr>
      <w:r w:rsidRPr="00596925">
        <w:rPr>
          <w:rFonts w:asciiTheme="minorHAnsi" w:hAnsiTheme="minorHAnsi" w:cstheme="minorHAnsi"/>
        </w:rPr>
        <w:t>Riferimenti;</w:t>
      </w:r>
    </w:p>
    <w:p w14:paraId="5BD6283C" w14:textId="794D6380" w:rsidR="004B0ED0" w:rsidRPr="00596925" w:rsidRDefault="003B32AF" w:rsidP="00EE5563">
      <w:pPr>
        <w:pStyle w:val="testo"/>
        <w:numPr>
          <w:ilvl w:val="0"/>
          <w:numId w:val="58"/>
        </w:numPr>
        <w:spacing w:line="276" w:lineRule="auto"/>
        <w:rPr>
          <w:rFonts w:asciiTheme="minorHAnsi" w:hAnsiTheme="minorHAnsi" w:cstheme="minorHAnsi"/>
        </w:rPr>
      </w:pPr>
      <w:r w:rsidRPr="00596925">
        <w:rPr>
          <w:rFonts w:asciiTheme="minorHAnsi" w:hAnsiTheme="minorHAnsi" w:cstheme="minorHAnsi"/>
        </w:rPr>
        <w:t>Definizioni;</w:t>
      </w:r>
    </w:p>
    <w:p w14:paraId="2C4272EC" w14:textId="7A63921A" w:rsidR="003B32AF" w:rsidRPr="00596925" w:rsidRDefault="003B32AF" w:rsidP="00EE5563">
      <w:pPr>
        <w:pStyle w:val="testo"/>
        <w:numPr>
          <w:ilvl w:val="0"/>
          <w:numId w:val="58"/>
        </w:numPr>
        <w:spacing w:line="276" w:lineRule="auto"/>
        <w:rPr>
          <w:rFonts w:asciiTheme="minorHAnsi" w:hAnsiTheme="minorHAnsi" w:cstheme="minorHAnsi"/>
        </w:rPr>
      </w:pPr>
      <w:r w:rsidRPr="00596925">
        <w:rPr>
          <w:rFonts w:asciiTheme="minorHAnsi" w:hAnsiTheme="minorHAnsi" w:cstheme="minorHAnsi"/>
        </w:rPr>
        <w:t>Strumentazione da utilizzare, inclusi i requisiti tecnici di prestazione/stabilizzazione se previsti dal metodo di prova;</w:t>
      </w:r>
    </w:p>
    <w:p w14:paraId="40D688ED" w14:textId="799DB7E0" w:rsidR="004B0ED0" w:rsidRPr="00596925" w:rsidRDefault="003B32AF" w:rsidP="00EE5563">
      <w:pPr>
        <w:pStyle w:val="testo"/>
        <w:numPr>
          <w:ilvl w:val="0"/>
          <w:numId w:val="58"/>
        </w:numPr>
        <w:spacing w:line="276" w:lineRule="auto"/>
        <w:rPr>
          <w:rFonts w:asciiTheme="minorHAnsi" w:hAnsiTheme="minorHAnsi" w:cstheme="minorHAnsi"/>
        </w:rPr>
      </w:pPr>
      <w:r w:rsidRPr="00596925">
        <w:rPr>
          <w:rFonts w:asciiTheme="minorHAnsi" w:hAnsiTheme="minorHAnsi" w:cstheme="minorHAnsi"/>
        </w:rPr>
        <w:t>Materiali di riferimento e preparazioni</w:t>
      </w:r>
      <w:r w:rsidR="004B0ED0" w:rsidRPr="00596925">
        <w:rPr>
          <w:rFonts w:asciiTheme="minorHAnsi" w:hAnsiTheme="minorHAnsi" w:cstheme="minorHAnsi"/>
        </w:rPr>
        <w:t>;</w:t>
      </w:r>
    </w:p>
    <w:p w14:paraId="014FCFC2" w14:textId="5A19005F" w:rsidR="004B0ED0" w:rsidRPr="00596925" w:rsidRDefault="003B32AF" w:rsidP="00EE5563">
      <w:pPr>
        <w:pStyle w:val="testo"/>
        <w:numPr>
          <w:ilvl w:val="0"/>
          <w:numId w:val="58"/>
        </w:numPr>
        <w:spacing w:line="276" w:lineRule="auto"/>
        <w:rPr>
          <w:rFonts w:asciiTheme="minorHAnsi" w:hAnsiTheme="minorHAnsi" w:cstheme="minorHAnsi"/>
        </w:rPr>
      </w:pPr>
      <w:r w:rsidRPr="00596925">
        <w:rPr>
          <w:rFonts w:asciiTheme="minorHAnsi" w:hAnsiTheme="minorHAnsi" w:cstheme="minorHAnsi"/>
        </w:rPr>
        <w:t>Condizioni ambientali e</w:t>
      </w:r>
      <w:r w:rsidR="004B0ED0" w:rsidRPr="00596925">
        <w:rPr>
          <w:rFonts w:asciiTheme="minorHAnsi" w:hAnsiTheme="minorHAnsi" w:cstheme="minorHAnsi"/>
        </w:rPr>
        <w:t xml:space="preserve">d eventuale periodo di stabilizzazione </w:t>
      </w:r>
      <w:r w:rsidRPr="00596925">
        <w:rPr>
          <w:rFonts w:asciiTheme="minorHAnsi" w:hAnsiTheme="minorHAnsi" w:cstheme="minorHAnsi"/>
        </w:rPr>
        <w:t xml:space="preserve">dei campioni (se </w:t>
      </w:r>
      <w:r w:rsidR="004B0ED0" w:rsidRPr="00596925">
        <w:rPr>
          <w:rFonts w:asciiTheme="minorHAnsi" w:hAnsiTheme="minorHAnsi" w:cstheme="minorHAnsi"/>
        </w:rPr>
        <w:t>richiesto</w:t>
      </w:r>
      <w:r w:rsidRPr="00596925">
        <w:rPr>
          <w:rFonts w:asciiTheme="minorHAnsi" w:hAnsiTheme="minorHAnsi" w:cstheme="minorHAnsi"/>
        </w:rPr>
        <w:t>)</w:t>
      </w:r>
      <w:r w:rsidR="004B0ED0" w:rsidRPr="00596925">
        <w:rPr>
          <w:rFonts w:asciiTheme="minorHAnsi" w:hAnsiTheme="minorHAnsi" w:cstheme="minorHAnsi"/>
        </w:rPr>
        <w:t>;</w:t>
      </w:r>
    </w:p>
    <w:p w14:paraId="6DE1E8EA" w14:textId="2DB656C5" w:rsidR="004B0ED0" w:rsidRPr="00596925" w:rsidRDefault="003B32AF" w:rsidP="00EE5563">
      <w:pPr>
        <w:pStyle w:val="testo"/>
        <w:numPr>
          <w:ilvl w:val="0"/>
          <w:numId w:val="58"/>
        </w:numPr>
        <w:spacing w:line="276" w:lineRule="auto"/>
        <w:rPr>
          <w:rFonts w:asciiTheme="minorHAnsi" w:hAnsiTheme="minorHAnsi" w:cstheme="minorHAnsi"/>
        </w:rPr>
      </w:pPr>
      <w:r w:rsidRPr="00596925">
        <w:rPr>
          <w:rFonts w:asciiTheme="minorHAnsi" w:hAnsiTheme="minorHAnsi" w:cstheme="minorHAnsi"/>
        </w:rPr>
        <w:t>Metodo di prova</w:t>
      </w:r>
      <w:r w:rsidR="004B0ED0" w:rsidRPr="00596925">
        <w:rPr>
          <w:rFonts w:asciiTheme="minorHAnsi" w:hAnsiTheme="minorHAnsi" w:cstheme="minorHAnsi"/>
        </w:rPr>
        <w:t xml:space="preserve"> e sua verifica/validazione (iniziale ed </w:t>
      </w:r>
      <w:r w:rsidR="004B0ED0" w:rsidRPr="00596925">
        <w:rPr>
          <w:rFonts w:asciiTheme="minorHAnsi" w:hAnsiTheme="minorHAnsi" w:cstheme="minorHAnsi"/>
          <w:i/>
        </w:rPr>
        <w:t>on-</w:t>
      </w:r>
      <w:proofErr w:type="spellStart"/>
      <w:r w:rsidR="004B0ED0" w:rsidRPr="00596925">
        <w:rPr>
          <w:rFonts w:asciiTheme="minorHAnsi" w:hAnsiTheme="minorHAnsi" w:cstheme="minorHAnsi"/>
          <w:i/>
        </w:rPr>
        <w:t>going</w:t>
      </w:r>
      <w:proofErr w:type="spellEnd"/>
      <w:r w:rsidR="004B0ED0" w:rsidRPr="00596925">
        <w:rPr>
          <w:rFonts w:asciiTheme="minorHAnsi" w:hAnsiTheme="minorHAnsi" w:cstheme="minorHAnsi"/>
        </w:rPr>
        <w:t>);</w:t>
      </w:r>
    </w:p>
    <w:p w14:paraId="38017BC5" w14:textId="6F8A4D38" w:rsidR="004B0ED0" w:rsidRPr="00596925" w:rsidRDefault="003B32AF" w:rsidP="00EE5563">
      <w:pPr>
        <w:pStyle w:val="testo"/>
        <w:numPr>
          <w:ilvl w:val="0"/>
          <w:numId w:val="58"/>
        </w:numPr>
        <w:spacing w:line="276" w:lineRule="auto"/>
        <w:rPr>
          <w:rFonts w:asciiTheme="minorHAnsi" w:hAnsiTheme="minorHAnsi" w:cstheme="minorHAnsi"/>
        </w:rPr>
      </w:pPr>
      <w:r w:rsidRPr="00596925">
        <w:rPr>
          <w:rFonts w:asciiTheme="minorHAnsi" w:hAnsiTheme="minorHAnsi" w:cstheme="minorHAnsi"/>
        </w:rPr>
        <w:t>Conferme</w:t>
      </w:r>
      <w:r w:rsidR="004B0ED0" w:rsidRPr="00596925">
        <w:rPr>
          <w:rFonts w:asciiTheme="minorHAnsi" w:hAnsiTheme="minorHAnsi" w:cstheme="minorHAnsi"/>
        </w:rPr>
        <w:t xml:space="preserve"> metrologiche, verifiche, tarature e regolazioni;</w:t>
      </w:r>
    </w:p>
    <w:p w14:paraId="443CAF64" w14:textId="542B533D" w:rsidR="004B0ED0" w:rsidRPr="00596925" w:rsidRDefault="003B32AF" w:rsidP="00EE5563">
      <w:pPr>
        <w:pStyle w:val="testo"/>
        <w:numPr>
          <w:ilvl w:val="0"/>
          <w:numId w:val="58"/>
        </w:numPr>
        <w:spacing w:line="276" w:lineRule="auto"/>
        <w:rPr>
          <w:rFonts w:asciiTheme="minorHAnsi" w:hAnsiTheme="minorHAnsi" w:cstheme="minorHAnsi"/>
        </w:rPr>
      </w:pPr>
      <w:r w:rsidRPr="00596925">
        <w:rPr>
          <w:rFonts w:asciiTheme="minorHAnsi" w:hAnsiTheme="minorHAnsi" w:cstheme="minorHAnsi"/>
        </w:rPr>
        <w:t>Modalità operative</w:t>
      </w:r>
      <w:r w:rsidR="00DE43F2" w:rsidRPr="00596925">
        <w:rPr>
          <w:rFonts w:asciiTheme="minorHAnsi" w:hAnsiTheme="minorHAnsi" w:cstheme="minorHAnsi"/>
        </w:rPr>
        <w:t xml:space="preserve"> (manipolazione, trasporto, immagazzinamento e preparazione degli oggetti da sottoporre a prova)</w:t>
      </w:r>
      <w:r w:rsidRPr="00596925">
        <w:rPr>
          <w:rFonts w:asciiTheme="minorHAnsi" w:hAnsiTheme="minorHAnsi" w:cstheme="minorHAnsi"/>
        </w:rPr>
        <w:t>;</w:t>
      </w:r>
    </w:p>
    <w:p w14:paraId="6721590E" w14:textId="1B8E6ABB" w:rsidR="004B0ED0" w:rsidRPr="00596925" w:rsidRDefault="003B32AF" w:rsidP="00EE5563">
      <w:pPr>
        <w:pStyle w:val="testo"/>
        <w:numPr>
          <w:ilvl w:val="0"/>
          <w:numId w:val="58"/>
        </w:numPr>
        <w:spacing w:line="276" w:lineRule="auto"/>
        <w:rPr>
          <w:rFonts w:asciiTheme="minorHAnsi" w:hAnsiTheme="minorHAnsi" w:cstheme="minorHAnsi"/>
        </w:rPr>
      </w:pPr>
      <w:r w:rsidRPr="00596925">
        <w:rPr>
          <w:rFonts w:asciiTheme="minorHAnsi" w:hAnsiTheme="minorHAnsi" w:cstheme="minorHAnsi"/>
        </w:rPr>
        <w:t>Requisiti per l’approvazione/rifiuto e registrazioni;</w:t>
      </w:r>
    </w:p>
    <w:p w14:paraId="0562641A" w14:textId="63E0C0C0" w:rsidR="004B0ED0" w:rsidRPr="00596925" w:rsidRDefault="003B32AF" w:rsidP="00EE5563">
      <w:pPr>
        <w:pStyle w:val="testo"/>
        <w:numPr>
          <w:ilvl w:val="0"/>
          <w:numId w:val="58"/>
        </w:numPr>
        <w:spacing w:line="276" w:lineRule="auto"/>
        <w:rPr>
          <w:rFonts w:asciiTheme="minorHAnsi" w:hAnsiTheme="minorHAnsi" w:cstheme="minorHAnsi"/>
        </w:rPr>
      </w:pPr>
      <w:r w:rsidRPr="00596925">
        <w:rPr>
          <w:rFonts w:asciiTheme="minorHAnsi" w:hAnsiTheme="minorHAnsi" w:cstheme="minorHAnsi"/>
        </w:rPr>
        <w:t xml:space="preserve">Registrazioni tecniche ed </w:t>
      </w:r>
      <w:r w:rsidR="004B0ED0" w:rsidRPr="00596925">
        <w:rPr>
          <w:rFonts w:asciiTheme="minorHAnsi" w:hAnsiTheme="minorHAnsi" w:cstheme="minorHAnsi"/>
        </w:rPr>
        <w:t>espressione dei risultati;</w:t>
      </w:r>
    </w:p>
    <w:p w14:paraId="2AA6F025" w14:textId="43F868A7" w:rsidR="004B0ED0" w:rsidRPr="00596925" w:rsidRDefault="003B32AF" w:rsidP="00EE5563">
      <w:pPr>
        <w:pStyle w:val="testo"/>
        <w:numPr>
          <w:ilvl w:val="0"/>
          <w:numId w:val="58"/>
        </w:numPr>
        <w:spacing w:line="276" w:lineRule="auto"/>
        <w:rPr>
          <w:rFonts w:asciiTheme="minorHAnsi" w:hAnsiTheme="minorHAnsi" w:cstheme="minorHAnsi"/>
        </w:rPr>
      </w:pPr>
      <w:r w:rsidRPr="00596925">
        <w:rPr>
          <w:rFonts w:asciiTheme="minorHAnsi" w:hAnsiTheme="minorHAnsi" w:cstheme="minorHAnsi"/>
        </w:rPr>
        <w:lastRenderedPageBreak/>
        <w:t xml:space="preserve">Incertezza di misura e procedure di </w:t>
      </w:r>
      <w:r w:rsidR="004B0ED0" w:rsidRPr="00596925">
        <w:rPr>
          <w:rFonts w:asciiTheme="minorHAnsi" w:hAnsiTheme="minorHAnsi" w:cstheme="minorHAnsi"/>
        </w:rPr>
        <w:t>valutazione;</w:t>
      </w:r>
    </w:p>
    <w:p w14:paraId="76D4937E" w14:textId="5990BAED" w:rsidR="00DE43F2" w:rsidRPr="00596925" w:rsidRDefault="003B32AF" w:rsidP="008D469F">
      <w:pPr>
        <w:pStyle w:val="testo"/>
        <w:numPr>
          <w:ilvl w:val="0"/>
          <w:numId w:val="58"/>
        </w:numPr>
        <w:spacing w:line="276" w:lineRule="auto"/>
        <w:rPr>
          <w:rFonts w:asciiTheme="minorHAnsi" w:hAnsiTheme="minorHAnsi" w:cstheme="minorHAnsi"/>
        </w:rPr>
      </w:pPr>
      <w:r w:rsidRPr="00596925">
        <w:rPr>
          <w:rFonts w:asciiTheme="minorHAnsi" w:hAnsiTheme="minorHAnsi" w:cstheme="minorHAnsi"/>
        </w:rPr>
        <w:t>Rapporto di prova e regola decisionale per l</w:t>
      </w:r>
      <w:r w:rsidR="004B0ED0" w:rsidRPr="00596925">
        <w:rPr>
          <w:rFonts w:asciiTheme="minorHAnsi" w:hAnsiTheme="minorHAnsi" w:cstheme="minorHAnsi"/>
        </w:rPr>
        <w:t>’eventuale giudizio di</w:t>
      </w:r>
      <w:r w:rsidRPr="00596925">
        <w:rPr>
          <w:rFonts w:asciiTheme="minorHAnsi" w:hAnsiTheme="minorHAnsi" w:cstheme="minorHAnsi"/>
        </w:rPr>
        <w:t xml:space="preserve"> conformità.</w:t>
      </w:r>
    </w:p>
    <w:p w14:paraId="4F9F0991" w14:textId="77777777" w:rsidR="004F2769" w:rsidRDefault="004F2769" w:rsidP="009B2BC0">
      <w:pPr>
        <w:pStyle w:val="testo"/>
        <w:ind w:left="0"/>
        <w:rPr>
          <w:rFonts w:asciiTheme="minorHAnsi" w:hAnsiTheme="minorHAnsi" w:cstheme="minorHAnsi"/>
        </w:rPr>
      </w:pPr>
    </w:p>
    <w:p w14:paraId="05ADDFA6" w14:textId="4FF6F197" w:rsidR="009B2BC0" w:rsidRPr="00596925" w:rsidRDefault="004B0ED0" w:rsidP="009B2BC0">
      <w:pPr>
        <w:pStyle w:val="testo"/>
        <w:ind w:left="0"/>
        <w:rPr>
          <w:rFonts w:asciiTheme="minorHAnsi" w:hAnsiTheme="minorHAnsi" w:cstheme="minorHAnsi"/>
        </w:rPr>
      </w:pPr>
      <w:r w:rsidRPr="00596925">
        <w:rPr>
          <w:rFonts w:asciiTheme="minorHAnsi" w:hAnsiTheme="minorHAnsi" w:cstheme="minorHAnsi"/>
        </w:rPr>
        <w:t>Il controllo delle revisioni</w:t>
      </w:r>
      <w:r w:rsidR="00867CD3" w:rsidRPr="00596925">
        <w:rPr>
          <w:rFonts w:asciiTheme="minorHAnsi" w:hAnsiTheme="minorHAnsi" w:cstheme="minorHAnsi"/>
        </w:rPr>
        <w:t xml:space="preserve"> in vigore</w:t>
      </w:r>
      <w:r w:rsidRPr="00596925">
        <w:rPr>
          <w:rFonts w:asciiTheme="minorHAnsi" w:hAnsiTheme="minorHAnsi" w:cstheme="minorHAnsi"/>
        </w:rPr>
        <w:t xml:space="preserve"> dei metodi di prova normalizzati od ufficiali</w:t>
      </w:r>
      <w:r w:rsidR="00761B8F" w:rsidRPr="00596925">
        <w:rPr>
          <w:rFonts w:asciiTheme="minorHAnsi" w:hAnsiTheme="minorHAnsi" w:cstheme="minorHAnsi"/>
        </w:rPr>
        <w:t xml:space="preserve"> (e di eventuali documenti accessori come manuali d’uso, istruzioni del costruttore della strumentazione impiegata, etc.)</w:t>
      </w:r>
      <w:r w:rsidR="00867CD3" w:rsidRPr="00596925">
        <w:rPr>
          <w:rFonts w:asciiTheme="minorHAnsi" w:hAnsiTheme="minorHAnsi" w:cstheme="minorHAnsi"/>
        </w:rPr>
        <w:t xml:space="preserve"> viene garantito dalle modalità di tenuta sotto controllo della documentazione </w:t>
      </w:r>
      <w:r w:rsidRPr="00596925">
        <w:rPr>
          <w:rFonts w:asciiTheme="minorHAnsi" w:hAnsiTheme="minorHAnsi" w:cstheme="minorHAnsi"/>
        </w:rPr>
        <w:t xml:space="preserve">di origine esterna </w:t>
      </w:r>
      <w:r w:rsidR="00867CD3" w:rsidRPr="00596925">
        <w:rPr>
          <w:rFonts w:asciiTheme="minorHAnsi" w:hAnsiTheme="minorHAnsi" w:cstheme="minorHAnsi"/>
        </w:rPr>
        <w:t>così come previsto al §</w:t>
      </w:r>
      <w:r w:rsidRPr="00596925">
        <w:rPr>
          <w:rFonts w:asciiTheme="minorHAnsi" w:hAnsiTheme="minorHAnsi" w:cstheme="minorHAnsi"/>
        </w:rPr>
        <w:t xml:space="preserve">8.3 del presente MQL. </w:t>
      </w:r>
      <w:r w:rsidR="009B2BC0" w:rsidRPr="00596925">
        <w:rPr>
          <w:rFonts w:asciiTheme="minorHAnsi" w:hAnsiTheme="minorHAnsi" w:cstheme="minorHAnsi"/>
        </w:rPr>
        <w:t xml:space="preserve">I metodi normalizzati/ufficiali sono utilizzati nell’ultima versione valida a meno che non sia specificato diversamente dalla legislazione. In questo caso sarà indicato nei documenti di accreditamento il riferimento alla normativa cogente. </w:t>
      </w:r>
    </w:p>
    <w:p w14:paraId="2CEDCEB5" w14:textId="392728C8" w:rsidR="00867CD3" w:rsidRPr="00596925" w:rsidRDefault="00867CD3" w:rsidP="006B4034">
      <w:pPr>
        <w:pStyle w:val="testo"/>
        <w:spacing w:line="276" w:lineRule="auto"/>
        <w:ind w:left="0"/>
        <w:rPr>
          <w:rFonts w:asciiTheme="minorHAnsi" w:hAnsiTheme="minorHAnsi" w:cstheme="minorHAnsi"/>
        </w:rPr>
      </w:pPr>
    </w:p>
    <w:p w14:paraId="6CA0631C" w14:textId="254C9AB5" w:rsidR="00867CD3" w:rsidRPr="00596925" w:rsidRDefault="006B4034" w:rsidP="00867CD3">
      <w:pPr>
        <w:pStyle w:val="testo"/>
        <w:spacing w:line="276" w:lineRule="auto"/>
        <w:ind w:left="0"/>
        <w:rPr>
          <w:rFonts w:asciiTheme="minorHAnsi" w:hAnsiTheme="minorHAnsi" w:cstheme="minorHAnsi"/>
        </w:rPr>
      </w:pPr>
      <w:r w:rsidRPr="00596925">
        <w:rPr>
          <w:rFonts w:asciiTheme="minorHAnsi" w:hAnsiTheme="minorHAnsi" w:cstheme="minorHAnsi"/>
        </w:rPr>
        <w:t>Nel caso di applicazione operativa di un metodo di prova non normalizzato</w:t>
      </w:r>
      <w:r w:rsidR="00164F88" w:rsidRPr="00596925">
        <w:rPr>
          <w:rFonts w:asciiTheme="minorHAnsi" w:hAnsiTheme="minorHAnsi" w:cstheme="minorHAnsi"/>
        </w:rPr>
        <w:t xml:space="preserve"> (metodo di cui l'organizzazione che lo ha emesso non si assume la responsabilità della validazione) / </w:t>
      </w:r>
      <w:r w:rsidRPr="00596925">
        <w:rPr>
          <w:rFonts w:asciiTheme="minorHAnsi" w:hAnsiTheme="minorHAnsi" w:cstheme="minorHAnsi"/>
        </w:rPr>
        <w:t>interno</w:t>
      </w:r>
      <w:r w:rsidR="00164F88" w:rsidRPr="00596925">
        <w:rPr>
          <w:rFonts w:asciiTheme="minorHAnsi" w:hAnsiTheme="minorHAnsi" w:cstheme="minorHAnsi"/>
        </w:rPr>
        <w:t xml:space="preserve"> (metodo sviluppato al proprio interno solitamente ispirato a metodi pubblicati in letteratura</w:t>
      </w:r>
      <w:r w:rsidR="003B28E2" w:rsidRPr="00596925">
        <w:rPr>
          <w:rFonts w:asciiTheme="minorHAnsi" w:hAnsiTheme="minorHAnsi" w:cstheme="minorHAnsi"/>
        </w:rPr>
        <w:t xml:space="preserve"> o metodo normalizzato impiegato al di fuori del proprio campo di applicazione o matrice non assimilabile</w:t>
      </w:r>
      <w:r w:rsidR="00164F88" w:rsidRPr="00596925">
        <w:rPr>
          <w:rFonts w:asciiTheme="minorHAnsi" w:hAnsiTheme="minorHAnsi" w:cstheme="minorHAnsi"/>
        </w:rPr>
        <w:t>)</w:t>
      </w:r>
      <w:r w:rsidRPr="00596925">
        <w:rPr>
          <w:rFonts w:asciiTheme="minorHAnsi" w:hAnsiTheme="minorHAnsi" w:cstheme="minorHAnsi"/>
        </w:rPr>
        <w:t>, il laboratorio</w:t>
      </w:r>
      <w:r w:rsidR="00867CD3" w:rsidRPr="00596925">
        <w:rPr>
          <w:rFonts w:asciiTheme="minorHAnsi" w:hAnsiTheme="minorHAnsi" w:cstheme="minorHAnsi"/>
        </w:rPr>
        <w:t xml:space="preserve"> adotta una o più delle metodologie di seguito descritte:</w:t>
      </w:r>
    </w:p>
    <w:p w14:paraId="321C7E21" w14:textId="77777777" w:rsidR="00867CD3" w:rsidRPr="00596925" w:rsidRDefault="00867CD3" w:rsidP="00867CD3">
      <w:pPr>
        <w:pStyle w:val="testo"/>
        <w:spacing w:line="276" w:lineRule="auto"/>
        <w:ind w:left="0"/>
        <w:rPr>
          <w:rFonts w:asciiTheme="minorHAnsi" w:hAnsiTheme="minorHAnsi" w:cstheme="minorHAnsi"/>
        </w:rPr>
      </w:pPr>
    </w:p>
    <w:p w14:paraId="600723E7" w14:textId="77777777" w:rsidR="00867CD3" w:rsidRPr="00596925" w:rsidRDefault="00867CD3" w:rsidP="00867CD3">
      <w:pPr>
        <w:pStyle w:val="testo"/>
        <w:spacing w:line="276" w:lineRule="auto"/>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t>valutazione comparativa dei risultati prodotti utilizzando materiali di riferimento certificati;</w:t>
      </w:r>
    </w:p>
    <w:p w14:paraId="0CF94324" w14:textId="77777777" w:rsidR="00867CD3" w:rsidRPr="00596925" w:rsidRDefault="00867CD3" w:rsidP="00867CD3">
      <w:pPr>
        <w:pStyle w:val="testo"/>
        <w:spacing w:line="276" w:lineRule="auto"/>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t>confronto dei risultati prodotti con risultati ottenuti con altri metodi (di preferenza normalizzati);</w:t>
      </w:r>
    </w:p>
    <w:p w14:paraId="519176F9" w14:textId="77777777" w:rsidR="00867CD3" w:rsidRPr="00596925" w:rsidRDefault="00867CD3" w:rsidP="00867CD3">
      <w:pPr>
        <w:pStyle w:val="testo"/>
        <w:spacing w:line="276" w:lineRule="auto"/>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t>confronti inter-laboratorio (</w:t>
      </w:r>
      <w:r w:rsidRPr="00596925">
        <w:rPr>
          <w:rFonts w:asciiTheme="minorHAnsi" w:hAnsiTheme="minorHAnsi" w:cstheme="minorHAnsi"/>
          <w:i/>
        </w:rPr>
        <w:t>ring test</w:t>
      </w:r>
      <w:r w:rsidRPr="00596925">
        <w:rPr>
          <w:rFonts w:asciiTheme="minorHAnsi" w:hAnsiTheme="minorHAnsi" w:cstheme="minorHAnsi"/>
        </w:rPr>
        <w:t>) delle prestazioni raggiunte.</w:t>
      </w:r>
    </w:p>
    <w:p w14:paraId="0A1F7F53" w14:textId="77777777" w:rsidR="00867CD3" w:rsidRPr="00596925" w:rsidRDefault="00867CD3" w:rsidP="00867CD3">
      <w:pPr>
        <w:pStyle w:val="testo"/>
        <w:spacing w:line="276" w:lineRule="auto"/>
        <w:ind w:left="0"/>
        <w:rPr>
          <w:rFonts w:asciiTheme="minorHAnsi" w:hAnsiTheme="minorHAnsi" w:cstheme="minorHAnsi"/>
        </w:rPr>
      </w:pPr>
    </w:p>
    <w:p w14:paraId="548DFF74" w14:textId="18C45B51" w:rsidR="00867CD3" w:rsidRPr="00596925" w:rsidRDefault="00EA5B62" w:rsidP="00867CD3">
      <w:pPr>
        <w:pStyle w:val="testo"/>
        <w:spacing w:line="276" w:lineRule="auto"/>
        <w:ind w:left="0"/>
        <w:rPr>
          <w:rFonts w:asciiTheme="minorHAnsi" w:hAnsiTheme="minorHAnsi" w:cstheme="minorHAnsi"/>
        </w:rPr>
      </w:pPr>
      <w:r w:rsidRPr="00596925">
        <w:rPr>
          <w:rFonts w:asciiTheme="minorHAnsi" w:hAnsiTheme="minorHAnsi" w:cstheme="minorHAnsi"/>
        </w:rPr>
        <w:t>Così come per i metodi normalizzati/ufficiali, anche per i metodi interni l</w:t>
      </w:r>
      <w:r w:rsidR="00867CD3" w:rsidRPr="00596925">
        <w:rPr>
          <w:rFonts w:asciiTheme="minorHAnsi" w:hAnsiTheme="minorHAnsi" w:cstheme="minorHAnsi"/>
        </w:rPr>
        <w:t>a verifica periodica della ripetibilità, la conduzione di prove con materiali di riferimento certificati e la partecipazione a circuiti inter-laboratorio costituiscono lo strumento per il controllo delle prestazioni nel tempo dei metodi utilizzati.</w:t>
      </w:r>
    </w:p>
    <w:p w14:paraId="5B39DED0" w14:textId="59ACDDA9" w:rsidR="00867CD3" w:rsidRPr="00596925" w:rsidRDefault="00867CD3" w:rsidP="00867CD3">
      <w:pPr>
        <w:pStyle w:val="testo"/>
        <w:spacing w:line="276" w:lineRule="auto"/>
        <w:ind w:left="0"/>
        <w:rPr>
          <w:rFonts w:asciiTheme="minorHAnsi" w:hAnsiTheme="minorHAnsi" w:cstheme="minorHAnsi"/>
        </w:rPr>
      </w:pPr>
      <w:r w:rsidRPr="00596925">
        <w:rPr>
          <w:rFonts w:asciiTheme="minorHAnsi" w:hAnsiTheme="minorHAnsi" w:cstheme="minorHAnsi"/>
        </w:rPr>
        <w:t xml:space="preserve">La progettazione e la validazione dei metodi sviluppati dal laboratorio o dei metodi non normalizzati </w:t>
      </w:r>
      <w:r w:rsidR="00EA5B62" w:rsidRPr="00596925">
        <w:rPr>
          <w:rFonts w:asciiTheme="minorHAnsi" w:hAnsiTheme="minorHAnsi" w:cstheme="minorHAnsi"/>
        </w:rPr>
        <w:t>avvengono</w:t>
      </w:r>
      <w:r w:rsidRPr="00596925">
        <w:rPr>
          <w:rFonts w:asciiTheme="minorHAnsi" w:hAnsiTheme="minorHAnsi" w:cstheme="minorHAnsi"/>
        </w:rPr>
        <w:t xml:space="preserve"> secondo l'apposita procedura </w:t>
      </w:r>
      <w:r w:rsidR="00EA5B62" w:rsidRPr="00596925">
        <w:rPr>
          <w:rFonts w:asciiTheme="minorHAnsi" w:hAnsiTheme="minorHAnsi" w:cstheme="minorHAnsi"/>
        </w:rPr>
        <w:t>PO</w:t>
      </w:r>
      <w:r w:rsidR="005324DE" w:rsidRPr="00596925">
        <w:rPr>
          <w:rFonts w:asciiTheme="minorHAnsi" w:hAnsiTheme="minorHAnsi" w:cstheme="minorHAnsi"/>
        </w:rPr>
        <w:t>08</w:t>
      </w:r>
      <w:r w:rsidR="00EA5B62" w:rsidRPr="00596925">
        <w:rPr>
          <w:rFonts w:asciiTheme="minorHAnsi" w:hAnsiTheme="minorHAnsi" w:cstheme="minorHAnsi"/>
        </w:rPr>
        <w:t>.</w:t>
      </w:r>
    </w:p>
    <w:p w14:paraId="36F148BF" w14:textId="5AD9B515" w:rsidR="00867CD3" w:rsidRPr="00596925" w:rsidRDefault="00867CD3" w:rsidP="00867CD3">
      <w:pPr>
        <w:pStyle w:val="testo"/>
        <w:spacing w:line="276" w:lineRule="auto"/>
        <w:ind w:left="0"/>
        <w:rPr>
          <w:rFonts w:asciiTheme="minorHAnsi" w:hAnsiTheme="minorHAnsi" w:cstheme="minorHAnsi"/>
        </w:rPr>
      </w:pPr>
      <w:r w:rsidRPr="00596925">
        <w:rPr>
          <w:rFonts w:asciiTheme="minorHAnsi" w:hAnsiTheme="minorHAnsi" w:cstheme="minorHAnsi"/>
        </w:rPr>
        <w:t>É indispensabile che i requisiti minimi del metodo, ed ove necessario altre caratteristiche, siano definite prima dello sviluppo.</w:t>
      </w:r>
      <w:r w:rsidR="00164F88" w:rsidRPr="00596925">
        <w:rPr>
          <w:rFonts w:asciiTheme="minorHAnsi" w:hAnsiTheme="minorHAnsi" w:cstheme="minorHAnsi"/>
        </w:rPr>
        <w:t xml:space="preserve"> </w:t>
      </w:r>
      <w:r w:rsidRPr="00596925">
        <w:rPr>
          <w:rFonts w:asciiTheme="minorHAnsi" w:hAnsiTheme="minorHAnsi" w:cstheme="minorHAnsi"/>
        </w:rPr>
        <w:t>Il tipo di validazione adottato dipende dal metodo che il laboratorio sviluppa e può essere basato sulle seguenti metodologie</w:t>
      </w:r>
      <w:r w:rsidR="00164F88" w:rsidRPr="00596925">
        <w:rPr>
          <w:rFonts w:asciiTheme="minorHAnsi" w:hAnsiTheme="minorHAnsi" w:cstheme="minorHAnsi"/>
        </w:rPr>
        <w:t>,</w:t>
      </w:r>
      <w:r w:rsidRPr="00596925">
        <w:rPr>
          <w:rFonts w:asciiTheme="minorHAnsi" w:hAnsiTheme="minorHAnsi" w:cstheme="minorHAnsi"/>
        </w:rPr>
        <w:t xml:space="preserve"> anche associate tra loro:</w:t>
      </w:r>
    </w:p>
    <w:p w14:paraId="618088A6" w14:textId="77777777" w:rsidR="00867CD3" w:rsidRPr="00596925" w:rsidRDefault="00867CD3" w:rsidP="00867CD3">
      <w:pPr>
        <w:pStyle w:val="testo"/>
        <w:spacing w:line="276" w:lineRule="auto"/>
        <w:rPr>
          <w:rFonts w:asciiTheme="minorHAnsi" w:hAnsiTheme="minorHAnsi" w:cstheme="minorHAnsi"/>
        </w:rPr>
      </w:pPr>
    </w:p>
    <w:p w14:paraId="1B07412B" w14:textId="3C905EAB" w:rsidR="00867CD3" w:rsidRPr="00596925" w:rsidRDefault="00867CD3" w:rsidP="00B673C1">
      <w:pPr>
        <w:pStyle w:val="testo"/>
        <w:spacing w:line="276" w:lineRule="auto"/>
        <w:ind w:left="1411" w:hanging="560"/>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r>
      <w:r w:rsidR="00B673C1" w:rsidRPr="00596925">
        <w:rPr>
          <w:rFonts w:asciiTheme="minorHAnsi" w:hAnsiTheme="minorHAnsi" w:cstheme="minorHAnsi"/>
        </w:rPr>
        <w:t>taratura e/o valutazione dello scostamento sistematico (</w:t>
      </w:r>
      <w:proofErr w:type="spellStart"/>
      <w:r w:rsidR="00B673C1" w:rsidRPr="00596925">
        <w:rPr>
          <w:rFonts w:asciiTheme="minorHAnsi" w:hAnsiTheme="minorHAnsi" w:cstheme="minorHAnsi"/>
          <w:i/>
        </w:rPr>
        <w:t>bias</w:t>
      </w:r>
      <w:proofErr w:type="spellEnd"/>
      <w:r w:rsidR="00B673C1" w:rsidRPr="00596925">
        <w:rPr>
          <w:rFonts w:asciiTheme="minorHAnsi" w:hAnsiTheme="minorHAnsi" w:cstheme="minorHAnsi"/>
        </w:rPr>
        <w:t xml:space="preserve">) e della precisione </w:t>
      </w:r>
      <w:r w:rsidRPr="00596925">
        <w:rPr>
          <w:rFonts w:asciiTheme="minorHAnsi" w:hAnsiTheme="minorHAnsi" w:cstheme="minorHAnsi"/>
        </w:rPr>
        <w:t>utilizzando camp</w:t>
      </w:r>
      <w:r w:rsidR="00164F88" w:rsidRPr="00596925">
        <w:rPr>
          <w:rFonts w:asciiTheme="minorHAnsi" w:hAnsiTheme="minorHAnsi" w:cstheme="minorHAnsi"/>
        </w:rPr>
        <w:t>ioni o materiali di riferimento;</w:t>
      </w:r>
    </w:p>
    <w:p w14:paraId="005BC194" w14:textId="7C329BCF" w:rsidR="00867CD3" w:rsidRPr="00596925" w:rsidRDefault="00867CD3" w:rsidP="00867CD3">
      <w:pPr>
        <w:pStyle w:val="testo"/>
        <w:spacing w:line="276" w:lineRule="auto"/>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t xml:space="preserve">confronto dei risultati ottenuti con altri metodi </w:t>
      </w:r>
      <w:r w:rsidR="00B673C1" w:rsidRPr="00596925">
        <w:rPr>
          <w:rFonts w:asciiTheme="minorHAnsi" w:hAnsiTheme="minorHAnsi" w:cstheme="minorHAnsi"/>
        </w:rPr>
        <w:t>validati;</w:t>
      </w:r>
    </w:p>
    <w:p w14:paraId="5B1DEBA8" w14:textId="2B35BE96" w:rsidR="00867CD3" w:rsidRPr="00596925" w:rsidRDefault="00867CD3" w:rsidP="00867CD3">
      <w:pPr>
        <w:pStyle w:val="testo"/>
        <w:spacing w:line="276" w:lineRule="auto"/>
        <w:rPr>
          <w:rFonts w:asciiTheme="minorHAnsi" w:hAnsiTheme="minorHAnsi" w:cstheme="minorHAnsi"/>
        </w:rPr>
      </w:pPr>
      <w:r w:rsidRPr="00596925">
        <w:rPr>
          <w:rFonts w:asciiTheme="minorHAnsi" w:hAnsiTheme="minorHAnsi" w:cstheme="minorHAnsi"/>
        </w:rPr>
        <w:t>·</w:t>
      </w:r>
      <w:r w:rsidR="00164F88" w:rsidRPr="00596925">
        <w:rPr>
          <w:rFonts w:asciiTheme="minorHAnsi" w:hAnsiTheme="minorHAnsi" w:cstheme="minorHAnsi"/>
        </w:rPr>
        <w:tab/>
        <w:t>confronti interlaboratorio;</w:t>
      </w:r>
    </w:p>
    <w:p w14:paraId="25E68245" w14:textId="77777777" w:rsidR="00867CD3" w:rsidRPr="00596925" w:rsidRDefault="00867CD3" w:rsidP="00867CD3">
      <w:pPr>
        <w:pStyle w:val="testo"/>
        <w:spacing w:line="276" w:lineRule="auto"/>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t>valutazione sistematica dei fattori che influenzano i risultati.</w:t>
      </w:r>
    </w:p>
    <w:p w14:paraId="17206B0F" w14:textId="77777777" w:rsidR="00867CD3" w:rsidRPr="00596925" w:rsidRDefault="00867CD3" w:rsidP="00867CD3">
      <w:pPr>
        <w:pStyle w:val="testo"/>
        <w:spacing w:line="276" w:lineRule="auto"/>
        <w:rPr>
          <w:rFonts w:asciiTheme="minorHAnsi" w:hAnsiTheme="minorHAnsi" w:cstheme="minorHAnsi"/>
        </w:rPr>
      </w:pPr>
    </w:p>
    <w:p w14:paraId="51B7D7B2" w14:textId="77777777" w:rsidR="00867CD3" w:rsidRPr="00596925" w:rsidRDefault="00867CD3" w:rsidP="00867CD3">
      <w:pPr>
        <w:pStyle w:val="testo"/>
        <w:spacing w:line="276" w:lineRule="auto"/>
        <w:ind w:left="0"/>
        <w:rPr>
          <w:rFonts w:asciiTheme="minorHAnsi" w:hAnsiTheme="minorHAnsi" w:cstheme="minorHAnsi"/>
        </w:rPr>
      </w:pPr>
      <w:r w:rsidRPr="00596925">
        <w:rPr>
          <w:rFonts w:asciiTheme="minorHAnsi" w:hAnsiTheme="minorHAnsi" w:cstheme="minorHAnsi"/>
        </w:rPr>
        <w:t>Ogni qualvolta emerga la necessità di sviluppare metodi interni di prova, per far sì che le attività relative allo sviluppo di tali nuovi metodi avvenga in maniera controllata e nel rispetto della normativa applicabile e delle necessità del cliente interno, l’attività del laboratorio seguirà il seguente schema:</w:t>
      </w:r>
    </w:p>
    <w:p w14:paraId="14DA98D0" w14:textId="77777777" w:rsidR="00867CD3" w:rsidRPr="00596925" w:rsidRDefault="00867CD3" w:rsidP="00867CD3">
      <w:pPr>
        <w:pStyle w:val="testo"/>
        <w:spacing w:line="276" w:lineRule="auto"/>
        <w:rPr>
          <w:rFonts w:asciiTheme="minorHAnsi" w:hAnsiTheme="minorHAnsi" w:cstheme="minorHAnsi"/>
        </w:rPr>
      </w:pPr>
    </w:p>
    <w:p w14:paraId="2125328A" w14:textId="77777777" w:rsidR="00867CD3" w:rsidRPr="00596925" w:rsidRDefault="00867CD3" w:rsidP="00867CD3">
      <w:pPr>
        <w:pStyle w:val="testo"/>
        <w:spacing w:line="276" w:lineRule="auto"/>
        <w:ind w:left="0"/>
        <w:rPr>
          <w:rFonts w:asciiTheme="minorHAnsi" w:hAnsiTheme="minorHAnsi" w:cstheme="minorHAnsi"/>
          <w:b/>
          <w:u w:val="single"/>
        </w:rPr>
      </w:pPr>
      <w:r w:rsidRPr="00596925">
        <w:rPr>
          <w:rFonts w:asciiTheme="minorHAnsi" w:hAnsiTheme="minorHAnsi" w:cstheme="minorHAnsi"/>
          <w:b/>
          <w:u w:val="single"/>
        </w:rPr>
        <w:lastRenderedPageBreak/>
        <w:t>Criterio generale</w:t>
      </w:r>
    </w:p>
    <w:p w14:paraId="2B109CD8" w14:textId="77777777" w:rsidR="00867CD3" w:rsidRPr="00596925" w:rsidRDefault="00867CD3" w:rsidP="00867CD3">
      <w:pPr>
        <w:pStyle w:val="testo"/>
        <w:spacing w:line="276" w:lineRule="auto"/>
        <w:rPr>
          <w:rFonts w:asciiTheme="minorHAnsi" w:hAnsiTheme="minorHAnsi" w:cstheme="minorHAnsi"/>
        </w:rPr>
      </w:pPr>
      <w:r w:rsidRPr="00596925">
        <w:rPr>
          <w:rFonts w:asciiTheme="minorHAnsi" w:hAnsiTheme="minorHAnsi" w:cstheme="minorHAnsi"/>
        </w:rPr>
        <w:t>1.</w:t>
      </w:r>
      <w:r w:rsidRPr="00596925">
        <w:rPr>
          <w:rFonts w:asciiTheme="minorHAnsi" w:hAnsiTheme="minorHAnsi" w:cstheme="minorHAnsi"/>
        </w:rPr>
        <w:tab/>
        <w:t>lo sviluppo di metodi interni di prova è autorizzato esclusivamente da RL;</w:t>
      </w:r>
    </w:p>
    <w:p w14:paraId="258B7936" w14:textId="1227D80F" w:rsidR="00867CD3" w:rsidRPr="00596925" w:rsidRDefault="005324DE" w:rsidP="00867CD3">
      <w:pPr>
        <w:pStyle w:val="testo"/>
        <w:spacing w:line="276" w:lineRule="auto"/>
        <w:rPr>
          <w:rFonts w:asciiTheme="minorHAnsi" w:hAnsiTheme="minorHAnsi" w:cstheme="minorHAnsi"/>
        </w:rPr>
      </w:pPr>
      <w:r w:rsidRPr="00596925">
        <w:rPr>
          <w:rFonts w:asciiTheme="minorHAnsi" w:hAnsiTheme="minorHAnsi" w:cstheme="minorHAnsi"/>
        </w:rPr>
        <w:t>2</w:t>
      </w:r>
      <w:r w:rsidR="00867CD3" w:rsidRPr="00596925">
        <w:rPr>
          <w:rFonts w:asciiTheme="minorHAnsi" w:hAnsiTheme="minorHAnsi" w:cstheme="minorHAnsi"/>
        </w:rPr>
        <w:t>.</w:t>
      </w:r>
      <w:r w:rsidR="00867CD3" w:rsidRPr="00596925">
        <w:rPr>
          <w:rFonts w:asciiTheme="minorHAnsi" w:hAnsiTheme="minorHAnsi" w:cstheme="minorHAnsi"/>
        </w:rPr>
        <w:tab/>
        <w:t>viene designato un responsabile di progetto che individua il personale coinvolto;</w:t>
      </w:r>
    </w:p>
    <w:p w14:paraId="72B5E448" w14:textId="77777777" w:rsidR="00867CD3" w:rsidRPr="00596925" w:rsidRDefault="00867CD3" w:rsidP="00867CD3">
      <w:pPr>
        <w:pStyle w:val="testo"/>
        <w:spacing w:line="276" w:lineRule="auto"/>
        <w:rPr>
          <w:rFonts w:asciiTheme="minorHAnsi" w:hAnsiTheme="minorHAnsi" w:cstheme="minorHAnsi"/>
        </w:rPr>
      </w:pPr>
    </w:p>
    <w:p w14:paraId="47038BED" w14:textId="77777777" w:rsidR="00867CD3" w:rsidRPr="00596925" w:rsidRDefault="00867CD3" w:rsidP="00867CD3">
      <w:pPr>
        <w:pStyle w:val="testo"/>
        <w:spacing w:line="276" w:lineRule="auto"/>
        <w:ind w:left="0"/>
        <w:rPr>
          <w:rFonts w:asciiTheme="minorHAnsi" w:hAnsiTheme="minorHAnsi" w:cstheme="minorHAnsi"/>
          <w:b/>
          <w:u w:val="single"/>
        </w:rPr>
      </w:pPr>
      <w:r w:rsidRPr="00596925">
        <w:rPr>
          <w:rFonts w:asciiTheme="minorHAnsi" w:hAnsiTheme="minorHAnsi" w:cstheme="minorHAnsi"/>
          <w:b/>
          <w:u w:val="single"/>
        </w:rPr>
        <w:t>Avvio della progettazione</w:t>
      </w:r>
    </w:p>
    <w:p w14:paraId="6E1BE0FB" w14:textId="77777777" w:rsidR="00867CD3" w:rsidRPr="00596925" w:rsidRDefault="00867CD3" w:rsidP="00867CD3">
      <w:pPr>
        <w:pStyle w:val="testo"/>
        <w:spacing w:line="276" w:lineRule="auto"/>
        <w:rPr>
          <w:rFonts w:asciiTheme="minorHAnsi" w:hAnsiTheme="minorHAnsi" w:cstheme="minorHAnsi"/>
        </w:rPr>
      </w:pPr>
      <w:r w:rsidRPr="00596925">
        <w:rPr>
          <w:rFonts w:asciiTheme="minorHAnsi" w:hAnsiTheme="minorHAnsi" w:cstheme="minorHAnsi"/>
        </w:rPr>
        <w:t>1.</w:t>
      </w:r>
      <w:r w:rsidRPr="00596925">
        <w:rPr>
          <w:rFonts w:asciiTheme="minorHAnsi" w:hAnsiTheme="minorHAnsi" w:cstheme="minorHAnsi"/>
        </w:rPr>
        <w:tab/>
        <w:t>il responsabile di progetto raccoglie la documentazione di base relativa al progetto;</w:t>
      </w:r>
    </w:p>
    <w:p w14:paraId="3E92EDE0" w14:textId="77777777" w:rsidR="00867CD3" w:rsidRPr="00596925" w:rsidRDefault="00867CD3" w:rsidP="00867CD3">
      <w:pPr>
        <w:pStyle w:val="testo"/>
        <w:spacing w:line="276" w:lineRule="auto"/>
        <w:rPr>
          <w:rFonts w:asciiTheme="minorHAnsi" w:hAnsiTheme="minorHAnsi" w:cstheme="minorHAnsi"/>
        </w:rPr>
      </w:pPr>
      <w:r w:rsidRPr="00596925">
        <w:rPr>
          <w:rFonts w:asciiTheme="minorHAnsi" w:hAnsiTheme="minorHAnsi" w:cstheme="minorHAnsi"/>
        </w:rPr>
        <w:t>2.</w:t>
      </w:r>
      <w:r w:rsidRPr="00596925">
        <w:rPr>
          <w:rFonts w:asciiTheme="minorHAnsi" w:hAnsiTheme="minorHAnsi" w:cstheme="minorHAnsi"/>
        </w:rPr>
        <w:tab/>
        <w:t>vengono stabiliti i requisiti di base, le finalità, le caratteristiche ed i costi;</w:t>
      </w:r>
    </w:p>
    <w:p w14:paraId="25BC8B69" w14:textId="77777777" w:rsidR="00867CD3" w:rsidRPr="00596925" w:rsidRDefault="00867CD3" w:rsidP="00867CD3">
      <w:pPr>
        <w:pStyle w:val="testo"/>
        <w:spacing w:line="276" w:lineRule="auto"/>
        <w:ind w:left="1418" w:hanging="567"/>
        <w:rPr>
          <w:rFonts w:asciiTheme="minorHAnsi" w:hAnsiTheme="minorHAnsi" w:cstheme="minorHAnsi"/>
        </w:rPr>
      </w:pPr>
      <w:r w:rsidRPr="00596925">
        <w:rPr>
          <w:rFonts w:asciiTheme="minorHAnsi" w:hAnsiTheme="minorHAnsi" w:cstheme="minorHAnsi"/>
        </w:rPr>
        <w:t>3.</w:t>
      </w:r>
      <w:r w:rsidRPr="00596925">
        <w:rPr>
          <w:rFonts w:asciiTheme="minorHAnsi" w:hAnsiTheme="minorHAnsi" w:cstheme="minorHAnsi"/>
        </w:rPr>
        <w:tab/>
        <w:t>il responsabile del progetto predispone il piano di sviluppo, le modalità di conservazione dei dati e dei documenti collegati al progetto, le modalità di verifica e controllo;</w:t>
      </w:r>
    </w:p>
    <w:p w14:paraId="4D3CF73D" w14:textId="77777777" w:rsidR="00867CD3" w:rsidRPr="00596925" w:rsidRDefault="00867CD3" w:rsidP="00867CD3">
      <w:pPr>
        <w:pStyle w:val="testo"/>
        <w:spacing w:line="276" w:lineRule="auto"/>
        <w:rPr>
          <w:rFonts w:asciiTheme="minorHAnsi" w:hAnsiTheme="minorHAnsi" w:cstheme="minorHAnsi"/>
        </w:rPr>
      </w:pPr>
    </w:p>
    <w:p w14:paraId="75644F21" w14:textId="7D7CFD0F" w:rsidR="00867CD3" w:rsidRPr="00596925" w:rsidRDefault="00867CD3" w:rsidP="005A796C">
      <w:pPr>
        <w:pStyle w:val="testo"/>
        <w:spacing w:line="276" w:lineRule="auto"/>
        <w:ind w:left="0"/>
        <w:rPr>
          <w:rFonts w:asciiTheme="minorHAnsi" w:hAnsiTheme="minorHAnsi" w:cstheme="minorHAnsi"/>
          <w:b/>
          <w:u w:val="single"/>
        </w:rPr>
      </w:pPr>
      <w:r w:rsidRPr="00596925">
        <w:rPr>
          <w:rFonts w:asciiTheme="minorHAnsi" w:hAnsiTheme="minorHAnsi" w:cstheme="minorHAnsi"/>
          <w:b/>
          <w:u w:val="single"/>
        </w:rPr>
        <w:t>Modalità operative</w:t>
      </w:r>
    </w:p>
    <w:p w14:paraId="2419DC24" w14:textId="77777777" w:rsidR="00867CD3" w:rsidRPr="00596925" w:rsidRDefault="00867CD3" w:rsidP="00867CD3">
      <w:pPr>
        <w:pStyle w:val="testo"/>
        <w:spacing w:line="276" w:lineRule="auto"/>
        <w:rPr>
          <w:rFonts w:asciiTheme="minorHAnsi" w:hAnsiTheme="minorHAnsi" w:cstheme="minorHAnsi"/>
        </w:rPr>
      </w:pPr>
      <w:r w:rsidRPr="00596925">
        <w:rPr>
          <w:rFonts w:asciiTheme="minorHAnsi" w:hAnsiTheme="minorHAnsi" w:cstheme="minorHAnsi"/>
        </w:rPr>
        <w:t>Le fasi di sviluppo della progettazione prevedono:</w:t>
      </w:r>
    </w:p>
    <w:p w14:paraId="0F1F2407" w14:textId="77777777" w:rsidR="00867CD3" w:rsidRPr="00596925" w:rsidRDefault="00867CD3" w:rsidP="00EE5563">
      <w:pPr>
        <w:pStyle w:val="testo"/>
        <w:numPr>
          <w:ilvl w:val="0"/>
          <w:numId w:val="26"/>
        </w:numPr>
        <w:spacing w:line="276" w:lineRule="auto"/>
        <w:rPr>
          <w:rFonts w:asciiTheme="minorHAnsi" w:hAnsiTheme="minorHAnsi" w:cstheme="minorHAnsi"/>
        </w:rPr>
      </w:pPr>
      <w:r w:rsidRPr="00596925">
        <w:rPr>
          <w:rFonts w:asciiTheme="minorHAnsi" w:hAnsiTheme="minorHAnsi" w:cstheme="minorHAnsi"/>
        </w:rPr>
        <w:t>La raccolta della documentazione;</w:t>
      </w:r>
    </w:p>
    <w:p w14:paraId="38B5D6F1" w14:textId="77777777" w:rsidR="00867CD3" w:rsidRPr="00596925" w:rsidRDefault="00867CD3" w:rsidP="00EE5563">
      <w:pPr>
        <w:pStyle w:val="testo"/>
        <w:numPr>
          <w:ilvl w:val="0"/>
          <w:numId w:val="26"/>
        </w:numPr>
        <w:spacing w:line="276" w:lineRule="auto"/>
        <w:rPr>
          <w:rFonts w:asciiTheme="minorHAnsi" w:hAnsiTheme="minorHAnsi" w:cstheme="minorHAnsi"/>
        </w:rPr>
      </w:pPr>
      <w:r w:rsidRPr="00596925">
        <w:rPr>
          <w:rFonts w:asciiTheme="minorHAnsi" w:hAnsiTheme="minorHAnsi" w:cstheme="minorHAnsi"/>
        </w:rPr>
        <w:t>La verifica di disponibilità di attrezzature e strumenti di laboratorio nonché di eventuali materie prime e materiali di riferimento;</w:t>
      </w:r>
    </w:p>
    <w:p w14:paraId="3303B072" w14:textId="77777777" w:rsidR="00867CD3" w:rsidRPr="00596925" w:rsidRDefault="00867CD3" w:rsidP="00EE5563">
      <w:pPr>
        <w:pStyle w:val="testo"/>
        <w:numPr>
          <w:ilvl w:val="0"/>
          <w:numId w:val="26"/>
        </w:numPr>
        <w:spacing w:line="276" w:lineRule="auto"/>
        <w:rPr>
          <w:rFonts w:asciiTheme="minorHAnsi" w:hAnsiTheme="minorHAnsi" w:cstheme="minorHAnsi"/>
        </w:rPr>
      </w:pPr>
      <w:r w:rsidRPr="00596925">
        <w:rPr>
          <w:rFonts w:asciiTheme="minorHAnsi" w:hAnsiTheme="minorHAnsi" w:cstheme="minorHAnsi"/>
        </w:rPr>
        <w:t>Una sessione di prove preliminari;</w:t>
      </w:r>
    </w:p>
    <w:p w14:paraId="496B768F" w14:textId="77777777" w:rsidR="00F527BA" w:rsidRPr="00596925" w:rsidRDefault="00867CD3" w:rsidP="00EE5563">
      <w:pPr>
        <w:pStyle w:val="testo"/>
        <w:numPr>
          <w:ilvl w:val="0"/>
          <w:numId w:val="26"/>
        </w:numPr>
        <w:spacing w:line="276" w:lineRule="auto"/>
        <w:rPr>
          <w:rFonts w:asciiTheme="minorHAnsi" w:hAnsiTheme="minorHAnsi" w:cstheme="minorHAnsi"/>
        </w:rPr>
      </w:pPr>
      <w:r w:rsidRPr="00596925">
        <w:rPr>
          <w:rFonts w:asciiTheme="minorHAnsi" w:hAnsiTheme="minorHAnsi" w:cstheme="minorHAnsi"/>
        </w:rPr>
        <w:t>Una fase di sviluppo vero e proprio</w:t>
      </w:r>
      <w:r w:rsidR="00F527BA" w:rsidRPr="00596925">
        <w:rPr>
          <w:rFonts w:asciiTheme="minorHAnsi" w:hAnsiTheme="minorHAnsi" w:cstheme="minorHAnsi"/>
        </w:rPr>
        <w:t xml:space="preserve"> che consideri le seguenti possibili caratteristiche prestazionali:</w:t>
      </w:r>
    </w:p>
    <w:p w14:paraId="30F4CBD0" w14:textId="77777777" w:rsidR="00F527BA" w:rsidRPr="00596925" w:rsidRDefault="00F527BA" w:rsidP="00F527BA">
      <w:pPr>
        <w:pStyle w:val="testo"/>
        <w:spacing w:line="276" w:lineRule="auto"/>
        <w:ind w:left="1571"/>
        <w:rPr>
          <w:rFonts w:asciiTheme="minorHAnsi" w:hAnsiTheme="minorHAnsi" w:cstheme="minorHAnsi"/>
        </w:rPr>
      </w:pPr>
    </w:p>
    <w:p w14:paraId="2F94D789" w14:textId="0ADFE699" w:rsidR="00867CD3" w:rsidRPr="00596925" w:rsidRDefault="00F527BA" w:rsidP="00EE5563">
      <w:pPr>
        <w:pStyle w:val="testo"/>
        <w:numPr>
          <w:ilvl w:val="1"/>
          <w:numId w:val="26"/>
        </w:numPr>
        <w:spacing w:line="276" w:lineRule="auto"/>
        <w:rPr>
          <w:rFonts w:asciiTheme="minorHAnsi" w:hAnsiTheme="minorHAnsi" w:cstheme="minorHAnsi"/>
        </w:rPr>
      </w:pPr>
      <w:r w:rsidRPr="00596925">
        <w:rPr>
          <w:rFonts w:asciiTheme="minorHAnsi" w:hAnsiTheme="minorHAnsi" w:cstheme="minorHAnsi"/>
        </w:rPr>
        <w:t>Campo di misura</w:t>
      </w:r>
      <w:r w:rsidR="00867CD3" w:rsidRPr="00596925">
        <w:rPr>
          <w:rFonts w:asciiTheme="minorHAnsi" w:hAnsiTheme="minorHAnsi" w:cstheme="minorHAnsi"/>
        </w:rPr>
        <w:t>;</w:t>
      </w:r>
    </w:p>
    <w:p w14:paraId="528953F0" w14:textId="2018EBD7" w:rsidR="00F527BA" w:rsidRPr="00596925" w:rsidRDefault="00502225" w:rsidP="00EE5563">
      <w:pPr>
        <w:pStyle w:val="testo"/>
        <w:numPr>
          <w:ilvl w:val="1"/>
          <w:numId w:val="26"/>
        </w:numPr>
        <w:spacing w:line="276" w:lineRule="auto"/>
        <w:rPr>
          <w:rFonts w:asciiTheme="minorHAnsi" w:hAnsiTheme="minorHAnsi" w:cstheme="minorHAnsi"/>
        </w:rPr>
      </w:pPr>
      <w:r w:rsidRPr="00596925">
        <w:rPr>
          <w:rFonts w:asciiTheme="minorHAnsi" w:hAnsiTheme="minorHAnsi" w:cstheme="minorHAnsi"/>
        </w:rPr>
        <w:t>Accuratezza</w:t>
      </w:r>
      <w:r w:rsidR="00C92A7B" w:rsidRPr="00596925">
        <w:rPr>
          <w:rFonts w:asciiTheme="minorHAnsi" w:hAnsiTheme="minorHAnsi" w:cstheme="minorHAnsi"/>
        </w:rPr>
        <w:t xml:space="preserve"> (giustezza + precisione)</w:t>
      </w:r>
      <w:r w:rsidR="00F527BA" w:rsidRPr="00596925">
        <w:rPr>
          <w:rFonts w:asciiTheme="minorHAnsi" w:hAnsiTheme="minorHAnsi" w:cstheme="minorHAnsi"/>
        </w:rPr>
        <w:t>;</w:t>
      </w:r>
    </w:p>
    <w:p w14:paraId="7966025D" w14:textId="67D8C7B7" w:rsidR="00F527BA" w:rsidRPr="00596925" w:rsidRDefault="00F527BA" w:rsidP="00EE5563">
      <w:pPr>
        <w:pStyle w:val="testo"/>
        <w:numPr>
          <w:ilvl w:val="1"/>
          <w:numId w:val="26"/>
        </w:numPr>
        <w:spacing w:line="276" w:lineRule="auto"/>
        <w:rPr>
          <w:rFonts w:asciiTheme="minorHAnsi" w:hAnsiTheme="minorHAnsi" w:cstheme="minorHAnsi"/>
        </w:rPr>
      </w:pPr>
      <w:r w:rsidRPr="00596925">
        <w:rPr>
          <w:rFonts w:asciiTheme="minorHAnsi" w:hAnsiTheme="minorHAnsi" w:cstheme="minorHAnsi"/>
        </w:rPr>
        <w:t>Incertezza di misura;</w:t>
      </w:r>
    </w:p>
    <w:p w14:paraId="112F8A49" w14:textId="0966A541" w:rsidR="00F527BA" w:rsidRPr="00596925" w:rsidRDefault="00F527BA" w:rsidP="00EE5563">
      <w:pPr>
        <w:pStyle w:val="testo"/>
        <w:numPr>
          <w:ilvl w:val="1"/>
          <w:numId w:val="26"/>
        </w:numPr>
        <w:spacing w:line="276" w:lineRule="auto"/>
        <w:rPr>
          <w:rFonts w:asciiTheme="minorHAnsi" w:hAnsiTheme="minorHAnsi" w:cstheme="minorHAnsi"/>
        </w:rPr>
      </w:pPr>
      <w:r w:rsidRPr="00596925">
        <w:rPr>
          <w:rFonts w:asciiTheme="minorHAnsi" w:hAnsiTheme="minorHAnsi" w:cstheme="minorHAnsi"/>
        </w:rPr>
        <w:t>Limite di rivelabilità;</w:t>
      </w:r>
    </w:p>
    <w:p w14:paraId="5FCAFD5C" w14:textId="0A9F86F4" w:rsidR="00F527BA" w:rsidRPr="00596925" w:rsidRDefault="00F527BA" w:rsidP="00EE5563">
      <w:pPr>
        <w:pStyle w:val="testo"/>
        <w:numPr>
          <w:ilvl w:val="1"/>
          <w:numId w:val="26"/>
        </w:numPr>
        <w:spacing w:line="276" w:lineRule="auto"/>
        <w:rPr>
          <w:rFonts w:asciiTheme="minorHAnsi" w:hAnsiTheme="minorHAnsi" w:cstheme="minorHAnsi"/>
        </w:rPr>
      </w:pPr>
      <w:r w:rsidRPr="00596925">
        <w:rPr>
          <w:rFonts w:asciiTheme="minorHAnsi" w:hAnsiTheme="minorHAnsi" w:cstheme="minorHAnsi"/>
        </w:rPr>
        <w:t>Limite di quantificazione;</w:t>
      </w:r>
    </w:p>
    <w:p w14:paraId="41DE5CEB" w14:textId="658A800E" w:rsidR="00F527BA" w:rsidRPr="00596925" w:rsidRDefault="00F527BA" w:rsidP="00EE5563">
      <w:pPr>
        <w:pStyle w:val="testo"/>
        <w:numPr>
          <w:ilvl w:val="1"/>
          <w:numId w:val="26"/>
        </w:numPr>
        <w:spacing w:line="276" w:lineRule="auto"/>
        <w:rPr>
          <w:rFonts w:asciiTheme="minorHAnsi" w:hAnsiTheme="minorHAnsi" w:cstheme="minorHAnsi"/>
        </w:rPr>
      </w:pPr>
      <w:r w:rsidRPr="00596925">
        <w:rPr>
          <w:rFonts w:asciiTheme="minorHAnsi" w:hAnsiTheme="minorHAnsi" w:cstheme="minorHAnsi"/>
        </w:rPr>
        <w:t>Selettività del metodo;</w:t>
      </w:r>
    </w:p>
    <w:p w14:paraId="2509017B" w14:textId="27579FC1" w:rsidR="00F527BA" w:rsidRPr="00596925" w:rsidRDefault="00F527BA" w:rsidP="00EE5563">
      <w:pPr>
        <w:pStyle w:val="testo"/>
        <w:numPr>
          <w:ilvl w:val="1"/>
          <w:numId w:val="26"/>
        </w:numPr>
        <w:spacing w:line="276" w:lineRule="auto"/>
        <w:rPr>
          <w:rFonts w:asciiTheme="minorHAnsi" w:hAnsiTheme="minorHAnsi" w:cstheme="minorHAnsi"/>
        </w:rPr>
      </w:pPr>
      <w:r w:rsidRPr="00596925">
        <w:rPr>
          <w:rFonts w:asciiTheme="minorHAnsi" w:hAnsiTheme="minorHAnsi" w:cstheme="minorHAnsi"/>
        </w:rPr>
        <w:t>Linearità;</w:t>
      </w:r>
    </w:p>
    <w:p w14:paraId="0D5F9805" w14:textId="4F9EECD7" w:rsidR="00F527BA" w:rsidRPr="00596925" w:rsidRDefault="00F527BA" w:rsidP="00EE5563">
      <w:pPr>
        <w:pStyle w:val="testo"/>
        <w:numPr>
          <w:ilvl w:val="1"/>
          <w:numId w:val="26"/>
        </w:numPr>
        <w:spacing w:line="276" w:lineRule="auto"/>
        <w:rPr>
          <w:rFonts w:asciiTheme="minorHAnsi" w:hAnsiTheme="minorHAnsi" w:cstheme="minorHAnsi"/>
        </w:rPr>
      </w:pPr>
      <w:r w:rsidRPr="00596925">
        <w:rPr>
          <w:rFonts w:asciiTheme="minorHAnsi" w:hAnsiTheme="minorHAnsi" w:cstheme="minorHAnsi"/>
        </w:rPr>
        <w:t>Ripetibilità/Riproducibilità;</w:t>
      </w:r>
    </w:p>
    <w:p w14:paraId="5569C06A" w14:textId="13953BF8" w:rsidR="00682B99" w:rsidRPr="00596925" w:rsidRDefault="00682B99" w:rsidP="00EE5563">
      <w:pPr>
        <w:pStyle w:val="testo"/>
        <w:numPr>
          <w:ilvl w:val="1"/>
          <w:numId w:val="26"/>
        </w:numPr>
        <w:spacing w:line="276" w:lineRule="auto"/>
        <w:rPr>
          <w:rFonts w:asciiTheme="minorHAnsi" w:hAnsiTheme="minorHAnsi" w:cstheme="minorHAnsi"/>
        </w:rPr>
      </w:pPr>
      <w:r w:rsidRPr="00596925">
        <w:rPr>
          <w:rFonts w:asciiTheme="minorHAnsi" w:hAnsiTheme="minorHAnsi" w:cstheme="minorHAnsi"/>
        </w:rPr>
        <w:t xml:space="preserve">Qualifica operatori, ovvero, valutazione della ripetibilità intermedia (o precisione intermedia o riproducibilità </w:t>
      </w:r>
      <w:proofErr w:type="spellStart"/>
      <w:r w:rsidRPr="00596925">
        <w:rPr>
          <w:rFonts w:asciiTheme="minorHAnsi" w:hAnsiTheme="minorHAnsi" w:cstheme="minorHAnsi"/>
        </w:rPr>
        <w:t>intralaboratorio</w:t>
      </w:r>
      <w:proofErr w:type="spellEnd"/>
      <w:r w:rsidRPr="00596925">
        <w:rPr>
          <w:rFonts w:asciiTheme="minorHAnsi" w:hAnsiTheme="minorHAnsi" w:cstheme="minorHAnsi"/>
        </w:rPr>
        <w:t>) considerando</w:t>
      </w:r>
      <w:r w:rsidR="00C92A7B" w:rsidRPr="00596925">
        <w:rPr>
          <w:rFonts w:asciiTheme="minorHAnsi" w:hAnsiTheme="minorHAnsi" w:cstheme="minorHAnsi"/>
        </w:rPr>
        <w:t>:</w:t>
      </w:r>
      <w:r w:rsidRPr="00596925">
        <w:rPr>
          <w:rFonts w:asciiTheme="minorHAnsi" w:hAnsiTheme="minorHAnsi" w:cstheme="minorHAnsi"/>
        </w:rPr>
        <w:t xml:space="preserve"> lo stesso laboratorio, la stessa procedura di prova, diversi operatori in un arco di tempo pari ad almeno un mese solare;</w:t>
      </w:r>
    </w:p>
    <w:p w14:paraId="679881D5" w14:textId="7E5CD98D" w:rsidR="00F527BA" w:rsidRPr="00596925" w:rsidRDefault="00F527BA" w:rsidP="00EE5563">
      <w:pPr>
        <w:pStyle w:val="testo"/>
        <w:numPr>
          <w:ilvl w:val="1"/>
          <w:numId w:val="26"/>
        </w:numPr>
        <w:spacing w:line="276" w:lineRule="auto"/>
        <w:rPr>
          <w:rFonts w:asciiTheme="minorHAnsi" w:hAnsiTheme="minorHAnsi" w:cstheme="minorHAnsi"/>
        </w:rPr>
      </w:pPr>
      <w:r w:rsidRPr="00596925">
        <w:rPr>
          <w:rFonts w:asciiTheme="minorHAnsi" w:hAnsiTheme="minorHAnsi" w:cstheme="minorHAnsi"/>
        </w:rPr>
        <w:t>Robustezza rispetto ad influenze esterne o la sensibilità incrociata rispetto alle interferenze dovute alla matrice dell’oggetto da sottoporre a prova;</w:t>
      </w:r>
    </w:p>
    <w:p w14:paraId="4AD23C37" w14:textId="4B12F2AE" w:rsidR="00F527BA" w:rsidRPr="00596925" w:rsidRDefault="00F527BA" w:rsidP="00EE5563">
      <w:pPr>
        <w:pStyle w:val="testo"/>
        <w:numPr>
          <w:ilvl w:val="1"/>
          <w:numId w:val="26"/>
        </w:numPr>
        <w:spacing w:line="276" w:lineRule="auto"/>
        <w:rPr>
          <w:rFonts w:asciiTheme="minorHAnsi" w:hAnsiTheme="minorHAnsi" w:cstheme="minorHAnsi"/>
        </w:rPr>
      </w:pPr>
      <w:r w:rsidRPr="00596925">
        <w:rPr>
          <w:rFonts w:asciiTheme="minorHAnsi" w:hAnsiTheme="minorHAnsi" w:cstheme="minorHAnsi"/>
          <w:i/>
        </w:rPr>
        <w:t>Bias</w:t>
      </w:r>
      <w:r w:rsidRPr="00596925">
        <w:rPr>
          <w:rFonts w:asciiTheme="minorHAnsi" w:hAnsiTheme="minorHAnsi" w:cstheme="minorHAnsi"/>
        </w:rPr>
        <w:t xml:space="preserve"> o scostamento sistematico.</w:t>
      </w:r>
    </w:p>
    <w:p w14:paraId="7C1D7F9A" w14:textId="77777777" w:rsidR="00867CD3" w:rsidRPr="00596925" w:rsidRDefault="00867CD3" w:rsidP="00867CD3">
      <w:pPr>
        <w:pStyle w:val="testo"/>
        <w:spacing w:line="276" w:lineRule="auto"/>
        <w:rPr>
          <w:rFonts w:asciiTheme="minorHAnsi" w:hAnsiTheme="minorHAnsi" w:cstheme="minorHAnsi"/>
        </w:rPr>
      </w:pPr>
    </w:p>
    <w:p w14:paraId="12B5392C" w14:textId="77777777" w:rsidR="00867CD3" w:rsidRPr="00596925" w:rsidRDefault="00867CD3" w:rsidP="00867CD3">
      <w:pPr>
        <w:pStyle w:val="testo"/>
        <w:spacing w:line="276" w:lineRule="auto"/>
        <w:ind w:left="0"/>
        <w:rPr>
          <w:rFonts w:asciiTheme="minorHAnsi" w:hAnsiTheme="minorHAnsi" w:cstheme="minorHAnsi"/>
          <w:b/>
          <w:u w:val="single"/>
        </w:rPr>
      </w:pPr>
      <w:r w:rsidRPr="00596925">
        <w:rPr>
          <w:rFonts w:asciiTheme="minorHAnsi" w:hAnsiTheme="minorHAnsi" w:cstheme="minorHAnsi"/>
          <w:b/>
          <w:u w:val="single"/>
        </w:rPr>
        <w:t>Riesami e verifiche del progetto</w:t>
      </w:r>
    </w:p>
    <w:p w14:paraId="4D5F1B22" w14:textId="77777777" w:rsidR="00867CD3" w:rsidRPr="00596925" w:rsidRDefault="00867CD3" w:rsidP="00867CD3">
      <w:pPr>
        <w:pStyle w:val="testo"/>
        <w:spacing w:line="276" w:lineRule="auto"/>
        <w:ind w:left="1418" w:hanging="567"/>
        <w:rPr>
          <w:rFonts w:asciiTheme="minorHAnsi" w:hAnsiTheme="minorHAnsi" w:cstheme="minorHAnsi"/>
        </w:rPr>
      </w:pPr>
      <w:r w:rsidRPr="00596925">
        <w:rPr>
          <w:rFonts w:asciiTheme="minorHAnsi" w:hAnsiTheme="minorHAnsi" w:cstheme="minorHAnsi"/>
        </w:rPr>
        <w:t>1.</w:t>
      </w:r>
      <w:r w:rsidRPr="00596925">
        <w:rPr>
          <w:rFonts w:asciiTheme="minorHAnsi" w:hAnsiTheme="minorHAnsi" w:cstheme="minorHAnsi"/>
        </w:rPr>
        <w:tab/>
        <w:t>Alla fine di ogni fase di sviluppo del progetto vengono pianificati incontri di riesame e verifica a cui partecipa sia RL che il gruppo di progettazione.</w:t>
      </w:r>
    </w:p>
    <w:p w14:paraId="54A0D280" w14:textId="77777777" w:rsidR="00867CD3" w:rsidRPr="00596925" w:rsidRDefault="00867CD3" w:rsidP="00867CD3">
      <w:pPr>
        <w:pStyle w:val="testo"/>
        <w:spacing w:line="276" w:lineRule="auto"/>
        <w:rPr>
          <w:rFonts w:asciiTheme="minorHAnsi" w:hAnsiTheme="minorHAnsi" w:cstheme="minorHAnsi"/>
        </w:rPr>
      </w:pPr>
    </w:p>
    <w:p w14:paraId="38B84899" w14:textId="77777777" w:rsidR="00867CD3" w:rsidRPr="00596925" w:rsidRDefault="00867CD3" w:rsidP="00867CD3">
      <w:pPr>
        <w:pStyle w:val="testo"/>
        <w:spacing w:line="276" w:lineRule="auto"/>
        <w:ind w:left="0"/>
        <w:rPr>
          <w:rFonts w:asciiTheme="minorHAnsi" w:hAnsiTheme="minorHAnsi" w:cstheme="minorHAnsi"/>
          <w:b/>
          <w:u w:val="single"/>
        </w:rPr>
      </w:pPr>
      <w:r w:rsidRPr="00596925">
        <w:rPr>
          <w:rFonts w:asciiTheme="minorHAnsi" w:hAnsiTheme="minorHAnsi" w:cstheme="minorHAnsi"/>
          <w:b/>
          <w:u w:val="single"/>
        </w:rPr>
        <w:lastRenderedPageBreak/>
        <w:t>Validazione dei nuovi metodi</w:t>
      </w:r>
    </w:p>
    <w:p w14:paraId="10C5F618" w14:textId="77777777" w:rsidR="00867CD3" w:rsidRPr="00596925" w:rsidRDefault="00867CD3" w:rsidP="00867CD3">
      <w:pPr>
        <w:pStyle w:val="testo"/>
        <w:spacing w:line="276" w:lineRule="auto"/>
        <w:ind w:left="1418" w:hanging="567"/>
        <w:rPr>
          <w:rFonts w:asciiTheme="minorHAnsi" w:hAnsiTheme="minorHAnsi" w:cstheme="minorHAnsi"/>
        </w:rPr>
      </w:pPr>
      <w:r w:rsidRPr="00596925">
        <w:rPr>
          <w:rFonts w:asciiTheme="minorHAnsi" w:hAnsiTheme="minorHAnsi" w:cstheme="minorHAnsi"/>
        </w:rPr>
        <w:t>1.</w:t>
      </w:r>
      <w:r w:rsidRPr="00596925">
        <w:rPr>
          <w:rFonts w:asciiTheme="minorHAnsi" w:hAnsiTheme="minorHAnsi" w:cstheme="minorHAnsi"/>
        </w:rPr>
        <w:tab/>
        <w:t>I nuovi metodi sono sottoposti a procedimenti di validazione come descritto precedentemente;</w:t>
      </w:r>
    </w:p>
    <w:p w14:paraId="157EA866" w14:textId="77777777" w:rsidR="00867CD3" w:rsidRPr="00596925" w:rsidRDefault="00867CD3" w:rsidP="00867CD3">
      <w:pPr>
        <w:pStyle w:val="testo"/>
        <w:spacing w:line="276" w:lineRule="auto"/>
        <w:ind w:left="1418" w:hanging="567"/>
        <w:rPr>
          <w:rFonts w:asciiTheme="minorHAnsi" w:hAnsiTheme="minorHAnsi" w:cstheme="minorHAnsi"/>
        </w:rPr>
      </w:pPr>
      <w:r w:rsidRPr="00596925">
        <w:rPr>
          <w:rFonts w:asciiTheme="minorHAnsi" w:hAnsiTheme="minorHAnsi" w:cstheme="minorHAnsi"/>
        </w:rPr>
        <w:t>2.</w:t>
      </w:r>
      <w:r w:rsidRPr="00596925">
        <w:rPr>
          <w:rFonts w:asciiTheme="minorHAnsi" w:hAnsiTheme="minorHAnsi" w:cstheme="minorHAnsi"/>
        </w:rPr>
        <w:tab/>
        <w:t>I risultati del progetto e la documentazione relativa vengono sottoposti dal responsabile di progetto a RL;</w:t>
      </w:r>
    </w:p>
    <w:p w14:paraId="370F14F1" w14:textId="2C3FDDC2" w:rsidR="00867CD3" w:rsidRPr="00596925" w:rsidRDefault="00867CD3" w:rsidP="00867CD3">
      <w:pPr>
        <w:pStyle w:val="testo"/>
        <w:spacing w:line="276" w:lineRule="auto"/>
        <w:rPr>
          <w:rFonts w:asciiTheme="minorHAnsi" w:hAnsiTheme="minorHAnsi" w:cstheme="minorHAnsi"/>
        </w:rPr>
      </w:pPr>
      <w:r w:rsidRPr="00596925">
        <w:rPr>
          <w:rFonts w:asciiTheme="minorHAnsi" w:hAnsiTheme="minorHAnsi" w:cstheme="minorHAnsi"/>
        </w:rPr>
        <w:t>3.</w:t>
      </w:r>
      <w:r w:rsidRPr="00596925">
        <w:rPr>
          <w:rFonts w:asciiTheme="minorHAnsi" w:hAnsiTheme="minorHAnsi" w:cstheme="minorHAnsi"/>
        </w:rPr>
        <w:tab/>
        <w:t xml:space="preserve">RL approva il nuovo metodo ed autorizza l’emissione della relativa </w:t>
      </w:r>
      <w:r w:rsidR="00521EE9" w:rsidRPr="00596925">
        <w:rPr>
          <w:rFonts w:asciiTheme="minorHAnsi" w:hAnsiTheme="minorHAnsi" w:cstheme="minorHAnsi"/>
        </w:rPr>
        <w:t>procedura di prova.</w:t>
      </w:r>
    </w:p>
    <w:p w14:paraId="41AAC689" w14:textId="77777777" w:rsidR="00F527BA" w:rsidRPr="00596925" w:rsidRDefault="00F527BA" w:rsidP="00F527BA">
      <w:pPr>
        <w:pStyle w:val="testo"/>
        <w:spacing w:line="276" w:lineRule="auto"/>
        <w:ind w:left="0"/>
        <w:rPr>
          <w:rFonts w:asciiTheme="minorHAnsi" w:hAnsiTheme="minorHAnsi" w:cstheme="minorHAnsi"/>
        </w:rPr>
      </w:pPr>
    </w:p>
    <w:p w14:paraId="58A32AC1" w14:textId="115FDE4D" w:rsidR="00867CD3" w:rsidRPr="00596925" w:rsidRDefault="00F527BA" w:rsidP="00F527BA">
      <w:pPr>
        <w:pStyle w:val="testo"/>
        <w:spacing w:line="276" w:lineRule="auto"/>
        <w:ind w:left="0"/>
        <w:rPr>
          <w:rFonts w:asciiTheme="minorHAnsi" w:hAnsiTheme="minorHAnsi" w:cstheme="minorHAnsi"/>
        </w:rPr>
      </w:pPr>
      <w:r w:rsidRPr="00596925">
        <w:rPr>
          <w:rFonts w:asciiTheme="minorHAnsi" w:hAnsiTheme="minorHAnsi" w:cstheme="minorHAnsi"/>
        </w:rPr>
        <w:t>V</w:t>
      </w:r>
      <w:r w:rsidR="00867CD3" w:rsidRPr="00596925">
        <w:rPr>
          <w:rFonts w:asciiTheme="minorHAnsi" w:hAnsiTheme="minorHAnsi" w:cstheme="minorHAnsi"/>
        </w:rPr>
        <w:t xml:space="preserve">engono </w:t>
      </w:r>
      <w:r w:rsidRPr="00596925">
        <w:rPr>
          <w:rFonts w:asciiTheme="minorHAnsi" w:hAnsiTheme="minorHAnsi" w:cstheme="minorHAnsi"/>
        </w:rPr>
        <w:t>annotate</w:t>
      </w:r>
      <w:r w:rsidR="00867CD3" w:rsidRPr="00596925">
        <w:rPr>
          <w:rFonts w:asciiTheme="minorHAnsi" w:hAnsiTheme="minorHAnsi" w:cstheme="minorHAnsi"/>
        </w:rPr>
        <w:t xml:space="preserve"> e conservate a cura di R</w:t>
      </w:r>
      <w:r w:rsidRPr="00596925">
        <w:rPr>
          <w:rFonts w:asciiTheme="minorHAnsi" w:hAnsiTheme="minorHAnsi" w:cstheme="minorHAnsi"/>
        </w:rPr>
        <w:t>QL tutte le registrazioni relative alla convalida (verifica/validazione) dei metodi di prova attuati dal laboratorio, in particolare:</w:t>
      </w:r>
    </w:p>
    <w:p w14:paraId="10549008" w14:textId="77777777" w:rsidR="00D97645" w:rsidRPr="00596925" w:rsidRDefault="00D97645" w:rsidP="00F527BA">
      <w:pPr>
        <w:pStyle w:val="testo"/>
        <w:spacing w:line="276" w:lineRule="auto"/>
        <w:ind w:left="0"/>
        <w:rPr>
          <w:rFonts w:asciiTheme="minorHAnsi" w:hAnsiTheme="minorHAnsi" w:cstheme="minorHAnsi"/>
        </w:rPr>
      </w:pPr>
    </w:p>
    <w:p w14:paraId="49A9E443" w14:textId="0EF45F5C" w:rsidR="00F527BA" w:rsidRPr="00596925" w:rsidRDefault="00F527BA" w:rsidP="00EE5563">
      <w:pPr>
        <w:pStyle w:val="testo"/>
        <w:numPr>
          <w:ilvl w:val="0"/>
          <w:numId w:val="10"/>
        </w:numPr>
        <w:spacing w:line="276" w:lineRule="auto"/>
        <w:rPr>
          <w:rFonts w:asciiTheme="minorHAnsi" w:hAnsiTheme="minorHAnsi" w:cstheme="minorHAnsi"/>
        </w:rPr>
      </w:pPr>
      <w:r w:rsidRPr="00596925">
        <w:rPr>
          <w:rFonts w:asciiTheme="minorHAnsi" w:hAnsiTheme="minorHAnsi" w:cstheme="minorHAnsi"/>
        </w:rPr>
        <w:t>La procedura di convalida attuata;</w:t>
      </w:r>
    </w:p>
    <w:p w14:paraId="172C0624" w14:textId="6AB3B22C" w:rsidR="00F527BA" w:rsidRPr="00596925" w:rsidRDefault="00F527BA" w:rsidP="00EE5563">
      <w:pPr>
        <w:pStyle w:val="testo"/>
        <w:numPr>
          <w:ilvl w:val="0"/>
          <w:numId w:val="10"/>
        </w:numPr>
        <w:spacing w:line="276" w:lineRule="auto"/>
        <w:rPr>
          <w:rFonts w:asciiTheme="minorHAnsi" w:hAnsiTheme="minorHAnsi" w:cstheme="minorHAnsi"/>
        </w:rPr>
      </w:pPr>
      <w:r w:rsidRPr="00596925">
        <w:rPr>
          <w:rFonts w:asciiTheme="minorHAnsi" w:hAnsiTheme="minorHAnsi" w:cstheme="minorHAnsi"/>
        </w:rPr>
        <w:t>I requisiti di accettazione;</w:t>
      </w:r>
    </w:p>
    <w:p w14:paraId="4FFAFC73" w14:textId="18DB81C5" w:rsidR="00F527BA" w:rsidRPr="00596925" w:rsidRDefault="00F527BA" w:rsidP="00EE5563">
      <w:pPr>
        <w:pStyle w:val="testo"/>
        <w:numPr>
          <w:ilvl w:val="0"/>
          <w:numId w:val="10"/>
        </w:numPr>
        <w:spacing w:line="276" w:lineRule="auto"/>
        <w:rPr>
          <w:rFonts w:asciiTheme="minorHAnsi" w:hAnsiTheme="minorHAnsi" w:cstheme="minorHAnsi"/>
        </w:rPr>
      </w:pPr>
      <w:r w:rsidRPr="00596925">
        <w:rPr>
          <w:rFonts w:asciiTheme="minorHAnsi" w:hAnsiTheme="minorHAnsi" w:cstheme="minorHAnsi"/>
        </w:rPr>
        <w:t>Le caratteristiche prestazionali del metodo;</w:t>
      </w:r>
    </w:p>
    <w:p w14:paraId="0AC73F7E" w14:textId="0E9BBF3E" w:rsidR="00F527BA" w:rsidRPr="00596925" w:rsidRDefault="00F527BA" w:rsidP="00EE5563">
      <w:pPr>
        <w:pStyle w:val="testo"/>
        <w:numPr>
          <w:ilvl w:val="0"/>
          <w:numId w:val="10"/>
        </w:numPr>
        <w:spacing w:line="276" w:lineRule="auto"/>
        <w:rPr>
          <w:rFonts w:asciiTheme="minorHAnsi" w:hAnsiTheme="minorHAnsi" w:cstheme="minorHAnsi"/>
        </w:rPr>
      </w:pPr>
      <w:r w:rsidRPr="00596925">
        <w:rPr>
          <w:rFonts w:asciiTheme="minorHAnsi" w:hAnsiTheme="minorHAnsi" w:cstheme="minorHAnsi"/>
        </w:rPr>
        <w:t>I risultati prodotti;</w:t>
      </w:r>
    </w:p>
    <w:p w14:paraId="380E1080" w14:textId="099BA58E" w:rsidR="00F527BA" w:rsidRPr="00596925" w:rsidRDefault="00F527BA" w:rsidP="00EE5563">
      <w:pPr>
        <w:pStyle w:val="testo"/>
        <w:numPr>
          <w:ilvl w:val="0"/>
          <w:numId w:val="10"/>
        </w:numPr>
        <w:spacing w:line="276" w:lineRule="auto"/>
        <w:rPr>
          <w:rFonts w:asciiTheme="minorHAnsi" w:hAnsiTheme="minorHAnsi" w:cstheme="minorHAnsi"/>
        </w:rPr>
      </w:pPr>
      <w:r w:rsidRPr="00596925">
        <w:rPr>
          <w:rFonts w:asciiTheme="minorHAnsi" w:hAnsiTheme="minorHAnsi" w:cstheme="minorHAnsi"/>
        </w:rPr>
        <w:t xml:space="preserve">Una dichiarazione di convalida che comunichi l’idoneità all’uso del metodo. </w:t>
      </w:r>
    </w:p>
    <w:p w14:paraId="243CA17C" w14:textId="77777777" w:rsidR="00867CD3" w:rsidRPr="00596925" w:rsidRDefault="00867CD3" w:rsidP="00867CD3">
      <w:pPr>
        <w:pStyle w:val="testo"/>
        <w:spacing w:line="276" w:lineRule="auto"/>
        <w:ind w:left="0"/>
        <w:rPr>
          <w:rFonts w:asciiTheme="minorHAnsi" w:hAnsiTheme="minorHAnsi" w:cstheme="minorHAnsi"/>
        </w:rPr>
      </w:pPr>
    </w:p>
    <w:p w14:paraId="5A4EF371" w14:textId="158B3739" w:rsidR="00682B99" w:rsidRPr="00596925" w:rsidRDefault="00682B99" w:rsidP="00867CD3">
      <w:pPr>
        <w:pStyle w:val="testo"/>
        <w:spacing w:line="276" w:lineRule="auto"/>
        <w:ind w:left="0"/>
        <w:rPr>
          <w:rFonts w:asciiTheme="minorHAnsi" w:hAnsiTheme="minorHAnsi" w:cstheme="minorHAnsi"/>
        </w:rPr>
      </w:pPr>
      <w:r w:rsidRPr="00596925">
        <w:rPr>
          <w:rFonts w:asciiTheme="minorHAnsi" w:hAnsiTheme="minorHAnsi" w:cstheme="minorHAnsi"/>
        </w:rPr>
        <w:t>L’insieme delle attività viene approvato ed autorizzato da RL.</w:t>
      </w:r>
    </w:p>
    <w:p w14:paraId="292B2E0D" w14:textId="77777777" w:rsidR="00521EE9" w:rsidRPr="00596925" w:rsidRDefault="00521EE9" w:rsidP="00867CD3">
      <w:pPr>
        <w:pStyle w:val="testo"/>
        <w:spacing w:line="276" w:lineRule="auto"/>
        <w:ind w:left="0"/>
        <w:rPr>
          <w:rFonts w:asciiTheme="minorHAnsi" w:hAnsiTheme="minorHAnsi" w:cstheme="minorHAnsi"/>
          <w:b/>
          <w:u w:val="single"/>
        </w:rPr>
      </w:pPr>
    </w:p>
    <w:p w14:paraId="21803030" w14:textId="789262A4" w:rsidR="00164F88" w:rsidRPr="00596925" w:rsidRDefault="00867CD3" w:rsidP="00164F88">
      <w:pPr>
        <w:pStyle w:val="testo"/>
        <w:spacing w:line="276" w:lineRule="auto"/>
        <w:ind w:left="0"/>
        <w:rPr>
          <w:rFonts w:asciiTheme="minorHAnsi" w:hAnsiTheme="minorHAnsi" w:cstheme="minorHAnsi"/>
          <w:b/>
          <w:u w:val="single"/>
        </w:rPr>
      </w:pPr>
      <w:r w:rsidRPr="00596925">
        <w:rPr>
          <w:rFonts w:asciiTheme="minorHAnsi" w:hAnsiTheme="minorHAnsi" w:cstheme="minorHAnsi"/>
          <w:b/>
          <w:u w:val="single"/>
        </w:rPr>
        <w:t>Modifiche alla progettazione e sviluppo</w:t>
      </w:r>
    </w:p>
    <w:p w14:paraId="5F01F78A" w14:textId="4EE43971" w:rsidR="00867CD3" w:rsidRPr="00596925" w:rsidRDefault="00164F88" w:rsidP="00164F88">
      <w:pPr>
        <w:pStyle w:val="testo"/>
        <w:spacing w:line="276" w:lineRule="auto"/>
        <w:ind w:left="0"/>
        <w:rPr>
          <w:rFonts w:asciiTheme="minorHAnsi" w:hAnsiTheme="minorHAnsi" w:cstheme="minorHAnsi"/>
        </w:rPr>
      </w:pPr>
      <w:r w:rsidRPr="00596925">
        <w:rPr>
          <w:rFonts w:asciiTheme="minorHAnsi" w:hAnsiTheme="minorHAnsi" w:cstheme="minorHAnsi"/>
        </w:rPr>
        <w:t>Ogni volta che si verifichi</w:t>
      </w:r>
      <w:r w:rsidR="00867CD3" w:rsidRPr="00596925">
        <w:rPr>
          <w:rFonts w:asciiTheme="minorHAnsi" w:hAnsiTheme="minorHAnsi" w:cstheme="minorHAnsi"/>
        </w:rPr>
        <w:t xml:space="preserve"> la necessità di introdurre modifiche al metodo in via di sviluppo, queste vengono documentate, controllate, riesaminate ed approvate dal responsabile di progetto e da RL.</w:t>
      </w:r>
    </w:p>
    <w:p w14:paraId="06BCD20A" w14:textId="77777777" w:rsidR="00521EE9" w:rsidRPr="00596925" w:rsidRDefault="00521EE9" w:rsidP="006B4034">
      <w:pPr>
        <w:pStyle w:val="testo"/>
        <w:spacing w:line="276" w:lineRule="auto"/>
        <w:ind w:left="0"/>
        <w:rPr>
          <w:rFonts w:asciiTheme="minorHAnsi" w:hAnsiTheme="minorHAnsi" w:cstheme="minorHAnsi"/>
        </w:rPr>
      </w:pPr>
    </w:p>
    <w:p w14:paraId="17F9F96F" w14:textId="25DFF8F4" w:rsidR="006B4034" w:rsidRPr="00596925" w:rsidRDefault="00867CD3" w:rsidP="006B4034">
      <w:pPr>
        <w:pStyle w:val="testo"/>
        <w:spacing w:line="276" w:lineRule="auto"/>
        <w:ind w:left="0"/>
        <w:rPr>
          <w:rFonts w:asciiTheme="minorHAnsi" w:hAnsiTheme="minorHAnsi" w:cstheme="minorHAnsi"/>
        </w:rPr>
      </w:pPr>
      <w:r w:rsidRPr="00596925">
        <w:rPr>
          <w:rFonts w:asciiTheme="minorHAnsi" w:hAnsiTheme="minorHAnsi" w:cstheme="minorHAnsi"/>
        </w:rPr>
        <w:t>RQL gestisce la documentazione relativa ai metodi interni di prova s</w:t>
      </w:r>
      <w:r w:rsidR="00164F88" w:rsidRPr="00596925">
        <w:rPr>
          <w:rFonts w:asciiTheme="minorHAnsi" w:hAnsiTheme="minorHAnsi" w:cstheme="minorHAnsi"/>
        </w:rPr>
        <w:t>econdo i criteri riportati al §8</w:t>
      </w:r>
      <w:r w:rsidRPr="00596925">
        <w:rPr>
          <w:rFonts w:asciiTheme="minorHAnsi" w:hAnsiTheme="minorHAnsi" w:cstheme="minorHAnsi"/>
        </w:rPr>
        <w:t>.3 del presente MQL.</w:t>
      </w:r>
      <w:r w:rsidR="00521EE9" w:rsidRPr="00596925">
        <w:rPr>
          <w:rFonts w:asciiTheme="minorHAnsi" w:hAnsiTheme="minorHAnsi" w:cstheme="minorHAnsi"/>
        </w:rPr>
        <w:t xml:space="preserve"> </w:t>
      </w:r>
      <w:r w:rsidR="00164F88" w:rsidRPr="00596925">
        <w:rPr>
          <w:rFonts w:asciiTheme="minorHAnsi" w:hAnsiTheme="minorHAnsi" w:cstheme="minorHAnsi"/>
        </w:rPr>
        <w:t xml:space="preserve">Il </w:t>
      </w:r>
      <w:bookmarkStart w:id="81" w:name="OLE_LINK1"/>
      <w:bookmarkStart w:id="82" w:name="OLE_LINK2"/>
      <w:r w:rsidR="00164F88" w:rsidRPr="00596925">
        <w:rPr>
          <w:rFonts w:asciiTheme="minorHAnsi" w:hAnsiTheme="minorHAnsi" w:cstheme="minorHAnsi"/>
        </w:rPr>
        <w:t xml:space="preserve">riesame della </w:t>
      </w:r>
      <w:r w:rsidR="0066459C" w:rsidRPr="00596925">
        <w:rPr>
          <w:rFonts w:asciiTheme="minorHAnsi" w:hAnsiTheme="minorHAnsi" w:cstheme="minorHAnsi"/>
        </w:rPr>
        <w:t>verifica/</w:t>
      </w:r>
      <w:r w:rsidR="00164F88" w:rsidRPr="00596925">
        <w:rPr>
          <w:rFonts w:asciiTheme="minorHAnsi" w:hAnsiTheme="minorHAnsi" w:cstheme="minorHAnsi"/>
        </w:rPr>
        <w:t xml:space="preserve">validazione </w:t>
      </w:r>
      <w:r w:rsidR="0066459C" w:rsidRPr="00596925">
        <w:rPr>
          <w:rFonts w:asciiTheme="minorHAnsi" w:hAnsiTheme="minorHAnsi" w:cstheme="minorHAnsi"/>
        </w:rPr>
        <w:t>dei metodi di prova applicati dal laboratorio</w:t>
      </w:r>
      <w:bookmarkEnd w:id="81"/>
      <w:bookmarkEnd w:id="82"/>
      <w:r w:rsidR="0066459C" w:rsidRPr="00596925">
        <w:rPr>
          <w:rFonts w:asciiTheme="minorHAnsi" w:hAnsiTheme="minorHAnsi" w:cstheme="minorHAnsi"/>
        </w:rPr>
        <w:t xml:space="preserve">, </w:t>
      </w:r>
      <w:r w:rsidR="00164F88" w:rsidRPr="00596925">
        <w:rPr>
          <w:rFonts w:asciiTheme="minorHAnsi" w:hAnsiTheme="minorHAnsi" w:cstheme="minorHAnsi"/>
        </w:rPr>
        <w:t>v</w:t>
      </w:r>
      <w:r w:rsidR="006B4034" w:rsidRPr="00596925">
        <w:rPr>
          <w:rFonts w:asciiTheme="minorHAnsi" w:hAnsiTheme="minorHAnsi" w:cstheme="minorHAnsi"/>
        </w:rPr>
        <w:t>iene effettuato ogni qual volta si renda necessario a causa di mutate modalità operative, sostituzione di apparecchiature, sostituzione di campioni e/o materiali di riferimento, di modifiche ad impianti e locali, etc.</w:t>
      </w:r>
    </w:p>
    <w:p w14:paraId="64A3558C" w14:textId="6F861C53" w:rsidR="007E35A5" w:rsidRPr="00596925" w:rsidRDefault="006B4034" w:rsidP="00164F88">
      <w:pPr>
        <w:pStyle w:val="testo"/>
        <w:spacing w:line="276" w:lineRule="auto"/>
        <w:ind w:left="0"/>
        <w:rPr>
          <w:rFonts w:asciiTheme="minorHAnsi" w:hAnsiTheme="minorHAnsi" w:cstheme="minorHAnsi"/>
        </w:rPr>
      </w:pPr>
      <w:r w:rsidRPr="00596925">
        <w:rPr>
          <w:rFonts w:asciiTheme="minorHAnsi" w:hAnsiTheme="minorHAnsi" w:cstheme="minorHAnsi"/>
        </w:rPr>
        <w:t>Nel caso le modifiche non siano sostanziali, se non addirittura prettamente formali, sotto la responsabilità di RL il metodo revisionato può essere ancora considerato valido per gli scopi iniziali.</w:t>
      </w:r>
      <w:r w:rsidR="0066459C" w:rsidRPr="00596925">
        <w:rPr>
          <w:rFonts w:asciiTheme="minorHAnsi" w:hAnsiTheme="minorHAnsi" w:cstheme="minorHAnsi"/>
        </w:rPr>
        <w:t xml:space="preserve"> </w:t>
      </w:r>
      <w:r w:rsidR="00BD29B9" w:rsidRPr="00596925">
        <w:rPr>
          <w:rFonts w:asciiTheme="minorHAnsi" w:hAnsiTheme="minorHAnsi" w:cstheme="minorHAnsi"/>
        </w:rPr>
        <w:t>In quest’ultima circostanza il laboratorio non esegue alcuna attività sperimentale (prove in doppio, prove su materiali di riferimento, etc.), ma procede riesaminando esclusivamente i dati di prestazione raccolti nel tempo (es: dalle carte di controllo impiegate) e correlati ai requisiti da soddisfare. Nel caso di non soddisfacimento dei criteri di performance stabiliti nella dichiarazione di verifica/validazione emessa</w:t>
      </w:r>
      <w:r w:rsidR="001B41A2" w:rsidRPr="00596925">
        <w:rPr>
          <w:rFonts w:asciiTheme="minorHAnsi" w:hAnsiTheme="minorHAnsi" w:cstheme="minorHAnsi"/>
        </w:rPr>
        <w:t>,</w:t>
      </w:r>
      <w:r w:rsidR="00BD29B9" w:rsidRPr="00596925">
        <w:rPr>
          <w:rFonts w:asciiTheme="minorHAnsi" w:hAnsiTheme="minorHAnsi" w:cstheme="minorHAnsi"/>
        </w:rPr>
        <w:t xml:space="preserve"> il laboratorio procede con una riconvalida (verifica o validazione) del metodo in esame. Il laboratorio</w:t>
      </w:r>
      <w:r w:rsidR="00BA05A0" w:rsidRPr="00596925">
        <w:rPr>
          <w:rFonts w:asciiTheme="minorHAnsi" w:hAnsiTheme="minorHAnsi" w:cstheme="minorHAnsi"/>
        </w:rPr>
        <w:t>,</w:t>
      </w:r>
      <w:r w:rsidR="00BD29B9" w:rsidRPr="00596925">
        <w:rPr>
          <w:rFonts w:asciiTheme="minorHAnsi" w:hAnsiTheme="minorHAnsi" w:cstheme="minorHAnsi"/>
        </w:rPr>
        <w:t xml:space="preserve"> ai fini della valutazione delle performance </w:t>
      </w:r>
      <w:r w:rsidR="001B41A2" w:rsidRPr="00596925">
        <w:rPr>
          <w:rFonts w:asciiTheme="minorHAnsi" w:hAnsiTheme="minorHAnsi" w:cstheme="minorHAnsi"/>
        </w:rPr>
        <w:t>operative mantenute</w:t>
      </w:r>
      <w:r w:rsidR="00C567E2" w:rsidRPr="00596925">
        <w:rPr>
          <w:rFonts w:asciiTheme="minorHAnsi" w:hAnsiTheme="minorHAnsi" w:cstheme="minorHAnsi"/>
        </w:rPr>
        <w:t xml:space="preserve"> nel tempo</w:t>
      </w:r>
      <w:r w:rsidR="001B41A2" w:rsidRPr="00596925">
        <w:rPr>
          <w:rFonts w:asciiTheme="minorHAnsi" w:hAnsiTheme="minorHAnsi" w:cstheme="minorHAnsi"/>
        </w:rPr>
        <w:t>,</w:t>
      </w:r>
      <w:r w:rsidR="00C567E2" w:rsidRPr="00596925">
        <w:rPr>
          <w:rFonts w:asciiTheme="minorHAnsi" w:hAnsiTheme="minorHAnsi" w:cstheme="minorHAnsi"/>
        </w:rPr>
        <w:t xml:space="preserve"> considera</w:t>
      </w:r>
      <w:r w:rsidR="001B41A2" w:rsidRPr="00596925">
        <w:rPr>
          <w:rFonts w:asciiTheme="minorHAnsi" w:hAnsiTheme="minorHAnsi" w:cstheme="minorHAnsi"/>
        </w:rPr>
        <w:t>,</w:t>
      </w:r>
      <w:r w:rsidR="00C567E2" w:rsidRPr="00596925">
        <w:rPr>
          <w:rFonts w:asciiTheme="minorHAnsi" w:hAnsiTheme="minorHAnsi" w:cstheme="minorHAnsi"/>
        </w:rPr>
        <w:t xml:space="preserve"> quali elementi significativi:</w:t>
      </w:r>
    </w:p>
    <w:p w14:paraId="16E29E00" w14:textId="77777777" w:rsidR="00C567E2" w:rsidRPr="00596925" w:rsidRDefault="00C567E2" w:rsidP="00164F88">
      <w:pPr>
        <w:pStyle w:val="testo"/>
        <w:spacing w:line="276" w:lineRule="auto"/>
        <w:ind w:left="0"/>
        <w:rPr>
          <w:rFonts w:asciiTheme="minorHAnsi" w:hAnsiTheme="minorHAnsi" w:cstheme="minorHAnsi"/>
        </w:rPr>
      </w:pPr>
    </w:p>
    <w:p w14:paraId="4D3685E6" w14:textId="3B279AAA" w:rsidR="00C567E2" w:rsidRPr="00596925" w:rsidRDefault="00C567E2" w:rsidP="00EE5563">
      <w:pPr>
        <w:pStyle w:val="testo"/>
        <w:numPr>
          <w:ilvl w:val="0"/>
          <w:numId w:val="10"/>
        </w:numPr>
        <w:spacing w:line="276" w:lineRule="auto"/>
        <w:rPr>
          <w:rFonts w:asciiTheme="minorHAnsi" w:hAnsiTheme="minorHAnsi" w:cstheme="minorHAnsi"/>
        </w:rPr>
      </w:pPr>
      <w:r w:rsidRPr="00596925">
        <w:rPr>
          <w:rFonts w:asciiTheme="minorHAnsi" w:hAnsiTheme="minorHAnsi" w:cstheme="minorHAnsi"/>
        </w:rPr>
        <w:t>Dati di assicurazione validità dei dati, ovvero: prove in doppio, utilizzo di materiali di riferimento e materiali di riferimento certificati, prove valutative, etc.</w:t>
      </w:r>
    </w:p>
    <w:p w14:paraId="1CA68421" w14:textId="3B68848F" w:rsidR="00C567E2" w:rsidRPr="00596925" w:rsidRDefault="00C567E2" w:rsidP="00EE5563">
      <w:pPr>
        <w:pStyle w:val="testo"/>
        <w:numPr>
          <w:ilvl w:val="0"/>
          <w:numId w:val="10"/>
        </w:numPr>
        <w:spacing w:line="276" w:lineRule="auto"/>
        <w:rPr>
          <w:rFonts w:asciiTheme="minorHAnsi" w:hAnsiTheme="minorHAnsi" w:cstheme="minorHAnsi"/>
        </w:rPr>
      </w:pPr>
      <w:r w:rsidRPr="00596925">
        <w:rPr>
          <w:rFonts w:asciiTheme="minorHAnsi" w:hAnsiTheme="minorHAnsi" w:cstheme="minorHAnsi"/>
        </w:rPr>
        <w:t>Non conformità;</w:t>
      </w:r>
    </w:p>
    <w:p w14:paraId="796539D4" w14:textId="56D7CFA0" w:rsidR="00C567E2" w:rsidRPr="00596925" w:rsidRDefault="00C567E2" w:rsidP="00EE5563">
      <w:pPr>
        <w:pStyle w:val="testo"/>
        <w:numPr>
          <w:ilvl w:val="0"/>
          <w:numId w:val="10"/>
        </w:numPr>
        <w:spacing w:line="276" w:lineRule="auto"/>
        <w:rPr>
          <w:rFonts w:asciiTheme="minorHAnsi" w:hAnsiTheme="minorHAnsi" w:cstheme="minorHAnsi"/>
        </w:rPr>
      </w:pPr>
      <w:r w:rsidRPr="00596925">
        <w:rPr>
          <w:rFonts w:asciiTheme="minorHAnsi" w:hAnsiTheme="minorHAnsi" w:cstheme="minorHAnsi"/>
        </w:rPr>
        <w:t>Tempi di esecuzione della prova;</w:t>
      </w:r>
    </w:p>
    <w:p w14:paraId="33B2363F" w14:textId="62CD078A" w:rsidR="00C567E2" w:rsidRPr="00596925" w:rsidRDefault="00C567E2" w:rsidP="00EE5563">
      <w:pPr>
        <w:pStyle w:val="testo"/>
        <w:numPr>
          <w:ilvl w:val="0"/>
          <w:numId w:val="10"/>
        </w:numPr>
        <w:spacing w:line="276" w:lineRule="auto"/>
        <w:rPr>
          <w:rFonts w:asciiTheme="minorHAnsi" w:hAnsiTheme="minorHAnsi" w:cstheme="minorHAnsi"/>
        </w:rPr>
      </w:pPr>
      <w:r w:rsidRPr="00596925">
        <w:rPr>
          <w:rFonts w:asciiTheme="minorHAnsi" w:hAnsiTheme="minorHAnsi" w:cstheme="minorHAnsi"/>
        </w:rPr>
        <w:t>Analisi dei costi;</w:t>
      </w:r>
    </w:p>
    <w:p w14:paraId="666147FB" w14:textId="22685070" w:rsidR="00D83D57" w:rsidRPr="00596925" w:rsidRDefault="00C567E2" w:rsidP="00EE5563">
      <w:pPr>
        <w:pStyle w:val="testo"/>
        <w:numPr>
          <w:ilvl w:val="0"/>
          <w:numId w:val="10"/>
        </w:numPr>
        <w:spacing w:line="276" w:lineRule="auto"/>
        <w:rPr>
          <w:rFonts w:asciiTheme="minorHAnsi" w:hAnsiTheme="minorHAnsi" w:cstheme="minorHAnsi"/>
        </w:rPr>
      </w:pPr>
      <w:r w:rsidRPr="00596925">
        <w:rPr>
          <w:rFonts w:asciiTheme="minorHAnsi" w:hAnsiTheme="minorHAnsi" w:cstheme="minorHAnsi"/>
        </w:rPr>
        <w:lastRenderedPageBreak/>
        <w:t xml:space="preserve">Difficoltà operative riscontrate in </w:t>
      </w:r>
      <w:r w:rsidRPr="00596925">
        <w:rPr>
          <w:rFonts w:asciiTheme="minorHAnsi" w:hAnsiTheme="minorHAnsi" w:cstheme="minorHAnsi"/>
          <w:i/>
        </w:rPr>
        <w:t>routine</w:t>
      </w:r>
      <w:r w:rsidRPr="00596925">
        <w:rPr>
          <w:rFonts w:asciiTheme="minorHAnsi" w:hAnsiTheme="minorHAnsi" w:cstheme="minorHAnsi"/>
        </w:rPr>
        <w:t>.</w:t>
      </w:r>
    </w:p>
    <w:p w14:paraId="41F206F5" w14:textId="77777777" w:rsidR="00C567E2" w:rsidRPr="00596925" w:rsidRDefault="00C567E2" w:rsidP="00593B86">
      <w:pPr>
        <w:pStyle w:val="testo"/>
        <w:spacing w:line="276" w:lineRule="auto"/>
        <w:ind w:left="0" w:right="0"/>
        <w:jc w:val="left"/>
        <w:rPr>
          <w:rFonts w:asciiTheme="minorHAnsi" w:hAnsiTheme="minorHAnsi" w:cstheme="minorHAnsi"/>
        </w:rPr>
      </w:pPr>
    </w:p>
    <w:p w14:paraId="2861677F" w14:textId="55EF2DEE" w:rsidR="00C332DB" w:rsidRDefault="00C567E2" w:rsidP="006B0EE8">
      <w:pPr>
        <w:pStyle w:val="testo"/>
        <w:spacing w:line="276" w:lineRule="auto"/>
        <w:ind w:left="0" w:right="0"/>
        <w:rPr>
          <w:ins w:id="83" w:author="11770" w:date="2026-02-18T16:05:00Z" w16du:dateUtc="2026-02-18T15:05:00Z"/>
          <w:rFonts w:asciiTheme="minorHAnsi" w:hAnsiTheme="minorHAnsi" w:cstheme="minorHAnsi"/>
        </w:rPr>
      </w:pPr>
      <w:r w:rsidRPr="00596925">
        <w:rPr>
          <w:rFonts w:asciiTheme="minorHAnsi" w:hAnsiTheme="minorHAnsi" w:cstheme="minorHAnsi"/>
        </w:rPr>
        <w:t xml:space="preserve">Nel caso in cui le prestazioni continuino a soddisfare le esigenze dichiarate in fase di verifica/validazione iniziale del metodo di prova, il laboratorio aggiorna </w:t>
      </w:r>
      <w:r w:rsidR="006B0EE8" w:rsidRPr="00596925">
        <w:rPr>
          <w:rFonts w:asciiTheme="minorHAnsi" w:hAnsiTheme="minorHAnsi" w:cstheme="minorHAnsi"/>
        </w:rPr>
        <w:t xml:space="preserve">almeno annualmente </w:t>
      </w:r>
      <w:r w:rsidRPr="00596925">
        <w:rPr>
          <w:rFonts w:asciiTheme="minorHAnsi" w:hAnsiTheme="minorHAnsi" w:cstheme="minorHAnsi"/>
        </w:rPr>
        <w:t>la dichiarazione di convalida sulla base dei dati analizzati periodicamente.</w:t>
      </w:r>
    </w:p>
    <w:p w14:paraId="520B5055" w14:textId="77777777" w:rsidR="00E6168C" w:rsidRDefault="00E6168C" w:rsidP="006B0EE8">
      <w:pPr>
        <w:pStyle w:val="testo"/>
        <w:spacing w:line="276" w:lineRule="auto"/>
        <w:ind w:left="0" w:right="0"/>
        <w:rPr>
          <w:ins w:id="84" w:author="11770" w:date="2026-02-18T16:05:00Z" w16du:dateUtc="2026-02-18T15:05:00Z"/>
          <w:rFonts w:asciiTheme="minorHAnsi" w:hAnsiTheme="minorHAnsi" w:cstheme="minorHAnsi"/>
        </w:rPr>
      </w:pPr>
    </w:p>
    <w:p w14:paraId="39E2ADBC" w14:textId="176E1472" w:rsidR="00E6168C" w:rsidRDefault="00E6168C" w:rsidP="00E6168C">
      <w:pPr>
        <w:pStyle w:val="testo"/>
        <w:spacing w:line="276" w:lineRule="auto"/>
        <w:ind w:left="0"/>
        <w:rPr>
          <w:ins w:id="85" w:author="11770" w:date="2026-02-18T16:06:00Z" w16du:dateUtc="2026-02-18T15:06:00Z"/>
          <w:rFonts w:asciiTheme="minorHAnsi" w:hAnsiTheme="minorHAnsi" w:cstheme="minorHAnsi"/>
          <w:b/>
          <w:u w:val="single"/>
        </w:rPr>
      </w:pPr>
      <w:ins w:id="86" w:author="11770" w:date="2026-02-18T16:05:00Z" w16du:dateUtc="2026-02-18T15:05:00Z">
        <w:r>
          <w:rPr>
            <w:rFonts w:asciiTheme="minorHAnsi" w:hAnsiTheme="minorHAnsi" w:cstheme="minorHAnsi"/>
            <w:b/>
            <w:u w:val="single"/>
          </w:rPr>
          <w:t>Rev</w:t>
        </w:r>
      </w:ins>
      <w:ins w:id="87" w:author="11770" w:date="2026-02-18T16:06:00Z" w16du:dateUtc="2026-02-18T15:06:00Z">
        <w:r>
          <w:rPr>
            <w:rFonts w:asciiTheme="minorHAnsi" w:hAnsiTheme="minorHAnsi" w:cstheme="minorHAnsi"/>
            <w:b/>
            <w:u w:val="single"/>
          </w:rPr>
          <w:t>isione al Metodo di Prova validato</w:t>
        </w:r>
      </w:ins>
    </w:p>
    <w:p w14:paraId="523323C0" w14:textId="37B02C93" w:rsidR="00E6168C" w:rsidRPr="00E6168C" w:rsidRDefault="00E6168C" w:rsidP="00E6168C">
      <w:pPr>
        <w:pStyle w:val="testo"/>
        <w:spacing w:line="276" w:lineRule="auto"/>
        <w:ind w:left="0"/>
        <w:rPr>
          <w:ins w:id="88" w:author="11770" w:date="2026-02-18T16:05:00Z" w16du:dateUtc="2026-02-18T15:05:00Z"/>
          <w:rFonts w:asciiTheme="minorHAnsi" w:hAnsiTheme="minorHAnsi" w:cstheme="minorHAnsi"/>
          <w:bCs/>
          <w:rPrChange w:id="89" w:author="11770" w:date="2026-02-18T16:06:00Z" w16du:dateUtc="2026-02-18T15:06:00Z">
            <w:rPr>
              <w:ins w:id="90" w:author="11770" w:date="2026-02-18T16:05:00Z" w16du:dateUtc="2026-02-18T15:05:00Z"/>
              <w:rFonts w:asciiTheme="minorHAnsi" w:hAnsiTheme="minorHAnsi" w:cstheme="minorHAnsi"/>
              <w:b/>
              <w:u w:val="single"/>
            </w:rPr>
          </w:rPrChange>
        </w:rPr>
      </w:pPr>
      <w:ins w:id="91" w:author="11770" w:date="2026-02-18T16:06:00Z" w16du:dateUtc="2026-02-18T15:06:00Z">
        <w:r>
          <w:rPr>
            <w:rFonts w:asciiTheme="minorHAnsi" w:hAnsiTheme="minorHAnsi" w:cstheme="minorHAnsi"/>
            <w:bCs/>
          </w:rPr>
          <w:t>A seguito di revisione dei Metodi di Prova che non necessitano di nuova validazione ed ap</w:t>
        </w:r>
      </w:ins>
      <w:ins w:id="92" w:author="11770" w:date="2026-02-18T16:07:00Z" w16du:dateUtc="2026-02-18T15:07:00Z">
        <w:r>
          <w:rPr>
            <w:rFonts w:asciiTheme="minorHAnsi" w:hAnsiTheme="minorHAnsi" w:cstheme="minorHAnsi"/>
            <w:bCs/>
          </w:rPr>
          <w:t xml:space="preserve">provato dall’ente di accreditamento e della contestuale messa in vigore, RL/RQL </w:t>
        </w:r>
      </w:ins>
      <w:ins w:id="93" w:author="11770" w:date="2026-02-18T16:08:00Z" w16du:dateUtc="2026-02-18T15:08:00Z">
        <w:r>
          <w:rPr>
            <w:rFonts w:asciiTheme="minorHAnsi" w:hAnsiTheme="minorHAnsi" w:cstheme="minorHAnsi"/>
            <w:bCs/>
          </w:rPr>
          <w:t>revisionano il riesame del contratto con il cliente</w:t>
        </w:r>
      </w:ins>
      <w:ins w:id="94" w:author="11770" w:date="2026-02-18T16:09:00Z" w16du:dateUtc="2026-02-18T15:09:00Z">
        <w:r>
          <w:rPr>
            <w:rFonts w:asciiTheme="minorHAnsi" w:hAnsiTheme="minorHAnsi" w:cstheme="minorHAnsi"/>
            <w:bCs/>
          </w:rPr>
          <w:t xml:space="preserve">, </w:t>
        </w:r>
      </w:ins>
      <w:ins w:id="95" w:author="11770" w:date="2026-02-18T16:08:00Z" w16du:dateUtc="2026-02-18T15:08:00Z">
        <w:r>
          <w:rPr>
            <w:rFonts w:asciiTheme="minorHAnsi" w:hAnsiTheme="minorHAnsi" w:cstheme="minorHAnsi"/>
            <w:bCs/>
          </w:rPr>
          <w:t xml:space="preserve"> aggiornano i</w:t>
        </w:r>
      </w:ins>
      <w:ins w:id="96" w:author="11770" w:date="2026-02-18T16:09:00Z" w16du:dateUtc="2026-02-18T15:09:00Z">
        <w:r>
          <w:rPr>
            <w:rFonts w:asciiTheme="minorHAnsi" w:hAnsiTheme="minorHAnsi" w:cstheme="minorHAnsi"/>
            <w:bCs/>
          </w:rPr>
          <w:t>l</w:t>
        </w:r>
      </w:ins>
      <w:ins w:id="97" w:author="11770" w:date="2026-02-18T16:08:00Z" w16du:dateUtc="2026-02-18T15:08:00Z">
        <w:r>
          <w:rPr>
            <w:rFonts w:asciiTheme="minorHAnsi" w:hAnsiTheme="minorHAnsi" w:cstheme="minorHAnsi"/>
            <w:bCs/>
          </w:rPr>
          <w:t xml:space="preserve"> modul</w:t>
        </w:r>
      </w:ins>
      <w:ins w:id="98" w:author="11770" w:date="2026-02-18T16:09:00Z" w16du:dateUtc="2026-02-18T15:09:00Z">
        <w:r>
          <w:rPr>
            <w:rFonts w:asciiTheme="minorHAnsi" w:hAnsiTheme="minorHAnsi" w:cstheme="minorHAnsi"/>
            <w:bCs/>
          </w:rPr>
          <w:t>o</w:t>
        </w:r>
      </w:ins>
      <w:ins w:id="99" w:author="11770" w:date="2026-02-18T16:08:00Z" w16du:dateUtc="2026-02-18T15:08:00Z">
        <w:r>
          <w:rPr>
            <w:rFonts w:asciiTheme="minorHAnsi" w:hAnsiTheme="minorHAnsi" w:cstheme="minorHAnsi"/>
            <w:bCs/>
          </w:rPr>
          <w:t xml:space="preserve"> M116_Mansionario e</w:t>
        </w:r>
      </w:ins>
      <w:ins w:id="100" w:author="11770" w:date="2026-02-18T16:09:00Z" w16du:dateUtc="2026-02-18T15:09:00Z">
        <w:r>
          <w:rPr>
            <w:rFonts w:asciiTheme="minorHAnsi" w:hAnsiTheme="minorHAnsi" w:cstheme="minorHAnsi"/>
            <w:bCs/>
          </w:rPr>
          <w:t xml:space="preserve"> inseriscono la revisione corrente ne</w:t>
        </w:r>
      </w:ins>
      <w:ins w:id="101" w:author="11770" w:date="2026-02-18T16:10:00Z" w16du:dateUtc="2026-02-18T15:10:00Z">
        <w:r>
          <w:rPr>
            <w:rFonts w:asciiTheme="minorHAnsi" w:hAnsiTheme="minorHAnsi" w:cstheme="minorHAnsi"/>
            <w:bCs/>
          </w:rPr>
          <w:t>l software gestionale MAGO4,</w:t>
        </w:r>
      </w:ins>
    </w:p>
    <w:p w14:paraId="4A79FA0E" w14:textId="77777777" w:rsidR="00E6168C" w:rsidRPr="00596925" w:rsidRDefault="00E6168C" w:rsidP="006B0EE8">
      <w:pPr>
        <w:pStyle w:val="testo"/>
        <w:spacing w:line="276" w:lineRule="auto"/>
        <w:ind w:left="0" w:right="0"/>
        <w:rPr>
          <w:rFonts w:asciiTheme="minorHAnsi" w:hAnsiTheme="minorHAnsi" w:cstheme="minorHAnsi"/>
        </w:rPr>
      </w:pPr>
    </w:p>
    <w:p w14:paraId="4CE38FC3" w14:textId="77777777" w:rsidR="00922DCD" w:rsidRPr="00596925" w:rsidRDefault="00922DCD" w:rsidP="008632A3">
      <w:pPr>
        <w:rPr>
          <w:rFonts w:asciiTheme="minorHAnsi" w:hAnsiTheme="minorHAnsi" w:cstheme="minorHAnsi"/>
        </w:rPr>
      </w:pPr>
    </w:p>
    <w:p w14:paraId="5DFAFA3F" w14:textId="5AE33FB6" w:rsidR="00CB190C" w:rsidRPr="00596925" w:rsidRDefault="00CB190C" w:rsidP="00CB190C">
      <w:pPr>
        <w:keepNext/>
        <w:keepLines/>
        <w:spacing w:before="40"/>
        <w:outlineLvl w:val="1"/>
        <w:rPr>
          <w:rFonts w:asciiTheme="minorHAnsi" w:eastAsiaTheme="majorEastAsia" w:hAnsiTheme="minorHAnsi" w:cstheme="minorHAnsi"/>
          <w:color w:val="002060"/>
          <w:sz w:val="26"/>
          <w:szCs w:val="26"/>
        </w:rPr>
      </w:pPr>
      <w:bookmarkStart w:id="102" w:name="_Toc169248526"/>
      <w:r w:rsidRPr="00596925">
        <w:rPr>
          <w:rFonts w:asciiTheme="minorHAnsi" w:eastAsiaTheme="majorEastAsia" w:hAnsiTheme="minorHAnsi" w:cstheme="minorHAnsi"/>
          <w:color w:val="002060"/>
          <w:sz w:val="26"/>
          <w:szCs w:val="26"/>
        </w:rPr>
        <w:t>7.3 Campionamento</w:t>
      </w:r>
      <w:bookmarkEnd w:id="102"/>
    </w:p>
    <w:p w14:paraId="005F3336" w14:textId="25F05508" w:rsidR="00CB190C" w:rsidRPr="00596925" w:rsidRDefault="00CB190C" w:rsidP="00CB190C">
      <w:pPr>
        <w:keepLines/>
        <w:spacing w:line="280" w:lineRule="exact"/>
        <w:ind w:right="284"/>
        <w:jc w:val="both"/>
        <w:rPr>
          <w:rFonts w:asciiTheme="minorHAnsi" w:hAnsiTheme="minorHAnsi" w:cstheme="minorHAnsi"/>
          <w:sz w:val="20"/>
          <w:szCs w:val="20"/>
        </w:rPr>
      </w:pPr>
      <w:r w:rsidRPr="00E06E78">
        <w:rPr>
          <w:rFonts w:asciiTheme="minorHAnsi" w:hAnsiTheme="minorHAnsi" w:cstheme="minorHAnsi"/>
          <w:sz w:val="20"/>
          <w:szCs w:val="20"/>
        </w:rPr>
        <w:t>Il campionamento</w:t>
      </w:r>
      <w:r w:rsidR="007F241A" w:rsidRPr="00E06E78">
        <w:rPr>
          <w:rFonts w:asciiTheme="minorHAnsi" w:hAnsiTheme="minorHAnsi" w:cstheme="minorHAnsi"/>
          <w:sz w:val="20"/>
          <w:szCs w:val="20"/>
        </w:rPr>
        <w:t xml:space="preserve">, </w:t>
      </w:r>
      <w:del w:id="103" w:author="11770" w:date="2026-02-18T16:11:00Z" w16du:dateUtc="2026-02-18T15:11:00Z">
        <w:r w:rsidR="007F241A" w:rsidRPr="00E06E78" w:rsidDel="00E6168C">
          <w:rPr>
            <w:rFonts w:asciiTheme="minorHAnsi" w:hAnsiTheme="minorHAnsi" w:cstheme="minorHAnsi"/>
            <w:sz w:val="20"/>
            <w:szCs w:val="20"/>
          </w:rPr>
          <w:delText>dato il numero esiguo di funzioni operative presenti,</w:delText>
        </w:r>
        <w:r w:rsidRPr="00E06E78" w:rsidDel="00E6168C">
          <w:rPr>
            <w:rFonts w:asciiTheme="minorHAnsi" w:hAnsiTheme="minorHAnsi" w:cstheme="minorHAnsi"/>
            <w:sz w:val="20"/>
            <w:szCs w:val="20"/>
          </w:rPr>
          <w:delText xml:space="preserve"> è eseguito da personale del </w:delText>
        </w:r>
        <w:r w:rsidR="007F241A" w:rsidRPr="00E06E78" w:rsidDel="00E6168C">
          <w:rPr>
            <w:rFonts w:asciiTheme="minorHAnsi" w:hAnsiTheme="minorHAnsi" w:cstheme="minorHAnsi"/>
            <w:sz w:val="20"/>
            <w:szCs w:val="20"/>
          </w:rPr>
          <w:delText>laboratorio</w:delText>
        </w:r>
      </w:del>
      <w:ins w:id="104" w:author="11770" w:date="2026-02-18T16:11:00Z" w16du:dateUtc="2026-02-18T15:11:00Z">
        <w:r w:rsidR="00E6168C">
          <w:rPr>
            <w:rFonts w:asciiTheme="minorHAnsi" w:hAnsiTheme="minorHAnsi" w:cstheme="minorHAnsi"/>
            <w:sz w:val="20"/>
            <w:szCs w:val="20"/>
          </w:rPr>
          <w:t>è effettuato dal</w:t>
        </w:r>
      </w:ins>
      <w:ins w:id="105" w:author="11770" w:date="2026-02-18T16:12:00Z" w16du:dateUtc="2026-02-18T15:12:00Z">
        <w:r w:rsidR="00E6168C">
          <w:rPr>
            <w:rFonts w:asciiTheme="minorHAnsi" w:hAnsiTheme="minorHAnsi" w:cstheme="minorHAnsi"/>
            <w:sz w:val="20"/>
            <w:szCs w:val="20"/>
          </w:rPr>
          <w:t xml:space="preserve"> Cliente e specificato nel riesame del contratto</w:t>
        </w:r>
      </w:ins>
      <w:r w:rsidR="007F241A" w:rsidRPr="00E06E78">
        <w:rPr>
          <w:rFonts w:asciiTheme="minorHAnsi" w:hAnsiTheme="minorHAnsi" w:cstheme="minorHAnsi"/>
          <w:sz w:val="20"/>
          <w:szCs w:val="20"/>
        </w:rPr>
        <w:t xml:space="preserve">; </w:t>
      </w:r>
      <w:del w:id="106" w:author="11770" w:date="2026-02-18T16:12:00Z" w16du:dateUtc="2026-02-18T15:12:00Z">
        <w:r w:rsidR="007F241A" w:rsidRPr="00E06E78" w:rsidDel="00E6168C">
          <w:rPr>
            <w:rFonts w:asciiTheme="minorHAnsi" w:hAnsiTheme="minorHAnsi" w:cstheme="minorHAnsi"/>
            <w:sz w:val="20"/>
            <w:szCs w:val="20"/>
          </w:rPr>
          <w:delText>tuttavia</w:delText>
        </w:r>
      </w:del>
      <w:ins w:id="107" w:author="11770" w:date="2026-02-18T16:12:00Z" w16du:dateUtc="2026-02-18T15:12:00Z">
        <w:r w:rsidR="00E6168C">
          <w:rPr>
            <w:rFonts w:asciiTheme="minorHAnsi" w:hAnsiTheme="minorHAnsi" w:cstheme="minorHAnsi"/>
            <w:sz w:val="20"/>
            <w:szCs w:val="20"/>
          </w:rPr>
          <w:t>infatti</w:t>
        </w:r>
      </w:ins>
      <w:r w:rsidR="007F241A" w:rsidRPr="00E06E78">
        <w:rPr>
          <w:rFonts w:asciiTheme="minorHAnsi" w:hAnsiTheme="minorHAnsi" w:cstheme="minorHAnsi"/>
          <w:sz w:val="20"/>
          <w:szCs w:val="20"/>
        </w:rPr>
        <w:t>,</w:t>
      </w:r>
      <w:r w:rsidR="008D469F" w:rsidRPr="00E06E78">
        <w:rPr>
          <w:rFonts w:asciiTheme="minorHAnsi" w:hAnsiTheme="minorHAnsi" w:cstheme="minorHAnsi"/>
          <w:sz w:val="20"/>
          <w:szCs w:val="20"/>
        </w:rPr>
        <w:t xml:space="preserve"> </w:t>
      </w:r>
      <w:r w:rsidRPr="00E06E78">
        <w:rPr>
          <w:rFonts w:asciiTheme="minorHAnsi" w:hAnsiTheme="minorHAnsi" w:cstheme="minorHAnsi"/>
          <w:sz w:val="20"/>
          <w:szCs w:val="20"/>
        </w:rPr>
        <w:t>tale requisito non è applica</w:t>
      </w:r>
      <w:r w:rsidR="007F241A" w:rsidRPr="00E06E78">
        <w:rPr>
          <w:rFonts w:asciiTheme="minorHAnsi" w:hAnsiTheme="minorHAnsi" w:cstheme="minorHAnsi"/>
          <w:sz w:val="20"/>
          <w:szCs w:val="20"/>
        </w:rPr>
        <w:t>to</w:t>
      </w:r>
      <w:r w:rsidR="00BA05A0" w:rsidRPr="00E06E78">
        <w:rPr>
          <w:rFonts w:asciiTheme="minorHAnsi" w:hAnsiTheme="minorHAnsi" w:cstheme="minorHAnsi"/>
          <w:sz w:val="20"/>
          <w:szCs w:val="20"/>
        </w:rPr>
        <w:t xml:space="preserve"> poiché attualmente il laboratorio non ha richiesto l’inclusione nel campo di applicazione dell’accreditamento di questa attività</w:t>
      </w:r>
      <w:r w:rsidRPr="00E06E78">
        <w:rPr>
          <w:rFonts w:asciiTheme="minorHAnsi" w:hAnsiTheme="minorHAnsi" w:cstheme="minorHAnsi"/>
          <w:sz w:val="20"/>
          <w:szCs w:val="20"/>
        </w:rPr>
        <w:t xml:space="preserve">. </w:t>
      </w:r>
      <w:del w:id="108" w:author="11770" w:date="2026-02-18T16:12:00Z" w16du:dateUtc="2026-02-18T15:12:00Z">
        <w:r w:rsidRPr="00E06E78" w:rsidDel="00E6168C">
          <w:rPr>
            <w:rFonts w:asciiTheme="minorHAnsi" w:hAnsiTheme="minorHAnsi" w:cstheme="minorHAnsi"/>
            <w:sz w:val="20"/>
            <w:szCs w:val="20"/>
          </w:rPr>
          <w:delText xml:space="preserve">Nonostante questa non </w:delText>
        </w:r>
        <w:r w:rsidR="007F241A" w:rsidRPr="00E06E78" w:rsidDel="00E6168C">
          <w:rPr>
            <w:rFonts w:asciiTheme="minorHAnsi" w:hAnsiTheme="minorHAnsi" w:cstheme="minorHAnsi"/>
            <w:sz w:val="20"/>
            <w:szCs w:val="20"/>
          </w:rPr>
          <w:delText>applicazione</w:delText>
        </w:r>
        <w:r w:rsidRPr="00E06E78" w:rsidDel="00E6168C">
          <w:rPr>
            <w:rFonts w:asciiTheme="minorHAnsi" w:hAnsiTheme="minorHAnsi" w:cstheme="minorHAnsi"/>
            <w:sz w:val="20"/>
            <w:szCs w:val="20"/>
          </w:rPr>
          <w:delText xml:space="preserve">, il laboratorio, al fine di raggiungere la qualità del risultato, </w:delText>
        </w:r>
        <w:r w:rsidR="00BA05A0" w:rsidRPr="00E06E78" w:rsidDel="00E6168C">
          <w:rPr>
            <w:rFonts w:asciiTheme="minorHAnsi" w:hAnsiTheme="minorHAnsi" w:cstheme="minorHAnsi"/>
            <w:sz w:val="20"/>
            <w:szCs w:val="20"/>
          </w:rPr>
          <w:delText xml:space="preserve">segue </w:delText>
        </w:r>
        <w:r w:rsidRPr="00E06E78" w:rsidDel="00E6168C">
          <w:rPr>
            <w:rFonts w:asciiTheme="minorHAnsi" w:hAnsiTheme="minorHAnsi" w:cstheme="minorHAnsi"/>
            <w:sz w:val="20"/>
            <w:szCs w:val="20"/>
          </w:rPr>
          <w:delText>specifiche istruzioni in conformità a quanto previsto dal metodo di prova, da norme tecniche e dalla legislazione applicabile.</w:delText>
        </w:r>
      </w:del>
    </w:p>
    <w:p w14:paraId="6006A6AE" w14:textId="77777777" w:rsidR="00E0329B" w:rsidRPr="00596925" w:rsidRDefault="00E0329B" w:rsidP="00294E61">
      <w:pPr>
        <w:pStyle w:val="Titolo2"/>
        <w:rPr>
          <w:rFonts w:asciiTheme="minorHAnsi" w:hAnsiTheme="minorHAnsi" w:cstheme="minorHAnsi"/>
        </w:rPr>
      </w:pPr>
    </w:p>
    <w:p w14:paraId="29F283AC" w14:textId="5F857AF4" w:rsidR="003D0ED1" w:rsidRPr="00596925" w:rsidRDefault="00FA329B" w:rsidP="00294E61">
      <w:pPr>
        <w:pStyle w:val="Titolo2"/>
        <w:rPr>
          <w:rFonts w:asciiTheme="minorHAnsi" w:hAnsiTheme="minorHAnsi" w:cstheme="minorHAnsi"/>
          <w:color w:val="002060"/>
        </w:rPr>
      </w:pPr>
      <w:bookmarkStart w:id="109" w:name="_Toc169248527"/>
      <w:r w:rsidRPr="00596925">
        <w:rPr>
          <w:rFonts w:asciiTheme="minorHAnsi" w:hAnsiTheme="minorHAnsi" w:cstheme="minorHAnsi"/>
          <w:color w:val="002060"/>
        </w:rPr>
        <w:t xml:space="preserve">7.4 Manipolazione </w:t>
      </w:r>
      <w:r w:rsidR="00C0739F" w:rsidRPr="00596925">
        <w:rPr>
          <w:rFonts w:asciiTheme="minorHAnsi" w:hAnsiTheme="minorHAnsi" w:cstheme="minorHAnsi"/>
          <w:color w:val="002060"/>
        </w:rPr>
        <w:t>degli oggetti da sottoporre a prova</w:t>
      </w:r>
      <w:bookmarkEnd w:id="109"/>
    </w:p>
    <w:p w14:paraId="5A237B29" w14:textId="2AA0B515" w:rsidR="00E527AA" w:rsidRPr="00596925" w:rsidRDefault="00E527AA" w:rsidP="003D0ED1">
      <w:pPr>
        <w:pStyle w:val="testo"/>
        <w:ind w:left="0"/>
        <w:rPr>
          <w:rFonts w:asciiTheme="minorHAnsi" w:hAnsiTheme="minorHAnsi" w:cstheme="minorHAnsi"/>
        </w:rPr>
      </w:pPr>
      <w:r w:rsidRPr="00596925">
        <w:rPr>
          <w:rFonts w:asciiTheme="minorHAnsi" w:hAnsiTheme="minorHAnsi" w:cstheme="minorHAnsi"/>
        </w:rPr>
        <w:t xml:space="preserve">Con l’obiettivo di garantire l’integrità degli oggetti da sottoporre a prova, gli interessi del cliente, </w:t>
      </w:r>
      <w:r w:rsidR="002C278F" w:rsidRPr="00596925">
        <w:rPr>
          <w:rFonts w:asciiTheme="minorHAnsi" w:hAnsiTheme="minorHAnsi" w:cstheme="minorHAnsi"/>
        </w:rPr>
        <w:t>e del</w:t>
      </w:r>
      <w:r w:rsidR="000602E3" w:rsidRPr="00596925">
        <w:rPr>
          <w:rFonts w:asciiTheme="minorHAnsi" w:hAnsiTheme="minorHAnsi" w:cstheme="minorHAnsi"/>
        </w:rPr>
        <w:t xml:space="preserve"> laboratorio</w:t>
      </w:r>
      <w:r w:rsidR="002C278F" w:rsidRPr="00596925">
        <w:rPr>
          <w:rFonts w:asciiTheme="minorHAnsi" w:hAnsiTheme="minorHAnsi" w:cstheme="minorHAnsi"/>
        </w:rPr>
        <w:t>, quest’ultimo</w:t>
      </w:r>
      <w:r w:rsidR="000602E3" w:rsidRPr="00596925">
        <w:rPr>
          <w:rFonts w:asciiTheme="minorHAnsi" w:hAnsiTheme="minorHAnsi" w:cstheme="minorHAnsi"/>
        </w:rPr>
        <w:t xml:space="preserve"> ha predisposto una procedura, </w:t>
      </w:r>
      <w:r w:rsidR="003D0ED1" w:rsidRPr="00596925">
        <w:rPr>
          <w:rFonts w:asciiTheme="minorHAnsi" w:hAnsiTheme="minorHAnsi" w:cstheme="minorHAnsi"/>
        </w:rPr>
        <w:t>P</w:t>
      </w:r>
      <w:r w:rsidR="00BA05A0" w:rsidRPr="00596925">
        <w:rPr>
          <w:rFonts w:asciiTheme="minorHAnsi" w:hAnsiTheme="minorHAnsi" w:cstheme="minorHAnsi"/>
        </w:rPr>
        <w:t>G02</w:t>
      </w:r>
      <w:r w:rsidR="003D0ED1" w:rsidRPr="00596925">
        <w:rPr>
          <w:rFonts w:asciiTheme="minorHAnsi" w:hAnsiTheme="minorHAnsi" w:cstheme="minorHAnsi"/>
        </w:rPr>
        <w:t>– Gestione prove di laboratorio</w:t>
      </w:r>
      <w:r w:rsidR="000602E3" w:rsidRPr="00596925">
        <w:rPr>
          <w:rFonts w:asciiTheme="minorHAnsi" w:hAnsiTheme="minorHAnsi" w:cstheme="minorHAnsi"/>
        </w:rPr>
        <w:t>, che</w:t>
      </w:r>
      <w:r w:rsidRPr="00596925">
        <w:rPr>
          <w:rFonts w:asciiTheme="minorHAnsi" w:hAnsiTheme="minorHAnsi" w:cstheme="minorHAnsi"/>
        </w:rPr>
        <w:t>, in relazione agli oggetti da sottoporre a prova, ne</w:t>
      </w:r>
      <w:r w:rsidR="000602E3" w:rsidRPr="00596925">
        <w:rPr>
          <w:rFonts w:asciiTheme="minorHAnsi" w:hAnsiTheme="minorHAnsi" w:cstheme="minorHAnsi"/>
        </w:rPr>
        <w:t xml:space="preserve"> specifica le modalità</w:t>
      </w:r>
      <w:r w:rsidRPr="00596925">
        <w:rPr>
          <w:rFonts w:asciiTheme="minorHAnsi" w:hAnsiTheme="minorHAnsi" w:cstheme="minorHAnsi"/>
        </w:rPr>
        <w:t xml:space="preserve"> per il:</w:t>
      </w:r>
    </w:p>
    <w:p w14:paraId="3E991D37" w14:textId="1E38AA11" w:rsidR="00E527AA" w:rsidRPr="00596925" w:rsidRDefault="000602E3" w:rsidP="003D0ED1">
      <w:pPr>
        <w:pStyle w:val="testo"/>
        <w:ind w:left="0"/>
        <w:rPr>
          <w:rFonts w:asciiTheme="minorHAnsi" w:hAnsiTheme="minorHAnsi" w:cstheme="minorHAnsi"/>
        </w:rPr>
      </w:pPr>
      <w:r w:rsidRPr="00596925">
        <w:rPr>
          <w:rFonts w:asciiTheme="minorHAnsi" w:hAnsiTheme="minorHAnsi" w:cstheme="minorHAnsi"/>
        </w:rPr>
        <w:t xml:space="preserve">  </w:t>
      </w:r>
    </w:p>
    <w:p w14:paraId="677D6F44" w14:textId="77777777" w:rsidR="00E527AA" w:rsidRPr="00596925" w:rsidRDefault="00E527AA" w:rsidP="00EE5563">
      <w:pPr>
        <w:pStyle w:val="testo"/>
        <w:numPr>
          <w:ilvl w:val="1"/>
          <w:numId w:val="10"/>
        </w:numPr>
        <w:rPr>
          <w:rFonts w:asciiTheme="minorHAnsi" w:hAnsiTheme="minorHAnsi" w:cstheme="minorHAnsi"/>
        </w:rPr>
      </w:pPr>
      <w:r w:rsidRPr="00596925">
        <w:rPr>
          <w:rFonts w:asciiTheme="minorHAnsi" w:hAnsiTheme="minorHAnsi" w:cstheme="minorHAnsi"/>
        </w:rPr>
        <w:t>Trasporto;</w:t>
      </w:r>
    </w:p>
    <w:p w14:paraId="522269C1" w14:textId="77777777" w:rsidR="00E527AA" w:rsidRPr="00596925" w:rsidRDefault="00E527AA" w:rsidP="00EE5563">
      <w:pPr>
        <w:pStyle w:val="testo"/>
        <w:numPr>
          <w:ilvl w:val="1"/>
          <w:numId w:val="10"/>
        </w:numPr>
        <w:rPr>
          <w:rFonts w:asciiTheme="minorHAnsi" w:hAnsiTheme="minorHAnsi" w:cstheme="minorHAnsi"/>
        </w:rPr>
      </w:pPr>
      <w:r w:rsidRPr="00596925">
        <w:rPr>
          <w:rFonts w:asciiTheme="minorHAnsi" w:hAnsiTheme="minorHAnsi" w:cstheme="minorHAnsi"/>
        </w:rPr>
        <w:t>Ricezione;</w:t>
      </w:r>
    </w:p>
    <w:p w14:paraId="0D3FFA17" w14:textId="77777777" w:rsidR="00E527AA" w:rsidRPr="00596925" w:rsidRDefault="00E527AA" w:rsidP="00EE5563">
      <w:pPr>
        <w:pStyle w:val="testo"/>
        <w:numPr>
          <w:ilvl w:val="1"/>
          <w:numId w:val="10"/>
        </w:numPr>
        <w:rPr>
          <w:rFonts w:asciiTheme="minorHAnsi" w:hAnsiTheme="minorHAnsi" w:cstheme="minorHAnsi"/>
        </w:rPr>
      </w:pPr>
      <w:r w:rsidRPr="00596925">
        <w:rPr>
          <w:rFonts w:asciiTheme="minorHAnsi" w:hAnsiTheme="minorHAnsi" w:cstheme="minorHAnsi"/>
        </w:rPr>
        <w:t>Manipolazione;</w:t>
      </w:r>
    </w:p>
    <w:p w14:paraId="6A6A0A30" w14:textId="77777777" w:rsidR="00E527AA" w:rsidRPr="00596925" w:rsidRDefault="00E527AA" w:rsidP="00EE5563">
      <w:pPr>
        <w:pStyle w:val="testo"/>
        <w:numPr>
          <w:ilvl w:val="1"/>
          <w:numId w:val="10"/>
        </w:numPr>
        <w:rPr>
          <w:rFonts w:asciiTheme="minorHAnsi" w:hAnsiTheme="minorHAnsi" w:cstheme="minorHAnsi"/>
        </w:rPr>
      </w:pPr>
      <w:r w:rsidRPr="00596925">
        <w:rPr>
          <w:rFonts w:asciiTheme="minorHAnsi" w:hAnsiTheme="minorHAnsi" w:cstheme="minorHAnsi"/>
        </w:rPr>
        <w:t>Protezione;</w:t>
      </w:r>
    </w:p>
    <w:p w14:paraId="59F4A653" w14:textId="199DB764" w:rsidR="00E527AA" w:rsidRPr="00596925" w:rsidRDefault="00E527AA" w:rsidP="00EE5563">
      <w:pPr>
        <w:pStyle w:val="testo"/>
        <w:numPr>
          <w:ilvl w:val="1"/>
          <w:numId w:val="10"/>
        </w:numPr>
        <w:rPr>
          <w:rFonts w:asciiTheme="minorHAnsi" w:hAnsiTheme="minorHAnsi" w:cstheme="minorHAnsi"/>
        </w:rPr>
      </w:pPr>
      <w:r w:rsidRPr="00596925">
        <w:rPr>
          <w:rFonts w:asciiTheme="minorHAnsi" w:hAnsiTheme="minorHAnsi" w:cstheme="minorHAnsi"/>
        </w:rPr>
        <w:t>Immagazzinamento;</w:t>
      </w:r>
    </w:p>
    <w:p w14:paraId="394EBB53" w14:textId="6F6769A9" w:rsidR="00E527AA" w:rsidRPr="00596925" w:rsidRDefault="00E527AA" w:rsidP="00EE5563">
      <w:pPr>
        <w:pStyle w:val="testo"/>
        <w:numPr>
          <w:ilvl w:val="1"/>
          <w:numId w:val="10"/>
        </w:numPr>
        <w:rPr>
          <w:rFonts w:asciiTheme="minorHAnsi" w:hAnsiTheme="minorHAnsi" w:cstheme="minorHAnsi"/>
        </w:rPr>
      </w:pPr>
      <w:r w:rsidRPr="00596925">
        <w:rPr>
          <w:rFonts w:asciiTheme="minorHAnsi" w:hAnsiTheme="minorHAnsi" w:cstheme="minorHAnsi"/>
        </w:rPr>
        <w:t>Conservazione;</w:t>
      </w:r>
    </w:p>
    <w:p w14:paraId="1C753C71" w14:textId="77777777" w:rsidR="00E527AA" w:rsidRPr="00596925" w:rsidRDefault="00E527AA" w:rsidP="00EE5563">
      <w:pPr>
        <w:pStyle w:val="testo"/>
        <w:numPr>
          <w:ilvl w:val="1"/>
          <w:numId w:val="10"/>
        </w:numPr>
        <w:rPr>
          <w:rFonts w:asciiTheme="minorHAnsi" w:hAnsiTheme="minorHAnsi" w:cstheme="minorHAnsi"/>
        </w:rPr>
      </w:pPr>
      <w:r w:rsidRPr="00596925">
        <w:rPr>
          <w:rFonts w:asciiTheme="minorHAnsi" w:hAnsiTheme="minorHAnsi" w:cstheme="minorHAnsi"/>
        </w:rPr>
        <w:t>Smaltimento;</w:t>
      </w:r>
    </w:p>
    <w:p w14:paraId="589C7F76" w14:textId="2136B70D" w:rsidR="00E527AA" w:rsidRPr="00596925" w:rsidRDefault="00AF0983" w:rsidP="00EE5563">
      <w:pPr>
        <w:pStyle w:val="testo"/>
        <w:numPr>
          <w:ilvl w:val="1"/>
          <w:numId w:val="10"/>
        </w:numPr>
        <w:rPr>
          <w:rFonts w:asciiTheme="minorHAnsi" w:hAnsiTheme="minorHAnsi" w:cstheme="minorHAnsi"/>
        </w:rPr>
      </w:pPr>
      <w:r w:rsidRPr="00596925">
        <w:rPr>
          <w:rFonts w:asciiTheme="minorHAnsi" w:hAnsiTheme="minorHAnsi" w:cstheme="minorHAnsi"/>
        </w:rPr>
        <w:t>Restituzione;</w:t>
      </w:r>
    </w:p>
    <w:p w14:paraId="56CBD38D" w14:textId="647F9D90" w:rsidR="00AF0983" w:rsidRPr="00596925" w:rsidRDefault="00AF0983" w:rsidP="00EE5563">
      <w:pPr>
        <w:pStyle w:val="testo"/>
        <w:numPr>
          <w:ilvl w:val="1"/>
          <w:numId w:val="10"/>
        </w:numPr>
        <w:rPr>
          <w:rFonts w:asciiTheme="minorHAnsi" w:hAnsiTheme="minorHAnsi" w:cstheme="minorHAnsi"/>
        </w:rPr>
      </w:pPr>
      <w:r w:rsidRPr="00596925">
        <w:rPr>
          <w:rFonts w:asciiTheme="minorHAnsi" w:hAnsiTheme="minorHAnsi" w:cstheme="minorHAnsi"/>
        </w:rPr>
        <w:t>Identificazione;</w:t>
      </w:r>
    </w:p>
    <w:p w14:paraId="327081F7" w14:textId="1F8B62A6" w:rsidR="00AF0983" w:rsidRPr="00596925" w:rsidRDefault="00AF0983" w:rsidP="00EE5563">
      <w:pPr>
        <w:pStyle w:val="testo"/>
        <w:numPr>
          <w:ilvl w:val="1"/>
          <w:numId w:val="10"/>
        </w:numPr>
        <w:rPr>
          <w:rFonts w:asciiTheme="minorHAnsi" w:hAnsiTheme="minorHAnsi" w:cstheme="minorHAnsi"/>
        </w:rPr>
      </w:pPr>
      <w:r w:rsidRPr="00596925">
        <w:rPr>
          <w:rFonts w:asciiTheme="minorHAnsi" w:hAnsiTheme="minorHAnsi" w:cstheme="minorHAnsi"/>
        </w:rPr>
        <w:t>Rintracciabilità;</w:t>
      </w:r>
    </w:p>
    <w:p w14:paraId="7781B681" w14:textId="41FFC823" w:rsidR="00E527AA" w:rsidRPr="00596925" w:rsidRDefault="00AF0983" w:rsidP="008D469F">
      <w:pPr>
        <w:pStyle w:val="testo"/>
        <w:numPr>
          <w:ilvl w:val="1"/>
          <w:numId w:val="10"/>
        </w:numPr>
        <w:rPr>
          <w:rFonts w:asciiTheme="minorHAnsi" w:hAnsiTheme="minorHAnsi" w:cstheme="minorHAnsi"/>
        </w:rPr>
      </w:pPr>
      <w:r w:rsidRPr="00596925">
        <w:rPr>
          <w:rFonts w:asciiTheme="minorHAnsi" w:hAnsiTheme="minorHAnsi" w:cstheme="minorHAnsi"/>
        </w:rPr>
        <w:t>Segregazione.</w:t>
      </w:r>
    </w:p>
    <w:p w14:paraId="74B21A24" w14:textId="77777777" w:rsidR="00BA05A0" w:rsidRPr="00596925" w:rsidRDefault="00BA05A0" w:rsidP="00E527AA">
      <w:pPr>
        <w:pStyle w:val="testo"/>
        <w:ind w:left="0"/>
        <w:rPr>
          <w:rFonts w:asciiTheme="minorHAnsi" w:hAnsiTheme="minorHAnsi" w:cstheme="minorHAnsi"/>
        </w:rPr>
      </w:pPr>
    </w:p>
    <w:p w14:paraId="79A7D5B6" w14:textId="724FA677" w:rsidR="000602E3" w:rsidRPr="00596925" w:rsidRDefault="000602E3" w:rsidP="00E527AA">
      <w:pPr>
        <w:pStyle w:val="testo"/>
        <w:ind w:left="0"/>
        <w:rPr>
          <w:rFonts w:asciiTheme="minorHAnsi" w:hAnsiTheme="minorHAnsi" w:cstheme="minorHAnsi"/>
        </w:rPr>
      </w:pPr>
      <w:r w:rsidRPr="00596925">
        <w:rPr>
          <w:rFonts w:asciiTheme="minorHAnsi" w:hAnsiTheme="minorHAnsi" w:cstheme="minorHAnsi"/>
        </w:rPr>
        <w:t xml:space="preserve">Eventuali </w:t>
      </w:r>
      <w:r w:rsidR="00E527AA" w:rsidRPr="00596925">
        <w:rPr>
          <w:rFonts w:asciiTheme="minorHAnsi" w:hAnsiTheme="minorHAnsi" w:cstheme="minorHAnsi"/>
        </w:rPr>
        <w:t xml:space="preserve">ulteriori </w:t>
      </w:r>
      <w:r w:rsidRPr="00596925">
        <w:rPr>
          <w:rFonts w:asciiTheme="minorHAnsi" w:hAnsiTheme="minorHAnsi" w:cstheme="minorHAnsi"/>
        </w:rPr>
        <w:t xml:space="preserve">specifiche </w:t>
      </w:r>
      <w:r w:rsidR="00E527AA" w:rsidRPr="00596925">
        <w:rPr>
          <w:rFonts w:asciiTheme="minorHAnsi" w:hAnsiTheme="minorHAnsi" w:cstheme="minorHAnsi"/>
        </w:rPr>
        <w:t xml:space="preserve">di dettaglio </w:t>
      </w:r>
      <w:r w:rsidRPr="00596925">
        <w:rPr>
          <w:rFonts w:asciiTheme="minorHAnsi" w:hAnsiTheme="minorHAnsi" w:cstheme="minorHAnsi"/>
        </w:rPr>
        <w:t xml:space="preserve">sono presenti nelle </w:t>
      </w:r>
      <w:r w:rsidR="00E527AA" w:rsidRPr="00596925">
        <w:rPr>
          <w:rFonts w:asciiTheme="minorHAnsi" w:hAnsiTheme="minorHAnsi" w:cstheme="minorHAnsi"/>
        </w:rPr>
        <w:t xml:space="preserve">singole </w:t>
      </w:r>
      <w:r w:rsidR="00EE48A7" w:rsidRPr="00596925">
        <w:rPr>
          <w:rFonts w:asciiTheme="minorHAnsi" w:hAnsiTheme="minorHAnsi" w:cstheme="minorHAnsi"/>
        </w:rPr>
        <w:t>procedure di prova</w:t>
      </w:r>
      <w:r w:rsidR="00294E61" w:rsidRPr="00596925">
        <w:rPr>
          <w:rFonts w:asciiTheme="minorHAnsi" w:hAnsiTheme="minorHAnsi" w:cstheme="minorHAnsi"/>
        </w:rPr>
        <w:t>, quali ad esempio:</w:t>
      </w:r>
    </w:p>
    <w:p w14:paraId="131E6113" w14:textId="77777777" w:rsidR="002931F1" w:rsidRPr="00596925" w:rsidRDefault="002931F1" w:rsidP="00294E61">
      <w:pPr>
        <w:pStyle w:val="testo"/>
        <w:ind w:left="0"/>
        <w:rPr>
          <w:rFonts w:asciiTheme="minorHAnsi" w:hAnsiTheme="minorHAnsi" w:cstheme="minorHAnsi"/>
          <w:highlight w:val="yellow"/>
        </w:rPr>
      </w:pPr>
    </w:p>
    <w:p w14:paraId="0DA4640D" w14:textId="5A5E29E9" w:rsidR="002931F1" w:rsidRPr="00596925" w:rsidRDefault="002931F1" w:rsidP="00EE5563">
      <w:pPr>
        <w:pStyle w:val="testo"/>
        <w:numPr>
          <w:ilvl w:val="0"/>
          <w:numId w:val="10"/>
        </w:numPr>
        <w:rPr>
          <w:rFonts w:asciiTheme="minorHAnsi" w:hAnsiTheme="minorHAnsi" w:cstheme="minorHAnsi"/>
        </w:rPr>
      </w:pPr>
      <w:r w:rsidRPr="00596925">
        <w:rPr>
          <w:rFonts w:asciiTheme="minorHAnsi" w:hAnsiTheme="minorHAnsi" w:cstheme="minorHAnsi"/>
        </w:rPr>
        <w:t>Informazioni</w:t>
      </w:r>
      <w:r w:rsidR="000D6D47" w:rsidRPr="00596925">
        <w:rPr>
          <w:rFonts w:asciiTheme="minorHAnsi" w:hAnsiTheme="minorHAnsi" w:cstheme="minorHAnsi"/>
        </w:rPr>
        <w:t>/registrazioni</w:t>
      </w:r>
      <w:r w:rsidR="00294E61" w:rsidRPr="00596925">
        <w:rPr>
          <w:rFonts w:asciiTheme="minorHAnsi" w:hAnsiTheme="minorHAnsi" w:cstheme="minorHAnsi"/>
        </w:rPr>
        <w:t xml:space="preserve"> gestite</w:t>
      </w:r>
      <w:r w:rsidRPr="00596925">
        <w:rPr>
          <w:rFonts w:asciiTheme="minorHAnsi" w:hAnsiTheme="minorHAnsi" w:cstheme="minorHAnsi"/>
        </w:rPr>
        <w:t>;</w:t>
      </w:r>
    </w:p>
    <w:p w14:paraId="45C542CD" w14:textId="5CCD88E5" w:rsidR="002931F1" w:rsidRPr="00596925" w:rsidRDefault="002931F1" w:rsidP="00EE5563">
      <w:pPr>
        <w:pStyle w:val="testo"/>
        <w:numPr>
          <w:ilvl w:val="0"/>
          <w:numId w:val="10"/>
        </w:numPr>
        <w:rPr>
          <w:rFonts w:asciiTheme="minorHAnsi" w:hAnsiTheme="minorHAnsi" w:cstheme="minorHAnsi"/>
        </w:rPr>
      </w:pPr>
      <w:r w:rsidRPr="00596925">
        <w:rPr>
          <w:rFonts w:asciiTheme="minorHAnsi" w:hAnsiTheme="minorHAnsi" w:cstheme="minorHAnsi"/>
        </w:rPr>
        <w:t>Responsabilità;</w:t>
      </w:r>
    </w:p>
    <w:p w14:paraId="170603D4" w14:textId="12F7D66E" w:rsidR="002931F1" w:rsidRPr="00596925" w:rsidRDefault="002931F1" w:rsidP="00EE5563">
      <w:pPr>
        <w:pStyle w:val="testo"/>
        <w:numPr>
          <w:ilvl w:val="0"/>
          <w:numId w:val="10"/>
        </w:numPr>
        <w:rPr>
          <w:rFonts w:asciiTheme="minorHAnsi" w:hAnsiTheme="minorHAnsi" w:cstheme="minorHAnsi"/>
        </w:rPr>
      </w:pPr>
      <w:r w:rsidRPr="00596925">
        <w:rPr>
          <w:rFonts w:asciiTheme="minorHAnsi" w:hAnsiTheme="minorHAnsi" w:cstheme="minorHAnsi"/>
        </w:rPr>
        <w:lastRenderedPageBreak/>
        <w:t>Condizioni di sicurezza;</w:t>
      </w:r>
    </w:p>
    <w:p w14:paraId="5409B1D3" w14:textId="50581E18" w:rsidR="002931F1" w:rsidRPr="00596925" w:rsidRDefault="002931F1" w:rsidP="00EE5563">
      <w:pPr>
        <w:pStyle w:val="testo"/>
        <w:numPr>
          <w:ilvl w:val="0"/>
          <w:numId w:val="10"/>
        </w:numPr>
        <w:rPr>
          <w:rFonts w:asciiTheme="minorHAnsi" w:hAnsiTheme="minorHAnsi" w:cstheme="minorHAnsi"/>
        </w:rPr>
      </w:pPr>
      <w:r w:rsidRPr="00596925">
        <w:rPr>
          <w:rFonts w:asciiTheme="minorHAnsi" w:hAnsiTheme="minorHAnsi" w:cstheme="minorHAnsi"/>
        </w:rPr>
        <w:t>Condizioni ambientali;</w:t>
      </w:r>
    </w:p>
    <w:p w14:paraId="48E9E738" w14:textId="65D05DF5" w:rsidR="002931F1" w:rsidRPr="00596925" w:rsidRDefault="002931F1" w:rsidP="00EE5563">
      <w:pPr>
        <w:pStyle w:val="testo"/>
        <w:numPr>
          <w:ilvl w:val="0"/>
          <w:numId w:val="10"/>
        </w:numPr>
        <w:rPr>
          <w:rFonts w:asciiTheme="minorHAnsi" w:hAnsiTheme="minorHAnsi" w:cstheme="minorHAnsi"/>
        </w:rPr>
      </w:pPr>
      <w:r w:rsidRPr="00596925">
        <w:rPr>
          <w:rFonts w:asciiTheme="minorHAnsi" w:hAnsiTheme="minorHAnsi" w:cstheme="minorHAnsi"/>
          <w:i/>
        </w:rPr>
        <w:t xml:space="preserve">Cross </w:t>
      </w:r>
      <w:proofErr w:type="spellStart"/>
      <w:r w:rsidRPr="00596925">
        <w:rPr>
          <w:rFonts w:asciiTheme="minorHAnsi" w:hAnsiTheme="minorHAnsi" w:cstheme="minorHAnsi"/>
          <w:i/>
        </w:rPr>
        <w:t>contamination</w:t>
      </w:r>
      <w:proofErr w:type="spellEnd"/>
      <w:r w:rsidRPr="00596925">
        <w:rPr>
          <w:rFonts w:asciiTheme="minorHAnsi" w:hAnsiTheme="minorHAnsi" w:cstheme="minorHAnsi"/>
        </w:rPr>
        <w:t>.</w:t>
      </w:r>
    </w:p>
    <w:p w14:paraId="793B317C" w14:textId="77777777" w:rsidR="00A40C75" w:rsidRPr="00596925" w:rsidRDefault="00A40C75" w:rsidP="00EE48A7">
      <w:pPr>
        <w:pStyle w:val="testo"/>
        <w:ind w:left="0"/>
        <w:rPr>
          <w:rFonts w:asciiTheme="minorHAnsi" w:hAnsiTheme="minorHAnsi" w:cstheme="minorHAnsi"/>
        </w:rPr>
      </w:pPr>
    </w:p>
    <w:p w14:paraId="0FB7B67A" w14:textId="0F9FC2AC" w:rsidR="000602E3" w:rsidRPr="00596925" w:rsidRDefault="000602E3" w:rsidP="00EE48A7">
      <w:pPr>
        <w:pStyle w:val="testo"/>
        <w:ind w:left="0"/>
        <w:rPr>
          <w:rFonts w:asciiTheme="minorHAnsi" w:hAnsiTheme="minorHAnsi" w:cstheme="minorHAnsi"/>
        </w:rPr>
      </w:pPr>
      <w:r w:rsidRPr="00596925">
        <w:rPr>
          <w:rFonts w:asciiTheme="minorHAnsi" w:hAnsiTheme="minorHAnsi" w:cstheme="minorHAnsi"/>
        </w:rPr>
        <w:t>Gli oggetti da sottoporre a prova pervengono al laboratorio consegnati direttamente dal personale che ha effettuato il campionamento. Il ricevimento degli oggetti da sottoporre a pro</w:t>
      </w:r>
      <w:r w:rsidR="00EE48A7" w:rsidRPr="00596925">
        <w:rPr>
          <w:rFonts w:asciiTheme="minorHAnsi" w:hAnsiTheme="minorHAnsi" w:cstheme="minorHAnsi"/>
        </w:rPr>
        <w:t>va è a cura del t</w:t>
      </w:r>
      <w:r w:rsidRPr="00596925">
        <w:rPr>
          <w:rFonts w:asciiTheme="minorHAnsi" w:hAnsiTheme="minorHAnsi" w:cstheme="minorHAnsi"/>
        </w:rPr>
        <w:t>ecnico di laboratorio</w:t>
      </w:r>
      <w:r w:rsidR="00EE48A7" w:rsidRPr="00596925">
        <w:rPr>
          <w:rFonts w:asciiTheme="minorHAnsi" w:hAnsiTheme="minorHAnsi" w:cstheme="minorHAnsi"/>
        </w:rPr>
        <w:t xml:space="preserve"> che li controlla,</w:t>
      </w:r>
      <w:r w:rsidRPr="00596925">
        <w:rPr>
          <w:rFonts w:asciiTheme="minorHAnsi" w:hAnsiTheme="minorHAnsi" w:cstheme="minorHAnsi"/>
        </w:rPr>
        <w:t xml:space="preserve"> secondo criteri per l’accett</w:t>
      </w:r>
      <w:r w:rsidR="00EE48A7" w:rsidRPr="00596925">
        <w:rPr>
          <w:rFonts w:asciiTheme="minorHAnsi" w:hAnsiTheme="minorHAnsi" w:cstheme="minorHAnsi"/>
        </w:rPr>
        <w:t xml:space="preserve">azione / rifiuto stabiliti nei </w:t>
      </w:r>
      <w:r w:rsidR="00294E61" w:rsidRPr="00596925">
        <w:rPr>
          <w:rFonts w:asciiTheme="minorHAnsi" w:hAnsiTheme="minorHAnsi" w:cstheme="minorHAnsi"/>
        </w:rPr>
        <w:t xml:space="preserve">singoli </w:t>
      </w:r>
      <w:r w:rsidR="00EE48A7" w:rsidRPr="00596925">
        <w:rPr>
          <w:rFonts w:asciiTheme="minorHAnsi" w:hAnsiTheme="minorHAnsi" w:cstheme="minorHAnsi"/>
        </w:rPr>
        <w:t>m</w:t>
      </w:r>
      <w:r w:rsidRPr="00596925">
        <w:rPr>
          <w:rFonts w:asciiTheme="minorHAnsi" w:hAnsiTheme="minorHAnsi" w:cstheme="minorHAnsi"/>
        </w:rPr>
        <w:t xml:space="preserve">etodi di prova e nelle </w:t>
      </w:r>
      <w:r w:rsidR="00294E61" w:rsidRPr="00596925">
        <w:rPr>
          <w:rFonts w:asciiTheme="minorHAnsi" w:hAnsiTheme="minorHAnsi" w:cstheme="minorHAnsi"/>
        </w:rPr>
        <w:t xml:space="preserve">relative </w:t>
      </w:r>
      <w:r w:rsidR="00EE48A7" w:rsidRPr="00596925">
        <w:rPr>
          <w:rFonts w:asciiTheme="minorHAnsi" w:hAnsiTheme="minorHAnsi" w:cstheme="minorHAnsi"/>
        </w:rPr>
        <w:t>procedure di prova.</w:t>
      </w:r>
      <w:r w:rsidR="006342BB" w:rsidRPr="00596925">
        <w:rPr>
          <w:rFonts w:asciiTheme="minorHAnsi" w:hAnsiTheme="minorHAnsi" w:cstheme="minorHAnsi"/>
        </w:rPr>
        <w:t xml:space="preserve"> Se i controlli danno esito positivo, viene apposta la seguente dicitura direttamente nel campo note del modulo di accettazione dei campioni emesso giornalmente dal </w:t>
      </w:r>
      <w:r w:rsidR="00D41A6B" w:rsidRPr="00596925">
        <w:rPr>
          <w:rFonts w:asciiTheme="minorHAnsi" w:hAnsiTheme="minorHAnsi" w:cstheme="minorHAnsi"/>
        </w:rPr>
        <w:t>software gestionale</w:t>
      </w:r>
      <w:r w:rsidR="006342BB" w:rsidRPr="00596925">
        <w:rPr>
          <w:rFonts w:asciiTheme="minorHAnsi" w:hAnsiTheme="minorHAnsi" w:cstheme="minorHAnsi"/>
        </w:rPr>
        <w:t xml:space="preserve"> ad ogni accettazione:</w:t>
      </w:r>
    </w:p>
    <w:p w14:paraId="5BEAA67C" w14:textId="77777777" w:rsidR="006342BB" w:rsidRPr="00596925" w:rsidRDefault="006342BB" w:rsidP="00EE48A7">
      <w:pPr>
        <w:pStyle w:val="testo"/>
        <w:ind w:left="0"/>
        <w:rPr>
          <w:rFonts w:asciiTheme="minorHAnsi" w:hAnsiTheme="minorHAnsi" w:cstheme="minorHAnsi"/>
        </w:rPr>
      </w:pPr>
    </w:p>
    <w:p w14:paraId="097742D9" w14:textId="28CCA189" w:rsidR="006342BB" w:rsidRPr="00596925" w:rsidRDefault="006342BB" w:rsidP="006342BB">
      <w:pPr>
        <w:pStyle w:val="testo"/>
        <w:ind w:left="0"/>
        <w:rPr>
          <w:rFonts w:asciiTheme="minorHAnsi" w:hAnsiTheme="minorHAnsi" w:cstheme="minorHAnsi"/>
          <w:i/>
        </w:rPr>
      </w:pPr>
      <w:r w:rsidRPr="00596925">
        <w:rPr>
          <w:rFonts w:asciiTheme="minorHAnsi" w:hAnsiTheme="minorHAnsi" w:cstheme="minorHAnsi"/>
          <w:i/>
        </w:rPr>
        <w:t>“In data gg/mm/</w:t>
      </w:r>
      <w:proofErr w:type="spellStart"/>
      <w:r w:rsidRPr="00596925">
        <w:rPr>
          <w:rFonts w:asciiTheme="minorHAnsi" w:hAnsiTheme="minorHAnsi" w:cstheme="minorHAnsi"/>
          <w:i/>
        </w:rPr>
        <w:t>aaaa</w:t>
      </w:r>
      <w:proofErr w:type="spellEnd"/>
      <w:r w:rsidRPr="00596925">
        <w:rPr>
          <w:rFonts w:asciiTheme="minorHAnsi" w:hAnsiTheme="minorHAnsi" w:cstheme="minorHAnsi"/>
          <w:i/>
        </w:rPr>
        <w:t xml:space="preserve"> alle ore </w:t>
      </w:r>
      <w:proofErr w:type="spellStart"/>
      <w:r w:rsidRPr="00596925">
        <w:rPr>
          <w:rFonts w:asciiTheme="minorHAnsi" w:hAnsiTheme="minorHAnsi" w:cstheme="minorHAnsi"/>
          <w:i/>
        </w:rPr>
        <w:t>hh:mm</w:t>
      </w:r>
      <w:proofErr w:type="spellEnd"/>
      <w:r w:rsidRPr="00596925">
        <w:rPr>
          <w:rFonts w:asciiTheme="minorHAnsi" w:hAnsiTheme="minorHAnsi" w:cstheme="minorHAnsi"/>
          <w:i/>
        </w:rPr>
        <w:t xml:space="preserve"> in fase di accettazione è stata verificata la conformità dei campioni, l’imballaggio è conforme alle specifiche richieste, la quantità è idonea per effettuare </w:t>
      </w:r>
      <w:r w:rsidR="00D41A6B" w:rsidRPr="00596925">
        <w:rPr>
          <w:rFonts w:asciiTheme="minorHAnsi" w:hAnsiTheme="minorHAnsi" w:cstheme="minorHAnsi"/>
          <w:i/>
        </w:rPr>
        <w:t>le prove assegnate</w:t>
      </w:r>
      <w:r w:rsidRPr="00596925">
        <w:rPr>
          <w:rFonts w:asciiTheme="minorHAnsi" w:hAnsiTheme="minorHAnsi" w:cstheme="minorHAnsi"/>
          <w:i/>
        </w:rPr>
        <w:t>”.</w:t>
      </w:r>
    </w:p>
    <w:p w14:paraId="645BA3BE" w14:textId="77777777" w:rsidR="006342BB" w:rsidRPr="00596925" w:rsidRDefault="006342BB" w:rsidP="00EE48A7">
      <w:pPr>
        <w:pStyle w:val="testo"/>
        <w:ind w:left="0"/>
        <w:rPr>
          <w:rFonts w:asciiTheme="minorHAnsi" w:hAnsiTheme="minorHAnsi" w:cstheme="minorHAnsi"/>
        </w:rPr>
      </w:pPr>
    </w:p>
    <w:p w14:paraId="15E03213" w14:textId="712C04E6" w:rsidR="000602E3" w:rsidRPr="00596925" w:rsidRDefault="000602E3" w:rsidP="00EE48A7">
      <w:pPr>
        <w:pStyle w:val="testo"/>
        <w:ind w:left="0"/>
        <w:rPr>
          <w:rFonts w:asciiTheme="minorHAnsi" w:hAnsiTheme="minorHAnsi" w:cstheme="minorHAnsi"/>
        </w:rPr>
      </w:pPr>
      <w:r w:rsidRPr="00596925">
        <w:rPr>
          <w:rFonts w:asciiTheme="minorHAnsi" w:hAnsiTheme="minorHAnsi" w:cstheme="minorHAnsi"/>
        </w:rPr>
        <w:t xml:space="preserve">Qualora un oggetto da sottoporre a prova non presenti </w:t>
      </w:r>
      <w:r w:rsidR="00E35175" w:rsidRPr="00596925">
        <w:rPr>
          <w:rFonts w:asciiTheme="minorHAnsi" w:hAnsiTheme="minorHAnsi" w:cstheme="minorHAnsi"/>
        </w:rPr>
        <w:t>conformi</w:t>
      </w:r>
      <w:r w:rsidRPr="00596925">
        <w:rPr>
          <w:rFonts w:asciiTheme="minorHAnsi" w:hAnsiTheme="minorHAnsi" w:cstheme="minorHAnsi"/>
        </w:rPr>
        <w:t xml:space="preserve"> condizioni ed integrità del contenitore e/o non siano state garantite le </w:t>
      </w:r>
      <w:r w:rsidR="00EE48A7" w:rsidRPr="00596925">
        <w:rPr>
          <w:rFonts w:asciiTheme="minorHAnsi" w:hAnsiTheme="minorHAnsi" w:cstheme="minorHAnsi"/>
        </w:rPr>
        <w:t>previste</w:t>
      </w:r>
      <w:r w:rsidRPr="00596925">
        <w:rPr>
          <w:rFonts w:asciiTheme="minorHAnsi" w:hAnsiTheme="minorHAnsi" w:cstheme="minorHAnsi"/>
        </w:rPr>
        <w:t xml:space="preserve"> condizioni di prelievo, trasporto e conservazione, il personale del laboratorio fa presente tale situazione a </w:t>
      </w:r>
      <w:r w:rsidR="00D41A6B" w:rsidRPr="00596925">
        <w:rPr>
          <w:rFonts w:asciiTheme="minorHAnsi" w:hAnsiTheme="minorHAnsi" w:cstheme="minorHAnsi"/>
        </w:rPr>
        <w:t>DG</w:t>
      </w:r>
      <w:r w:rsidRPr="00596925">
        <w:rPr>
          <w:rFonts w:asciiTheme="minorHAnsi" w:hAnsiTheme="minorHAnsi" w:cstheme="minorHAnsi"/>
        </w:rPr>
        <w:t>.  L’oggetto da sottoporre a prova viene etichettato come “OGGETTO DA SOTTOPORRE A PROVA IN ATTESA DI ACCETTAZIONE” e posto nelle migliori condizioni per salvaguardarlo dal deterioramento</w:t>
      </w:r>
      <w:r w:rsidR="00991514" w:rsidRPr="00596925">
        <w:rPr>
          <w:rFonts w:asciiTheme="minorHAnsi" w:hAnsiTheme="minorHAnsi" w:cstheme="minorHAnsi"/>
        </w:rPr>
        <w:t xml:space="preserve"> a seconda della sua natura</w:t>
      </w:r>
      <w:r w:rsidR="00EE48A7" w:rsidRPr="00596925">
        <w:rPr>
          <w:rFonts w:asciiTheme="minorHAnsi" w:hAnsiTheme="minorHAnsi" w:cstheme="minorHAnsi"/>
        </w:rPr>
        <w:t xml:space="preserve"> (es: 2-8°C)</w:t>
      </w:r>
      <w:r w:rsidRPr="00596925">
        <w:rPr>
          <w:rFonts w:asciiTheme="minorHAnsi" w:hAnsiTheme="minorHAnsi" w:cstheme="minorHAnsi"/>
        </w:rPr>
        <w:t>.</w:t>
      </w:r>
    </w:p>
    <w:p w14:paraId="1F91D88E" w14:textId="4D83A0CF" w:rsidR="00991514" w:rsidRPr="00596925" w:rsidRDefault="000602E3" w:rsidP="002D016F">
      <w:pPr>
        <w:pStyle w:val="testo"/>
        <w:ind w:left="0"/>
        <w:rPr>
          <w:rFonts w:asciiTheme="minorHAnsi" w:hAnsiTheme="minorHAnsi" w:cstheme="minorHAnsi"/>
        </w:rPr>
      </w:pPr>
      <w:r w:rsidRPr="00596925">
        <w:rPr>
          <w:rFonts w:asciiTheme="minorHAnsi" w:hAnsiTheme="minorHAnsi" w:cstheme="minorHAnsi"/>
        </w:rPr>
        <w:t>Successivamente</w:t>
      </w:r>
      <w:r w:rsidR="00D41A6B" w:rsidRPr="00596925">
        <w:rPr>
          <w:rFonts w:asciiTheme="minorHAnsi" w:hAnsiTheme="minorHAnsi" w:cstheme="minorHAnsi"/>
        </w:rPr>
        <w:t xml:space="preserve"> DG</w:t>
      </w:r>
      <w:r w:rsidRPr="00596925">
        <w:rPr>
          <w:rFonts w:asciiTheme="minorHAnsi" w:hAnsiTheme="minorHAnsi" w:cstheme="minorHAnsi"/>
        </w:rPr>
        <w:t xml:space="preserve"> deciderà sull’accettazione o non accettazione del campione</w:t>
      </w:r>
      <w:r w:rsidR="00D41A6B" w:rsidRPr="00596925">
        <w:rPr>
          <w:rFonts w:asciiTheme="minorHAnsi" w:hAnsiTheme="minorHAnsi" w:cstheme="minorHAnsi"/>
        </w:rPr>
        <w:t>,</w:t>
      </w:r>
      <w:r w:rsidRPr="00596925">
        <w:rPr>
          <w:rFonts w:asciiTheme="minorHAnsi" w:hAnsiTheme="minorHAnsi" w:cstheme="minorHAnsi"/>
        </w:rPr>
        <w:t xml:space="preserve"> nel caso di no</w:t>
      </w:r>
      <w:r w:rsidR="00E35175" w:rsidRPr="00596925">
        <w:rPr>
          <w:rFonts w:asciiTheme="minorHAnsi" w:hAnsiTheme="minorHAnsi" w:cstheme="minorHAnsi"/>
        </w:rPr>
        <w:t xml:space="preserve">n accettazione </w:t>
      </w:r>
      <w:r w:rsidR="00D41A6B" w:rsidRPr="00596925">
        <w:rPr>
          <w:rFonts w:asciiTheme="minorHAnsi" w:hAnsiTheme="minorHAnsi" w:cstheme="minorHAnsi"/>
        </w:rPr>
        <w:t xml:space="preserve">verrà emesso </w:t>
      </w:r>
      <w:r w:rsidR="00E35175" w:rsidRPr="00596925">
        <w:rPr>
          <w:rFonts w:asciiTheme="minorHAnsi" w:hAnsiTheme="minorHAnsi" w:cstheme="minorHAnsi"/>
        </w:rPr>
        <w:t>rapporto di n</w:t>
      </w:r>
      <w:r w:rsidRPr="00596925">
        <w:rPr>
          <w:rFonts w:asciiTheme="minorHAnsi" w:hAnsiTheme="minorHAnsi" w:cstheme="minorHAnsi"/>
        </w:rPr>
        <w:t xml:space="preserve">on </w:t>
      </w:r>
      <w:r w:rsidR="00E35175" w:rsidRPr="00596925">
        <w:rPr>
          <w:rFonts w:asciiTheme="minorHAnsi" w:hAnsiTheme="minorHAnsi" w:cstheme="minorHAnsi"/>
        </w:rPr>
        <w:t>c</w:t>
      </w:r>
      <w:r w:rsidRPr="00596925">
        <w:rPr>
          <w:rFonts w:asciiTheme="minorHAnsi" w:hAnsiTheme="minorHAnsi" w:cstheme="minorHAnsi"/>
        </w:rPr>
        <w:t xml:space="preserve">onformità. </w:t>
      </w:r>
      <w:r w:rsidR="00D41A6B" w:rsidRPr="00596925">
        <w:rPr>
          <w:rFonts w:asciiTheme="minorHAnsi" w:hAnsiTheme="minorHAnsi" w:cstheme="minorHAnsi"/>
        </w:rPr>
        <w:t>Infatti,</w:t>
      </w:r>
      <w:r w:rsidRPr="00596925">
        <w:rPr>
          <w:rFonts w:asciiTheme="minorHAnsi" w:hAnsiTheme="minorHAnsi" w:cstheme="minorHAnsi"/>
        </w:rPr>
        <w:t xml:space="preserve"> nel caso in cui l’oggetto da sottoporre a prova fosse respinto</w:t>
      </w:r>
      <w:r w:rsidR="00991514" w:rsidRPr="00596925">
        <w:rPr>
          <w:rFonts w:asciiTheme="minorHAnsi" w:hAnsiTheme="minorHAnsi" w:cstheme="minorHAnsi"/>
        </w:rPr>
        <w:t>,</w:t>
      </w:r>
      <w:r w:rsidRPr="00596925">
        <w:rPr>
          <w:rFonts w:asciiTheme="minorHAnsi" w:hAnsiTheme="minorHAnsi" w:cstheme="minorHAnsi"/>
        </w:rPr>
        <w:t xml:space="preserve"> il personale di laboratorio</w:t>
      </w:r>
      <w:r w:rsidR="00991514" w:rsidRPr="00596925">
        <w:rPr>
          <w:rFonts w:asciiTheme="minorHAnsi" w:hAnsiTheme="minorHAnsi" w:cstheme="minorHAnsi"/>
        </w:rPr>
        <w:t>,</w:t>
      </w:r>
      <w:r w:rsidR="00E35175" w:rsidRPr="00596925">
        <w:rPr>
          <w:rFonts w:asciiTheme="minorHAnsi" w:hAnsiTheme="minorHAnsi" w:cstheme="minorHAnsi"/>
        </w:rPr>
        <w:t xml:space="preserve"> apre un rapporto di n</w:t>
      </w:r>
      <w:r w:rsidRPr="00596925">
        <w:rPr>
          <w:rFonts w:asciiTheme="minorHAnsi" w:hAnsiTheme="minorHAnsi" w:cstheme="minorHAnsi"/>
        </w:rPr>
        <w:t xml:space="preserve">on </w:t>
      </w:r>
      <w:r w:rsidR="00E35175" w:rsidRPr="00596925">
        <w:rPr>
          <w:rFonts w:asciiTheme="minorHAnsi" w:hAnsiTheme="minorHAnsi" w:cstheme="minorHAnsi"/>
        </w:rPr>
        <w:t>c</w:t>
      </w:r>
      <w:r w:rsidRPr="00596925">
        <w:rPr>
          <w:rFonts w:asciiTheme="minorHAnsi" w:hAnsiTheme="minorHAnsi" w:cstheme="minorHAnsi"/>
        </w:rPr>
        <w:t xml:space="preserve">onformità </w:t>
      </w:r>
      <w:r w:rsidR="006B0EE8" w:rsidRPr="00596925">
        <w:rPr>
          <w:rFonts w:asciiTheme="minorHAnsi" w:hAnsiTheme="minorHAnsi" w:cstheme="minorHAnsi"/>
        </w:rPr>
        <w:t>(</w:t>
      </w:r>
      <w:r w:rsidR="00D41A6B" w:rsidRPr="00596925">
        <w:rPr>
          <w:rFonts w:asciiTheme="minorHAnsi" w:hAnsiTheme="minorHAnsi" w:cstheme="minorHAnsi"/>
        </w:rPr>
        <w:t>M113</w:t>
      </w:r>
      <w:r w:rsidR="006B0EE8" w:rsidRPr="00596925">
        <w:rPr>
          <w:rFonts w:asciiTheme="minorHAnsi" w:hAnsiTheme="minorHAnsi" w:cstheme="minorHAnsi"/>
        </w:rPr>
        <w:t xml:space="preserve">) </w:t>
      </w:r>
      <w:r w:rsidRPr="00596925">
        <w:rPr>
          <w:rFonts w:asciiTheme="minorHAnsi" w:hAnsiTheme="minorHAnsi" w:cstheme="minorHAnsi"/>
        </w:rPr>
        <w:t>e l’oggetto da sottoporre a prova viene ide</w:t>
      </w:r>
      <w:r w:rsidR="00991514" w:rsidRPr="00596925">
        <w:rPr>
          <w:rFonts w:asciiTheme="minorHAnsi" w:hAnsiTheme="minorHAnsi" w:cstheme="minorHAnsi"/>
        </w:rPr>
        <w:t xml:space="preserve">ntificato come “NON CONFORME”, </w:t>
      </w:r>
      <w:r w:rsidRPr="00596925">
        <w:rPr>
          <w:rFonts w:asciiTheme="minorHAnsi" w:hAnsiTheme="minorHAnsi" w:cstheme="minorHAnsi"/>
        </w:rPr>
        <w:t xml:space="preserve">restituito od eliminato come </w:t>
      </w:r>
      <w:proofErr w:type="spellStart"/>
      <w:r w:rsidRPr="00596925">
        <w:rPr>
          <w:rFonts w:asciiTheme="minorHAnsi" w:hAnsiTheme="minorHAnsi" w:cstheme="minorHAnsi"/>
        </w:rPr>
        <w:t>da</w:t>
      </w:r>
      <w:proofErr w:type="spellEnd"/>
      <w:r w:rsidRPr="00596925">
        <w:rPr>
          <w:rFonts w:asciiTheme="minorHAnsi" w:hAnsiTheme="minorHAnsi" w:cstheme="minorHAnsi"/>
        </w:rPr>
        <w:t xml:space="preserve"> </w:t>
      </w:r>
      <w:r w:rsidR="00991514" w:rsidRPr="00596925">
        <w:rPr>
          <w:rFonts w:asciiTheme="minorHAnsi" w:hAnsiTheme="minorHAnsi" w:cstheme="minorHAnsi"/>
        </w:rPr>
        <w:t xml:space="preserve">indicazioni fornite via mail </w:t>
      </w:r>
      <w:r w:rsidR="00D41A6B" w:rsidRPr="00596925">
        <w:rPr>
          <w:rFonts w:asciiTheme="minorHAnsi" w:hAnsiTheme="minorHAnsi" w:cstheme="minorHAnsi"/>
        </w:rPr>
        <w:t>da DG</w:t>
      </w:r>
      <w:r w:rsidRPr="00596925">
        <w:rPr>
          <w:rFonts w:asciiTheme="minorHAnsi" w:hAnsiTheme="minorHAnsi" w:cstheme="minorHAnsi"/>
        </w:rPr>
        <w:t xml:space="preserve">. </w:t>
      </w:r>
      <w:r w:rsidR="00F95E92" w:rsidRPr="00596925">
        <w:rPr>
          <w:rFonts w:asciiTheme="minorHAnsi" w:hAnsiTheme="minorHAnsi" w:cstheme="minorHAnsi"/>
        </w:rPr>
        <w:t xml:space="preserve">Se </w:t>
      </w:r>
      <w:r w:rsidR="00D41A6B" w:rsidRPr="00596925">
        <w:rPr>
          <w:rFonts w:asciiTheme="minorHAnsi" w:hAnsiTheme="minorHAnsi" w:cstheme="minorHAnsi"/>
        </w:rPr>
        <w:t>DG</w:t>
      </w:r>
      <w:r w:rsidR="00F95E92" w:rsidRPr="00596925">
        <w:rPr>
          <w:rFonts w:asciiTheme="minorHAnsi" w:hAnsiTheme="minorHAnsi" w:cstheme="minorHAnsi"/>
        </w:rPr>
        <w:t xml:space="preserve">, </w:t>
      </w:r>
      <w:r w:rsidR="000D6D47" w:rsidRPr="00596925">
        <w:rPr>
          <w:rFonts w:asciiTheme="minorHAnsi" w:hAnsiTheme="minorHAnsi" w:cstheme="minorHAnsi"/>
        </w:rPr>
        <w:t>pur riconoscendo la presenza di uno scostamento dalle condizioni previste, richiede che l’oggetto da sottoporre a prova venga comunque testato, il laboratorio declina la propria responsabilità in merito ai relativi dati prodotti direttamente nel rapporto di prova emesso</w:t>
      </w:r>
      <w:r w:rsidR="006342BB" w:rsidRPr="00596925">
        <w:rPr>
          <w:rFonts w:asciiTheme="minorHAnsi" w:hAnsiTheme="minorHAnsi" w:cstheme="minorHAnsi"/>
        </w:rPr>
        <w:t xml:space="preserve"> inserendo nel documento la seguente frase:</w:t>
      </w:r>
    </w:p>
    <w:p w14:paraId="53F1EAD7" w14:textId="77777777" w:rsidR="006342BB" w:rsidRPr="00596925" w:rsidRDefault="006342BB" w:rsidP="002D016F">
      <w:pPr>
        <w:pStyle w:val="testo"/>
        <w:ind w:left="0"/>
        <w:rPr>
          <w:rFonts w:asciiTheme="minorHAnsi" w:hAnsiTheme="minorHAnsi" w:cstheme="minorHAnsi"/>
        </w:rPr>
      </w:pPr>
    </w:p>
    <w:p w14:paraId="2EFC6406" w14:textId="62F08955" w:rsidR="006342BB" w:rsidRPr="00596925" w:rsidRDefault="006342BB" w:rsidP="002D016F">
      <w:pPr>
        <w:pStyle w:val="testo"/>
        <w:ind w:left="0"/>
        <w:rPr>
          <w:rFonts w:asciiTheme="minorHAnsi" w:hAnsiTheme="minorHAnsi" w:cstheme="minorHAnsi"/>
          <w:i/>
        </w:rPr>
      </w:pPr>
      <w:r w:rsidRPr="00596925">
        <w:rPr>
          <w:rFonts w:asciiTheme="minorHAnsi" w:hAnsiTheme="minorHAnsi" w:cstheme="minorHAnsi"/>
          <w:i/>
        </w:rPr>
        <w:t xml:space="preserve">“Il campione (lotto #) di (matrice) </w:t>
      </w:r>
      <w:r w:rsidR="002C278F" w:rsidRPr="00596925">
        <w:rPr>
          <w:rFonts w:asciiTheme="minorHAnsi" w:hAnsiTheme="minorHAnsi" w:cstheme="minorHAnsi"/>
          <w:i/>
        </w:rPr>
        <w:t>all’atto della sua presentazione al laboratorio,</w:t>
      </w:r>
      <w:r w:rsidRPr="00596925">
        <w:rPr>
          <w:rFonts w:asciiTheme="minorHAnsi" w:hAnsiTheme="minorHAnsi" w:cstheme="minorHAnsi"/>
          <w:i/>
        </w:rPr>
        <w:t xml:space="preserve"> </w:t>
      </w:r>
      <w:r w:rsidR="002C278F" w:rsidRPr="00596925">
        <w:rPr>
          <w:rFonts w:asciiTheme="minorHAnsi" w:hAnsiTheme="minorHAnsi" w:cstheme="minorHAnsi"/>
          <w:i/>
        </w:rPr>
        <w:t xml:space="preserve">mostrava </w:t>
      </w:r>
      <w:r w:rsidRPr="00596925">
        <w:rPr>
          <w:rFonts w:asciiTheme="minorHAnsi" w:hAnsiTheme="minorHAnsi" w:cstheme="minorHAnsi"/>
          <w:i/>
        </w:rPr>
        <w:t xml:space="preserve">uno scostamento dallo stato </w:t>
      </w:r>
      <w:r w:rsidR="002C278F" w:rsidRPr="00596925">
        <w:rPr>
          <w:rFonts w:asciiTheme="minorHAnsi" w:hAnsiTheme="minorHAnsi" w:cstheme="minorHAnsi"/>
          <w:i/>
        </w:rPr>
        <w:t>richiesto per la sua accettazione (descrizione dello stato richiesto e dello scostamento rilevato). Per questa ragione, la validità dei risultati della/e prova/e (indicare la/e prova/e) potrebbe esserne influenzata”.</w:t>
      </w:r>
    </w:p>
    <w:p w14:paraId="4FAA7411" w14:textId="4A07F349" w:rsidR="006342BB" w:rsidRPr="00596925" w:rsidRDefault="006342BB" w:rsidP="002D016F">
      <w:pPr>
        <w:pStyle w:val="testo"/>
        <w:ind w:left="0"/>
        <w:rPr>
          <w:rFonts w:asciiTheme="minorHAnsi" w:hAnsiTheme="minorHAnsi" w:cstheme="minorHAnsi"/>
        </w:rPr>
      </w:pPr>
    </w:p>
    <w:p w14:paraId="309A0393" w14:textId="1D2E611B" w:rsidR="000602E3" w:rsidRPr="00596925" w:rsidRDefault="000602E3" w:rsidP="00991514">
      <w:pPr>
        <w:pStyle w:val="testo"/>
        <w:ind w:left="0"/>
        <w:rPr>
          <w:rFonts w:asciiTheme="minorHAnsi" w:hAnsiTheme="minorHAnsi" w:cstheme="minorHAnsi"/>
        </w:rPr>
      </w:pPr>
      <w:r w:rsidRPr="00596925">
        <w:rPr>
          <w:rFonts w:asciiTheme="minorHAnsi" w:hAnsiTheme="minorHAnsi" w:cstheme="minorHAnsi"/>
        </w:rPr>
        <w:t xml:space="preserve">Ogni oggetto da sottoporre a prova viene registrato </w:t>
      </w:r>
      <w:r w:rsidR="00991514" w:rsidRPr="00596925">
        <w:rPr>
          <w:rFonts w:asciiTheme="minorHAnsi" w:hAnsiTheme="minorHAnsi" w:cstheme="minorHAnsi"/>
        </w:rPr>
        <w:t>nel</w:t>
      </w:r>
      <w:r w:rsidRPr="00596925">
        <w:rPr>
          <w:rFonts w:asciiTheme="minorHAnsi" w:hAnsiTheme="minorHAnsi" w:cstheme="minorHAnsi"/>
        </w:rPr>
        <w:t xml:space="preserve"> </w:t>
      </w:r>
      <w:r w:rsidR="005606CA" w:rsidRPr="00596925">
        <w:rPr>
          <w:rFonts w:asciiTheme="minorHAnsi" w:hAnsiTheme="minorHAnsi" w:cstheme="minorHAnsi"/>
        </w:rPr>
        <w:t>software gestionale</w:t>
      </w:r>
      <w:r w:rsidRPr="00596925">
        <w:rPr>
          <w:rFonts w:asciiTheme="minorHAnsi" w:hAnsiTheme="minorHAnsi" w:cstheme="minorHAnsi"/>
        </w:rPr>
        <w:t xml:space="preserve"> dal tecnico per assicurare</w:t>
      </w:r>
      <w:r w:rsidR="007B25B4" w:rsidRPr="00596925">
        <w:rPr>
          <w:rFonts w:asciiTheme="minorHAnsi" w:hAnsiTheme="minorHAnsi" w:cstheme="minorHAnsi"/>
        </w:rPr>
        <w:t xml:space="preserve"> la</w:t>
      </w:r>
      <w:r w:rsidRPr="00596925">
        <w:rPr>
          <w:rFonts w:asciiTheme="minorHAnsi" w:hAnsiTheme="minorHAnsi" w:cstheme="minorHAnsi"/>
        </w:rPr>
        <w:t xml:space="preserve"> </w:t>
      </w:r>
      <w:r w:rsidR="00991514" w:rsidRPr="00596925">
        <w:rPr>
          <w:rFonts w:asciiTheme="minorHAnsi" w:hAnsiTheme="minorHAnsi" w:cstheme="minorHAnsi"/>
        </w:rPr>
        <w:t xml:space="preserve">mancata </w:t>
      </w:r>
      <w:r w:rsidRPr="00596925">
        <w:rPr>
          <w:rFonts w:asciiTheme="minorHAnsi" w:hAnsiTheme="minorHAnsi" w:cstheme="minorHAnsi"/>
        </w:rPr>
        <w:t>correlazione tra oggetti da sottoporre a prova</w:t>
      </w:r>
      <w:r w:rsidR="00991514" w:rsidRPr="00596925">
        <w:rPr>
          <w:rFonts w:asciiTheme="minorHAnsi" w:hAnsiTheme="minorHAnsi" w:cstheme="minorHAnsi"/>
        </w:rPr>
        <w:t xml:space="preserve"> – rapporti di prova </w:t>
      </w:r>
      <w:proofErr w:type="gramStart"/>
      <w:r w:rsidR="00991514" w:rsidRPr="00596925">
        <w:rPr>
          <w:rFonts w:asciiTheme="minorHAnsi" w:hAnsiTheme="minorHAnsi" w:cstheme="minorHAnsi"/>
        </w:rPr>
        <w:t>ed</w:t>
      </w:r>
      <w:proofErr w:type="gramEnd"/>
      <w:r w:rsidR="00991514" w:rsidRPr="00596925">
        <w:rPr>
          <w:rFonts w:asciiTheme="minorHAnsi" w:hAnsiTheme="minorHAnsi" w:cstheme="minorHAnsi"/>
        </w:rPr>
        <w:t xml:space="preserve"> identificazione dei relativi c</w:t>
      </w:r>
      <w:r w:rsidRPr="00596925">
        <w:rPr>
          <w:rFonts w:asciiTheme="minorHAnsi" w:hAnsiTheme="minorHAnsi" w:cstheme="minorHAnsi"/>
        </w:rPr>
        <w:t>lienti</w:t>
      </w:r>
      <w:r w:rsidR="00B90CD2" w:rsidRPr="00596925">
        <w:rPr>
          <w:rFonts w:asciiTheme="minorHAnsi" w:hAnsiTheme="minorHAnsi" w:cstheme="minorHAnsi"/>
        </w:rPr>
        <w:t xml:space="preserve"> aziendali</w:t>
      </w:r>
      <w:r w:rsidRPr="00596925">
        <w:rPr>
          <w:rFonts w:asciiTheme="minorHAnsi" w:hAnsiTheme="minorHAnsi" w:cstheme="minorHAnsi"/>
        </w:rPr>
        <w:t>.</w:t>
      </w:r>
    </w:p>
    <w:p w14:paraId="74D02014" w14:textId="7DF2B632" w:rsidR="006342BB" w:rsidRPr="00596925" w:rsidRDefault="003633F5" w:rsidP="00991514">
      <w:pPr>
        <w:pStyle w:val="testo"/>
        <w:ind w:left="0"/>
        <w:rPr>
          <w:rFonts w:asciiTheme="minorHAnsi" w:hAnsiTheme="minorHAnsi" w:cstheme="minorHAnsi"/>
        </w:rPr>
      </w:pPr>
      <w:r w:rsidRPr="00596925">
        <w:rPr>
          <w:rFonts w:asciiTheme="minorHAnsi" w:hAnsiTheme="minorHAnsi" w:cstheme="minorHAnsi"/>
        </w:rPr>
        <w:t>All’atto dell’accettazione, l</w:t>
      </w:r>
      <w:r w:rsidR="000602E3" w:rsidRPr="00596925">
        <w:rPr>
          <w:rFonts w:asciiTheme="minorHAnsi" w:hAnsiTheme="minorHAnsi" w:cstheme="minorHAnsi"/>
        </w:rPr>
        <w:t>’oggetto da sottoporre a prova</w:t>
      </w:r>
      <w:r w:rsidR="00D41A6B" w:rsidRPr="00596925">
        <w:rPr>
          <w:rFonts w:asciiTheme="minorHAnsi" w:hAnsiTheme="minorHAnsi" w:cstheme="minorHAnsi"/>
        </w:rPr>
        <w:t xml:space="preserve"> </w:t>
      </w:r>
      <w:r w:rsidRPr="00596925">
        <w:rPr>
          <w:rFonts w:asciiTheme="minorHAnsi" w:hAnsiTheme="minorHAnsi" w:cstheme="minorHAnsi"/>
        </w:rPr>
        <w:t xml:space="preserve">viene fisicamente identificato </w:t>
      </w:r>
      <w:r w:rsidR="000602E3" w:rsidRPr="00596925">
        <w:rPr>
          <w:rFonts w:asciiTheme="minorHAnsi" w:hAnsiTheme="minorHAnsi" w:cstheme="minorHAnsi"/>
        </w:rPr>
        <w:t xml:space="preserve">tramite </w:t>
      </w:r>
      <w:r w:rsidRPr="00596925">
        <w:rPr>
          <w:rFonts w:asciiTheme="minorHAnsi" w:hAnsiTheme="minorHAnsi" w:cstheme="minorHAnsi"/>
        </w:rPr>
        <w:t xml:space="preserve">apposizione </w:t>
      </w:r>
      <w:r w:rsidR="00944744">
        <w:rPr>
          <w:rFonts w:asciiTheme="minorHAnsi" w:hAnsiTheme="minorHAnsi" w:cstheme="minorHAnsi"/>
        </w:rPr>
        <w:t>del Nr. campione</w:t>
      </w:r>
      <w:r w:rsidRPr="00596925">
        <w:rPr>
          <w:rFonts w:asciiTheme="minorHAnsi" w:hAnsiTheme="minorHAnsi" w:cstheme="minorHAnsi"/>
        </w:rPr>
        <w:t xml:space="preserve"> direttamente </w:t>
      </w:r>
      <w:r w:rsidR="002864C3">
        <w:rPr>
          <w:rFonts w:asciiTheme="minorHAnsi" w:hAnsiTheme="minorHAnsi" w:cstheme="minorHAnsi"/>
        </w:rPr>
        <w:t>sulla provetta</w:t>
      </w:r>
      <w:r w:rsidR="002D016F" w:rsidRPr="00596925">
        <w:rPr>
          <w:rFonts w:asciiTheme="minorHAnsi" w:hAnsiTheme="minorHAnsi" w:cstheme="minorHAnsi"/>
        </w:rPr>
        <w:t>.</w:t>
      </w:r>
    </w:p>
    <w:p w14:paraId="55B4D486" w14:textId="6118D875" w:rsidR="002C278F" w:rsidRPr="00596925" w:rsidRDefault="002C278F" w:rsidP="00991514">
      <w:pPr>
        <w:pStyle w:val="testo"/>
        <w:ind w:left="0"/>
        <w:rPr>
          <w:rFonts w:asciiTheme="minorHAnsi" w:hAnsiTheme="minorHAnsi" w:cstheme="minorHAnsi"/>
        </w:rPr>
      </w:pPr>
    </w:p>
    <w:p w14:paraId="2BFF3840" w14:textId="26A4180A" w:rsidR="002C278F" w:rsidRPr="00596925" w:rsidRDefault="00925677" w:rsidP="00991514">
      <w:pPr>
        <w:pStyle w:val="testo"/>
        <w:ind w:left="0"/>
        <w:rPr>
          <w:rFonts w:asciiTheme="minorHAnsi" w:hAnsiTheme="minorHAnsi" w:cstheme="minorHAnsi"/>
        </w:rPr>
      </w:pPr>
      <w:r w:rsidRPr="00596925">
        <w:rPr>
          <w:rFonts w:asciiTheme="minorHAnsi" w:hAnsiTheme="minorHAnsi" w:cstheme="minorHAnsi"/>
        </w:rPr>
        <w:t>La marcatura medesima</w:t>
      </w:r>
      <w:r w:rsidR="003633F5" w:rsidRPr="00596925">
        <w:rPr>
          <w:rFonts w:asciiTheme="minorHAnsi" w:hAnsiTheme="minorHAnsi" w:cstheme="minorHAnsi"/>
        </w:rPr>
        <w:t xml:space="preserve"> </w:t>
      </w:r>
      <w:r w:rsidR="00294E61" w:rsidRPr="00596925">
        <w:rPr>
          <w:rFonts w:asciiTheme="minorHAnsi" w:hAnsiTheme="minorHAnsi" w:cstheme="minorHAnsi"/>
        </w:rPr>
        <w:t>appare</w:t>
      </w:r>
      <w:r w:rsidR="00B71E5A" w:rsidRPr="00596925">
        <w:rPr>
          <w:rFonts w:asciiTheme="minorHAnsi" w:hAnsiTheme="minorHAnsi" w:cstheme="minorHAnsi"/>
        </w:rPr>
        <w:t xml:space="preserve"> compost</w:t>
      </w:r>
      <w:r w:rsidRPr="00596925">
        <w:rPr>
          <w:rFonts w:asciiTheme="minorHAnsi" w:hAnsiTheme="minorHAnsi" w:cstheme="minorHAnsi"/>
        </w:rPr>
        <w:t>a</w:t>
      </w:r>
      <w:r w:rsidR="00B71E5A" w:rsidRPr="00596925">
        <w:rPr>
          <w:rFonts w:asciiTheme="minorHAnsi" w:hAnsiTheme="minorHAnsi" w:cstheme="minorHAnsi"/>
        </w:rPr>
        <w:t xml:space="preserve"> come di seguito esposto:</w:t>
      </w:r>
    </w:p>
    <w:p w14:paraId="360E9493" w14:textId="79BA0B87" w:rsidR="003D52EB" w:rsidRPr="00596925" w:rsidRDefault="003D52EB" w:rsidP="00991514">
      <w:pPr>
        <w:pStyle w:val="testo"/>
        <w:ind w:left="0"/>
        <w:rPr>
          <w:rFonts w:asciiTheme="minorHAnsi" w:hAnsiTheme="minorHAnsi" w:cstheme="minorHAnsi"/>
        </w:rPr>
      </w:pPr>
    </w:p>
    <w:p w14:paraId="48D411D4" w14:textId="5B57A6A6" w:rsidR="005606CA" w:rsidRPr="0054237F" w:rsidRDefault="00944744" w:rsidP="00EE5563">
      <w:pPr>
        <w:pStyle w:val="testo"/>
        <w:numPr>
          <w:ilvl w:val="0"/>
          <w:numId w:val="10"/>
        </w:numPr>
        <w:rPr>
          <w:rFonts w:asciiTheme="minorHAnsi" w:hAnsiTheme="minorHAnsi" w:cstheme="minorHAnsi"/>
        </w:rPr>
      </w:pPr>
      <w:r w:rsidRPr="0054237F">
        <w:rPr>
          <w:rFonts w:asciiTheme="minorHAnsi" w:hAnsiTheme="minorHAnsi" w:cstheme="minorHAnsi"/>
        </w:rPr>
        <w:lastRenderedPageBreak/>
        <w:t>Nr.</w:t>
      </w:r>
      <w:r w:rsidR="003D52EB" w:rsidRPr="0054237F">
        <w:rPr>
          <w:rFonts w:asciiTheme="minorHAnsi" w:hAnsiTheme="minorHAnsi" w:cstheme="minorHAnsi"/>
        </w:rPr>
        <w:t xml:space="preserve"> campione: </w:t>
      </w:r>
      <w:r w:rsidR="005606CA" w:rsidRPr="0054237F">
        <w:rPr>
          <w:rFonts w:asciiTheme="minorHAnsi" w:hAnsiTheme="minorHAnsi" w:cstheme="minorHAnsi"/>
        </w:rPr>
        <w:t>esempio 23</w:t>
      </w:r>
      <w:r w:rsidR="00CA2D2A">
        <w:rPr>
          <w:rFonts w:asciiTheme="minorHAnsi" w:hAnsiTheme="minorHAnsi" w:cstheme="minorHAnsi"/>
        </w:rPr>
        <w:t>/00001</w:t>
      </w:r>
      <w:r w:rsidR="005606CA" w:rsidRPr="0054237F">
        <w:rPr>
          <w:rFonts w:asciiTheme="minorHAnsi" w:hAnsiTheme="minorHAnsi" w:cstheme="minorHAnsi"/>
        </w:rPr>
        <w:t xml:space="preserve">, dove </w:t>
      </w:r>
      <w:r w:rsidR="005A7029" w:rsidRPr="0054237F">
        <w:rPr>
          <w:rFonts w:asciiTheme="minorHAnsi" w:hAnsiTheme="minorHAnsi" w:cstheme="minorHAnsi"/>
        </w:rPr>
        <w:t>23</w:t>
      </w:r>
      <w:r w:rsidR="00CA2D2A">
        <w:rPr>
          <w:rFonts w:asciiTheme="minorHAnsi" w:hAnsiTheme="minorHAnsi" w:cstheme="minorHAnsi"/>
        </w:rPr>
        <w:t xml:space="preserve"> il</w:t>
      </w:r>
      <w:r w:rsidR="005A7029" w:rsidRPr="0054237F">
        <w:rPr>
          <w:rFonts w:asciiTheme="minorHAnsi" w:hAnsiTheme="minorHAnsi" w:cstheme="minorHAnsi"/>
        </w:rPr>
        <w:t xml:space="preserve"> è numero </w:t>
      </w:r>
      <w:r w:rsidR="005606CA" w:rsidRPr="0054237F">
        <w:rPr>
          <w:rFonts w:asciiTheme="minorHAnsi" w:hAnsiTheme="minorHAnsi" w:cstheme="minorHAnsi"/>
        </w:rPr>
        <w:t>indica</w:t>
      </w:r>
      <w:r w:rsidR="005A7029" w:rsidRPr="0054237F">
        <w:rPr>
          <w:rFonts w:asciiTheme="minorHAnsi" w:hAnsiTheme="minorHAnsi" w:cstheme="minorHAnsi"/>
        </w:rPr>
        <w:t>nte le ultime due cifre</w:t>
      </w:r>
      <w:r w:rsidR="005606CA" w:rsidRPr="0054237F">
        <w:rPr>
          <w:rFonts w:asciiTheme="minorHAnsi" w:hAnsiTheme="minorHAnsi" w:cstheme="minorHAnsi"/>
        </w:rPr>
        <w:t xml:space="preserve"> </w:t>
      </w:r>
      <w:r w:rsidR="005A7029" w:rsidRPr="0054237F">
        <w:rPr>
          <w:rFonts w:asciiTheme="minorHAnsi" w:hAnsiTheme="minorHAnsi" w:cstheme="minorHAnsi"/>
        </w:rPr>
        <w:t>del</w:t>
      </w:r>
      <w:r w:rsidR="005606CA" w:rsidRPr="0054237F">
        <w:rPr>
          <w:rFonts w:asciiTheme="minorHAnsi" w:hAnsiTheme="minorHAnsi" w:cstheme="minorHAnsi"/>
        </w:rPr>
        <w:t>l’anno in corso</w:t>
      </w:r>
      <w:r w:rsidR="00CA2D2A">
        <w:rPr>
          <w:rFonts w:asciiTheme="minorHAnsi" w:hAnsiTheme="minorHAnsi" w:cstheme="minorHAnsi"/>
        </w:rPr>
        <w:t xml:space="preserve"> </w:t>
      </w:r>
      <w:r w:rsidR="00CA2D2A" w:rsidRPr="00B90263">
        <w:rPr>
          <w:rFonts w:asciiTheme="minorHAnsi" w:hAnsiTheme="minorHAnsi" w:cstheme="minorHAnsi"/>
        </w:rPr>
        <w:t>e 00001 è un numero progressivo univoco assegnato dal software gestionale al momento dell’accettazione</w:t>
      </w:r>
      <w:r w:rsidR="005606CA" w:rsidRPr="0054237F">
        <w:rPr>
          <w:rFonts w:asciiTheme="minorHAnsi" w:hAnsiTheme="minorHAnsi" w:cstheme="minorHAnsi"/>
        </w:rPr>
        <w:t>.</w:t>
      </w:r>
    </w:p>
    <w:p w14:paraId="20DA7085" w14:textId="77777777" w:rsidR="00991514" w:rsidRPr="00596925" w:rsidRDefault="00991514" w:rsidP="00991514">
      <w:pPr>
        <w:pStyle w:val="testo"/>
        <w:ind w:left="0"/>
        <w:rPr>
          <w:rFonts w:asciiTheme="minorHAnsi" w:hAnsiTheme="minorHAnsi" w:cstheme="minorHAnsi"/>
        </w:rPr>
      </w:pPr>
    </w:p>
    <w:p w14:paraId="62656147" w14:textId="08FA3DB6" w:rsidR="000602E3" w:rsidRPr="00596925" w:rsidRDefault="00A252A4" w:rsidP="002D016F">
      <w:pPr>
        <w:pStyle w:val="testo"/>
        <w:ind w:left="0"/>
        <w:rPr>
          <w:rFonts w:asciiTheme="minorHAnsi" w:hAnsiTheme="minorHAnsi" w:cstheme="minorHAnsi"/>
        </w:rPr>
      </w:pPr>
      <w:r w:rsidRPr="00596925">
        <w:rPr>
          <w:rFonts w:asciiTheme="minorHAnsi" w:hAnsiTheme="minorHAnsi" w:cstheme="minorHAnsi"/>
        </w:rPr>
        <w:t xml:space="preserve">Dopo l’accettazione </w:t>
      </w:r>
      <w:r w:rsidR="000602E3" w:rsidRPr="00596925">
        <w:rPr>
          <w:rFonts w:asciiTheme="minorHAnsi" w:hAnsiTheme="minorHAnsi" w:cstheme="minorHAnsi"/>
        </w:rPr>
        <w:t xml:space="preserve">e l'identificazione </w:t>
      </w:r>
      <w:r w:rsidRPr="00596925">
        <w:rPr>
          <w:rFonts w:asciiTheme="minorHAnsi" w:hAnsiTheme="minorHAnsi" w:cstheme="minorHAnsi"/>
        </w:rPr>
        <w:t xml:space="preserve">univoca </w:t>
      </w:r>
      <w:r w:rsidR="000602E3" w:rsidRPr="00596925">
        <w:rPr>
          <w:rFonts w:asciiTheme="minorHAnsi" w:hAnsiTheme="minorHAnsi" w:cstheme="minorHAnsi"/>
        </w:rPr>
        <w:t>degli ogg</w:t>
      </w:r>
      <w:r w:rsidRPr="00596925">
        <w:rPr>
          <w:rFonts w:asciiTheme="minorHAnsi" w:hAnsiTheme="minorHAnsi" w:cstheme="minorHAnsi"/>
        </w:rPr>
        <w:t>etti da testare, il t</w:t>
      </w:r>
      <w:r w:rsidR="000602E3" w:rsidRPr="00596925">
        <w:rPr>
          <w:rFonts w:asciiTheme="minorHAnsi" w:hAnsiTheme="minorHAnsi" w:cstheme="minorHAnsi"/>
        </w:rPr>
        <w:t>ecnico di laboratorio li colloca negli appositi siti di conservazione a seconda delle tipologie dell’oggetto da sottoporre a prova. Le modalità di conse</w:t>
      </w:r>
      <w:r w:rsidRPr="00596925">
        <w:rPr>
          <w:rFonts w:asciiTheme="minorHAnsi" w:hAnsiTheme="minorHAnsi" w:cstheme="minorHAnsi"/>
        </w:rPr>
        <w:t xml:space="preserve">rvazione sono tratte dai metodi/procedure di prova </w:t>
      </w:r>
      <w:r w:rsidR="000602E3" w:rsidRPr="00596925">
        <w:rPr>
          <w:rFonts w:asciiTheme="minorHAnsi" w:hAnsiTheme="minorHAnsi" w:cstheme="minorHAnsi"/>
        </w:rPr>
        <w:t xml:space="preserve">applicati </w:t>
      </w:r>
      <w:r w:rsidRPr="00596925">
        <w:rPr>
          <w:rFonts w:asciiTheme="minorHAnsi" w:hAnsiTheme="minorHAnsi" w:cstheme="minorHAnsi"/>
        </w:rPr>
        <w:t>dal</w:t>
      </w:r>
      <w:r w:rsidR="000602E3" w:rsidRPr="00596925">
        <w:rPr>
          <w:rFonts w:asciiTheme="minorHAnsi" w:hAnsiTheme="minorHAnsi" w:cstheme="minorHAnsi"/>
        </w:rPr>
        <w:t xml:space="preserve"> laboratorio o dalle indicazioni tratte dalla bibliografia.</w:t>
      </w:r>
    </w:p>
    <w:p w14:paraId="6651BC21" w14:textId="77777777" w:rsidR="000602E3" w:rsidRDefault="000602E3" w:rsidP="00DC3C45">
      <w:pPr>
        <w:pStyle w:val="testo"/>
        <w:ind w:left="0"/>
        <w:rPr>
          <w:rFonts w:asciiTheme="minorHAnsi" w:hAnsiTheme="minorHAnsi" w:cstheme="minorHAnsi"/>
        </w:rPr>
      </w:pPr>
      <w:r w:rsidRPr="00596925">
        <w:rPr>
          <w:rFonts w:asciiTheme="minorHAnsi" w:hAnsiTheme="minorHAnsi" w:cstheme="minorHAnsi"/>
        </w:rPr>
        <w:t>L’uscita dell’oggetto da sottoporre a prova dalla zona di immagazzinamento viene effettuata solo per il tempo necessario alla realizzazione della prova.</w:t>
      </w:r>
    </w:p>
    <w:p w14:paraId="71D19C43" w14:textId="033BB055" w:rsidR="00216CB3" w:rsidRPr="00AA1706" w:rsidRDefault="007F2887" w:rsidP="00DC3C45">
      <w:pPr>
        <w:pStyle w:val="testo"/>
        <w:ind w:left="0"/>
        <w:rPr>
          <w:rFonts w:asciiTheme="minorHAnsi" w:hAnsiTheme="minorHAnsi" w:cstheme="minorHAnsi"/>
        </w:rPr>
      </w:pPr>
      <w:r>
        <w:rPr>
          <w:rFonts w:asciiTheme="minorHAnsi" w:hAnsiTheme="minorHAnsi" w:cstheme="minorHAnsi"/>
        </w:rPr>
        <w:t xml:space="preserve">Qualora si presenti la necessità di ripetere la conta cellulare prevista dal metodo di prova, il laboratorio </w:t>
      </w:r>
      <w:r w:rsidR="00216CB3">
        <w:rPr>
          <w:rFonts w:asciiTheme="minorHAnsi" w:hAnsiTheme="minorHAnsi" w:cstheme="minorHAnsi"/>
        </w:rPr>
        <w:t>invia una mail al cliente con la richiesta</w:t>
      </w:r>
      <w:r>
        <w:rPr>
          <w:rFonts w:asciiTheme="minorHAnsi" w:hAnsiTheme="minorHAnsi" w:cstheme="minorHAnsi"/>
        </w:rPr>
        <w:t xml:space="preserve"> di fornire ulteriori </w:t>
      </w:r>
      <w:del w:id="110" w:author="11770" w:date="2026-02-18T16:13:00Z" w16du:dateUtc="2026-02-18T15:13:00Z">
        <w:r w:rsidDel="00E6168C">
          <w:rPr>
            <w:rFonts w:asciiTheme="minorHAnsi" w:hAnsiTheme="minorHAnsi" w:cstheme="minorHAnsi"/>
          </w:rPr>
          <w:delText>3</w:delText>
        </w:r>
      </w:del>
      <w:del w:id="111" w:author="11770" w:date="2026-02-18T16:15:00Z" w16du:dateUtc="2026-02-18T15:15:00Z">
        <w:r w:rsidDel="00D34930">
          <w:rPr>
            <w:rFonts w:asciiTheme="minorHAnsi" w:hAnsiTheme="minorHAnsi" w:cstheme="minorHAnsi"/>
          </w:rPr>
          <w:delText xml:space="preserve"> </w:delText>
        </w:r>
      </w:del>
      <w:r>
        <w:rPr>
          <w:rFonts w:asciiTheme="minorHAnsi" w:hAnsiTheme="minorHAnsi" w:cstheme="minorHAnsi"/>
        </w:rPr>
        <w:t>campioni</w:t>
      </w:r>
      <w:r w:rsidR="00216CB3">
        <w:rPr>
          <w:rFonts w:asciiTheme="minorHAnsi" w:hAnsiTheme="minorHAnsi" w:cstheme="minorHAnsi"/>
        </w:rPr>
        <w:t>. In tale evenienza</w:t>
      </w:r>
      <w:r w:rsidR="00216CB3" w:rsidRPr="00AA1706">
        <w:rPr>
          <w:rFonts w:asciiTheme="minorHAnsi" w:hAnsiTheme="minorHAnsi" w:cstheme="minorHAnsi"/>
        </w:rPr>
        <w:t>, viene</w:t>
      </w:r>
      <w:r w:rsidR="00AA1706" w:rsidRPr="00A2582A">
        <w:rPr>
          <w:rFonts w:asciiTheme="minorHAnsi" w:hAnsiTheme="minorHAnsi" w:cstheme="minorHAnsi"/>
        </w:rPr>
        <w:t xml:space="preserve"> valuta</w:t>
      </w:r>
      <w:r w:rsidR="00E842F9">
        <w:rPr>
          <w:rFonts w:asciiTheme="minorHAnsi" w:hAnsiTheme="minorHAnsi" w:cstheme="minorHAnsi"/>
        </w:rPr>
        <w:t>ta</w:t>
      </w:r>
      <w:r w:rsidR="00AA1706" w:rsidRPr="00A2582A">
        <w:rPr>
          <w:rFonts w:asciiTheme="minorHAnsi" w:hAnsiTheme="minorHAnsi" w:cstheme="minorHAnsi"/>
        </w:rPr>
        <w:t xml:space="preserve"> l’idoneità ed</w:t>
      </w:r>
      <w:r w:rsidR="00216CB3" w:rsidRPr="00AA1706">
        <w:rPr>
          <w:rFonts w:asciiTheme="minorHAnsi" w:hAnsiTheme="minorHAnsi" w:cstheme="minorHAnsi"/>
        </w:rPr>
        <w:t xml:space="preserve"> effettuata nuova accettazione</w:t>
      </w:r>
      <w:r w:rsidR="00AA1706" w:rsidRPr="00AA1706">
        <w:rPr>
          <w:rFonts w:asciiTheme="minorHAnsi" w:hAnsiTheme="minorHAnsi" w:cstheme="minorHAnsi"/>
        </w:rPr>
        <w:t>.</w:t>
      </w:r>
    </w:p>
    <w:p w14:paraId="30731758" w14:textId="2C9655C2" w:rsidR="000602E3" w:rsidRPr="00AA1706" w:rsidRDefault="000602E3" w:rsidP="00DC3C45">
      <w:pPr>
        <w:pStyle w:val="testo"/>
        <w:ind w:left="0"/>
        <w:rPr>
          <w:rFonts w:asciiTheme="minorHAnsi" w:hAnsiTheme="minorHAnsi" w:cstheme="minorHAnsi"/>
        </w:rPr>
      </w:pPr>
      <w:r w:rsidRPr="00AA1706">
        <w:rPr>
          <w:rFonts w:asciiTheme="minorHAnsi" w:hAnsiTheme="minorHAnsi" w:cstheme="minorHAnsi"/>
        </w:rPr>
        <w:t xml:space="preserve">Il tempo di conservazione dell’oggetto da sottoporre a prova dopo la fine delle </w:t>
      </w:r>
      <w:r w:rsidR="006B0EE8" w:rsidRPr="00AA1706">
        <w:rPr>
          <w:rFonts w:asciiTheme="minorHAnsi" w:hAnsiTheme="minorHAnsi" w:cstheme="minorHAnsi"/>
        </w:rPr>
        <w:t>attività</w:t>
      </w:r>
      <w:r w:rsidRPr="00AA1706">
        <w:rPr>
          <w:rFonts w:asciiTheme="minorHAnsi" w:hAnsiTheme="minorHAnsi" w:cstheme="minorHAnsi"/>
        </w:rPr>
        <w:t xml:space="preserve"> è con</w:t>
      </w:r>
      <w:r w:rsidR="00DC3C45" w:rsidRPr="00AA1706">
        <w:rPr>
          <w:rFonts w:asciiTheme="minorHAnsi" w:hAnsiTheme="minorHAnsi" w:cstheme="minorHAnsi"/>
        </w:rPr>
        <w:t>cordato con i responsabili di</w:t>
      </w:r>
      <w:r w:rsidRPr="00AA1706">
        <w:rPr>
          <w:rFonts w:asciiTheme="minorHAnsi" w:hAnsiTheme="minorHAnsi" w:cstheme="minorHAnsi"/>
        </w:rPr>
        <w:t xml:space="preserve"> </w:t>
      </w:r>
      <w:r w:rsidR="004631FD" w:rsidRPr="00AA1706">
        <w:rPr>
          <w:rFonts w:asciiTheme="minorHAnsi" w:hAnsiTheme="minorHAnsi" w:cstheme="minorHAnsi"/>
        </w:rPr>
        <w:t>LTA</w:t>
      </w:r>
      <w:r w:rsidR="00A931BF" w:rsidRPr="00AA1706">
        <w:rPr>
          <w:rFonts w:asciiTheme="minorHAnsi" w:hAnsiTheme="minorHAnsi" w:cstheme="minorHAnsi"/>
        </w:rPr>
        <w:t xml:space="preserve"> S.r.l. </w:t>
      </w:r>
      <w:r w:rsidRPr="00AA1706">
        <w:rPr>
          <w:rFonts w:asciiTheme="minorHAnsi" w:hAnsiTheme="minorHAnsi" w:cstheme="minorHAnsi"/>
        </w:rPr>
        <w:t>in fase di riesame del contratto.</w:t>
      </w:r>
    </w:p>
    <w:p w14:paraId="136C93B9" w14:textId="102547FB" w:rsidR="006B641E" w:rsidRPr="00596925" w:rsidRDefault="000602E3" w:rsidP="006B0EE8">
      <w:pPr>
        <w:pStyle w:val="testo"/>
        <w:ind w:left="0"/>
        <w:rPr>
          <w:rFonts w:asciiTheme="minorHAnsi" w:hAnsiTheme="minorHAnsi" w:cstheme="minorHAnsi"/>
        </w:rPr>
      </w:pPr>
      <w:r w:rsidRPr="00AA1706">
        <w:rPr>
          <w:rFonts w:asciiTheme="minorHAnsi" w:hAnsiTheme="minorHAnsi" w:cstheme="minorHAnsi"/>
        </w:rPr>
        <w:t xml:space="preserve">La responsabilità dell’eliminazione degli oggetti da sottoporre a prova è del personale di </w:t>
      </w:r>
      <w:r w:rsidR="004631FD" w:rsidRPr="00AA1706">
        <w:rPr>
          <w:rFonts w:asciiTheme="minorHAnsi" w:hAnsiTheme="minorHAnsi" w:cstheme="minorHAnsi"/>
        </w:rPr>
        <w:t>LTA</w:t>
      </w:r>
      <w:r w:rsidR="00A931BF" w:rsidRPr="00AA1706">
        <w:rPr>
          <w:rFonts w:asciiTheme="minorHAnsi" w:hAnsiTheme="minorHAnsi" w:cstheme="minorHAnsi"/>
        </w:rPr>
        <w:t xml:space="preserve"> S.r.l. </w:t>
      </w:r>
      <w:r w:rsidR="00DC3C45" w:rsidRPr="00AA1706">
        <w:rPr>
          <w:rFonts w:asciiTheme="minorHAnsi" w:hAnsiTheme="minorHAnsi" w:cstheme="minorHAnsi"/>
        </w:rPr>
        <w:t>Per ulteriori dettagli operativi si rimanda alla procedura P</w:t>
      </w:r>
      <w:r w:rsidR="005A7029" w:rsidRPr="00AA1706">
        <w:rPr>
          <w:rFonts w:asciiTheme="minorHAnsi" w:hAnsiTheme="minorHAnsi" w:cstheme="minorHAnsi"/>
        </w:rPr>
        <w:t>G02</w:t>
      </w:r>
      <w:r w:rsidR="0042731E">
        <w:rPr>
          <w:rFonts w:asciiTheme="minorHAnsi" w:hAnsiTheme="minorHAnsi" w:cstheme="minorHAnsi"/>
        </w:rPr>
        <w:t>_</w:t>
      </w:r>
      <w:r w:rsidR="00DC3C45" w:rsidRPr="00AA1706">
        <w:rPr>
          <w:rFonts w:asciiTheme="minorHAnsi" w:hAnsiTheme="minorHAnsi" w:cstheme="minorHAnsi"/>
        </w:rPr>
        <w:t>Gestione prove di laboratorio.</w:t>
      </w:r>
    </w:p>
    <w:p w14:paraId="75C02EDE" w14:textId="68D2F9A6" w:rsidR="000602E3" w:rsidRPr="00596925" w:rsidRDefault="000602E3" w:rsidP="006B641E">
      <w:pPr>
        <w:rPr>
          <w:rFonts w:asciiTheme="minorHAnsi" w:hAnsiTheme="minorHAnsi" w:cstheme="minorHAnsi"/>
          <w:color w:val="00B050"/>
        </w:rPr>
      </w:pPr>
    </w:p>
    <w:p w14:paraId="24ADCFD0" w14:textId="6DF2CAD1" w:rsidR="002931F1" w:rsidRPr="00596925" w:rsidRDefault="00FA329B" w:rsidP="00FC38D4">
      <w:pPr>
        <w:pStyle w:val="Titolo2"/>
        <w:rPr>
          <w:rFonts w:asciiTheme="minorHAnsi" w:hAnsiTheme="minorHAnsi" w:cstheme="minorHAnsi"/>
          <w:color w:val="002060"/>
        </w:rPr>
      </w:pPr>
      <w:bookmarkStart w:id="112" w:name="_Toc169248528"/>
      <w:r w:rsidRPr="00596925">
        <w:rPr>
          <w:rFonts w:asciiTheme="minorHAnsi" w:hAnsiTheme="minorHAnsi" w:cstheme="minorHAnsi"/>
          <w:color w:val="002060"/>
        </w:rPr>
        <w:t>7.5 Registrazioni tecniche</w:t>
      </w:r>
      <w:bookmarkEnd w:id="112"/>
    </w:p>
    <w:p w14:paraId="2267326D" w14:textId="08B9F726" w:rsidR="00B63205" w:rsidRPr="00596925" w:rsidRDefault="00B63205" w:rsidP="00C93BF0">
      <w:pPr>
        <w:pStyle w:val="testo"/>
        <w:ind w:left="0"/>
        <w:rPr>
          <w:rFonts w:asciiTheme="minorHAnsi" w:hAnsiTheme="minorHAnsi" w:cstheme="minorHAnsi"/>
        </w:rPr>
      </w:pPr>
      <w:r w:rsidRPr="00596925">
        <w:rPr>
          <w:rFonts w:asciiTheme="minorHAnsi" w:hAnsiTheme="minorHAnsi" w:cstheme="minorHAnsi"/>
        </w:rPr>
        <w:t>Ogni tipo di registrazione</w:t>
      </w:r>
      <w:r w:rsidR="00682A0A" w:rsidRPr="00596925">
        <w:rPr>
          <w:rFonts w:asciiTheme="minorHAnsi" w:hAnsiTheme="minorHAnsi" w:cstheme="minorHAnsi"/>
        </w:rPr>
        <w:t xml:space="preserve"> operativa</w:t>
      </w:r>
      <w:r w:rsidRPr="00596925">
        <w:rPr>
          <w:rFonts w:asciiTheme="minorHAnsi" w:hAnsiTheme="minorHAnsi" w:cstheme="minorHAnsi"/>
        </w:rPr>
        <w:t>, sia tecnica che gestionale, viene redatta in maniera leggibile e facilmente comprensibile. Le registrazioni possono essere di tipo cartaceo od informatico.</w:t>
      </w:r>
    </w:p>
    <w:p w14:paraId="4740B649" w14:textId="0A06C943" w:rsidR="00B63205" w:rsidRPr="00596925" w:rsidRDefault="00B63205" w:rsidP="00C93BF0">
      <w:pPr>
        <w:pStyle w:val="testo"/>
        <w:ind w:left="0"/>
        <w:rPr>
          <w:rFonts w:asciiTheme="minorHAnsi" w:hAnsiTheme="minorHAnsi" w:cstheme="minorHAnsi"/>
        </w:rPr>
      </w:pPr>
      <w:r w:rsidRPr="00596925">
        <w:rPr>
          <w:rFonts w:asciiTheme="minorHAnsi" w:hAnsiTheme="minorHAnsi" w:cstheme="minorHAnsi"/>
        </w:rPr>
        <w:t xml:space="preserve">Le registrazioni cartacee vengono catalogate in </w:t>
      </w:r>
      <w:r w:rsidR="0031602E" w:rsidRPr="00596925">
        <w:rPr>
          <w:rFonts w:asciiTheme="minorHAnsi" w:hAnsiTheme="minorHAnsi" w:cstheme="minorHAnsi"/>
        </w:rPr>
        <w:t>singoli</w:t>
      </w:r>
      <w:r w:rsidRPr="00596925">
        <w:rPr>
          <w:rFonts w:asciiTheme="minorHAnsi" w:hAnsiTheme="minorHAnsi" w:cstheme="minorHAnsi"/>
        </w:rPr>
        <w:t xml:space="preserve"> raccoglitori suddivisi per tipologia e conservate </w:t>
      </w:r>
      <w:r w:rsidR="0031602E" w:rsidRPr="00596925">
        <w:rPr>
          <w:rFonts w:asciiTheme="minorHAnsi" w:hAnsiTheme="minorHAnsi" w:cstheme="minorHAnsi"/>
        </w:rPr>
        <w:t xml:space="preserve">in un armadio </w:t>
      </w:r>
      <w:r w:rsidR="005A7029" w:rsidRPr="00596925">
        <w:rPr>
          <w:rFonts w:asciiTheme="minorHAnsi" w:hAnsiTheme="minorHAnsi" w:cstheme="minorHAnsi"/>
        </w:rPr>
        <w:t>dedicato</w:t>
      </w:r>
      <w:r w:rsidRPr="00596925">
        <w:rPr>
          <w:rFonts w:asciiTheme="minorHAnsi" w:hAnsiTheme="minorHAnsi" w:cstheme="minorHAnsi"/>
        </w:rPr>
        <w:t>, in modo da evitare eventuali perdite o</w:t>
      </w:r>
      <w:r w:rsidR="0031602E" w:rsidRPr="00596925">
        <w:rPr>
          <w:rFonts w:asciiTheme="minorHAnsi" w:hAnsiTheme="minorHAnsi" w:cstheme="minorHAnsi"/>
        </w:rPr>
        <w:t xml:space="preserve"> deterioramento dei documenti, vengono </w:t>
      </w:r>
      <w:r w:rsidRPr="00596925">
        <w:rPr>
          <w:rFonts w:asciiTheme="minorHAnsi" w:hAnsiTheme="minorHAnsi" w:cstheme="minorHAnsi"/>
        </w:rPr>
        <w:t xml:space="preserve">gestite dal personale che ne ha la responsabilità. </w:t>
      </w:r>
    </w:p>
    <w:p w14:paraId="4D0D09AD" w14:textId="0146785C" w:rsidR="00C93BF0" w:rsidRPr="00596925" w:rsidRDefault="00B63205" w:rsidP="0031602E">
      <w:pPr>
        <w:pStyle w:val="testo"/>
        <w:ind w:left="0"/>
        <w:rPr>
          <w:rFonts w:asciiTheme="minorHAnsi" w:hAnsiTheme="minorHAnsi" w:cstheme="minorHAnsi"/>
        </w:rPr>
      </w:pPr>
      <w:r w:rsidRPr="00596925">
        <w:rPr>
          <w:rFonts w:asciiTheme="minorHAnsi" w:hAnsiTheme="minorHAnsi" w:cstheme="minorHAnsi"/>
        </w:rPr>
        <w:t xml:space="preserve">Le registrazioni informatiche vengono eseguite all’interno della rete informatica </w:t>
      </w:r>
      <w:r w:rsidR="0031602E" w:rsidRPr="00596925">
        <w:rPr>
          <w:rFonts w:asciiTheme="minorHAnsi" w:hAnsiTheme="minorHAnsi" w:cstheme="minorHAnsi"/>
        </w:rPr>
        <w:t xml:space="preserve">aziendale </w:t>
      </w:r>
      <w:r w:rsidRPr="00596925">
        <w:rPr>
          <w:rFonts w:asciiTheme="minorHAnsi" w:hAnsiTheme="minorHAnsi" w:cstheme="minorHAnsi"/>
        </w:rPr>
        <w:t xml:space="preserve">che viene protetta tramite </w:t>
      </w:r>
      <w:r w:rsidRPr="00596925">
        <w:rPr>
          <w:rFonts w:asciiTheme="minorHAnsi" w:hAnsiTheme="minorHAnsi" w:cstheme="minorHAnsi"/>
          <w:i/>
        </w:rPr>
        <w:t>firewall</w:t>
      </w:r>
      <w:r w:rsidRPr="00596925">
        <w:rPr>
          <w:rFonts w:asciiTheme="minorHAnsi" w:hAnsiTheme="minorHAnsi" w:cstheme="minorHAnsi"/>
        </w:rPr>
        <w:t xml:space="preserve"> e sottoposta </w:t>
      </w:r>
      <w:r w:rsidR="00CE4068" w:rsidRPr="00596925">
        <w:rPr>
          <w:rFonts w:asciiTheme="minorHAnsi" w:hAnsiTheme="minorHAnsi" w:cstheme="minorHAnsi"/>
        </w:rPr>
        <w:t>sistematicamente</w:t>
      </w:r>
      <w:r w:rsidR="0031602E" w:rsidRPr="00596925">
        <w:rPr>
          <w:rFonts w:asciiTheme="minorHAnsi" w:hAnsiTheme="minorHAnsi" w:cstheme="minorHAnsi"/>
        </w:rPr>
        <w:t xml:space="preserve"> </w:t>
      </w:r>
      <w:r w:rsidRPr="00596925">
        <w:rPr>
          <w:rFonts w:asciiTheme="minorHAnsi" w:hAnsiTheme="minorHAnsi" w:cstheme="minorHAnsi"/>
        </w:rPr>
        <w:t xml:space="preserve">a </w:t>
      </w:r>
      <w:r w:rsidRPr="00596925">
        <w:rPr>
          <w:rFonts w:asciiTheme="minorHAnsi" w:hAnsiTheme="minorHAnsi" w:cstheme="minorHAnsi"/>
          <w:i/>
        </w:rPr>
        <w:t>back up</w:t>
      </w:r>
      <w:r w:rsidRPr="00596925">
        <w:rPr>
          <w:rFonts w:asciiTheme="minorHAnsi" w:hAnsiTheme="minorHAnsi" w:cstheme="minorHAnsi"/>
        </w:rPr>
        <w:t xml:space="preserve">. </w:t>
      </w:r>
    </w:p>
    <w:p w14:paraId="1194C6D4" w14:textId="77777777" w:rsidR="0031602E" w:rsidRPr="00596925" w:rsidRDefault="0031602E" w:rsidP="0031602E">
      <w:pPr>
        <w:pStyle w:val="testo"/>
        <w:ind w:left="0"/>
        <w:rPr>
          <w:rFonts w:asciiTheme="minorHAnsi" w:hAnsiTheme="minorHAnsi" w:cstheme="minorHAnsi"/>
        </w:rPr>
      </w:pPr>
    </w:p>
    <w:p w14:paraId="5BF1401C" w14:textId="6DBDC986" w:rsidR="0031602E" w:rsidRPr="00596925" w:rsidRDefault="00B63205" w:rsidP="0081422D">
      <w:pPr>
        <w:pStyle w:val="testo"/>
        <w:rPr>
          <w:rFonts w:asciiTheme="minorHAnsi" w:hAnsiTheme="minorHAnsi" w:cstheme="minorHAnsi"/>
        </w:rPr>
      </w:pPr>
      <w:r w:rsidRPr="00596925">
        <w:rPr>
          <w:rFonts w:asciiTheme="minorHAnsi" w:hAnsiTheme="minorHAnsi" w:cstheme="minorHAnsi"/>
        </w:rPr>
        <w:t xml:space="preserve">Le registrazioni che vengono trattate con strumenti informatici sono le seguenti: </w:t>
      </w:r>
    </w:p>
    <w:p w14:paraId="261AA722" w14:textId="77777777" w:rsidR="00B63205" w:rsidRPr="00596925" w:rsidRDefault="00B63205" w:rsidP="00EE5563">
      <w:pPr>
        <w:pStyle w:val="testo"/>
        <w:numPr>
          <w:ilvl w:val="3"/>
          <w:numId w:val="28"/>
        </w:numPr>
        <w:rPr>
          <w:rFonts w:asciiTheme="minorHAnsi" w:hAnsiTheme="minorHAnsi" w:cstheme="minorHAnsi"/>
        </w:rPr>
      </w:pPr>
      <w:r w:rsidRPr="00596925">
        <w:rPr>
          <w:rFonts w:asciiTheme="minorHAnsi" w:hAnsiTheme="minorHAnsi" w:cstheme="minorHAnsi"/>
        </w:rPr>
        <w:t xml:space="preserve">Gli elenchi e gli scadenziari (tramite software </w:t>
      </w:r>
      <w:r w:rsidRPr="00596925">
        <w:rPr>
          <w:rFonts w:asciiTheme="minorHAnsi" w:hAnsiTheme="minorHAnsi" w:cstheme="minorHAnsi"/>
          <w:i/>
        </w:rPr>
        <w:t>Excel</w:t>
      </w:r>
      <w:r w:rsidRPr="00596925">
        <w:rPr>
          <w:rFonts w:asciiTheme="minorHAnsi" w:hAnsiTheme="minorHAnsi" w:cstheme="minorHAnsi"/>
        </w:rPr>
        <w:t>):</w:t>
      </w:r>
    </w:p>
    <w:p w14:paraId="678A8CEE" w14:textId="77777777" w:rsidR="00B63205" w:rsidRPr="00596925" w:rsidRDefault="00B63205" w:rsidP="00EE5563">
      <w:pPr>
        <w:pStyle w:val="testo"/>
        <w:numPr>
          <w:ilvl w:val="4"/>
          <w:numId w:val="28"/>
        </w:numPr>
        <w:rPr>
          <w:rFonts w:asciiTheme="minorHAnsi" w:hAnsiTheme="minorHAnsi" w:cstheme="minorHAnsi"/>
        </w:rPr>
      </w:pPr>
      <w:r w:rsidRPr="00596925">
        <w:rPr>
          <w:rFonts w:asciiTheme="minorHAnsi" w:hAnsiTheme="minorHAnsi" w:cstheme="minorHAnsi"/>
        </w:rPr>
        <w:t xml:space="preserve">Gli elenchi delle apparecchiature, degli strumenti e campioni di riferimento; </w:t>
      </w:r>
    </w:p>
    <w:p w14:paraId="494D6E89" w14:textId="77777777" w:rsidR="00B63205" w:rsidRPr="00596925" w:rsidRDefault="00B63205" w:rsidP="00EE5563">
      <w:pPr>
        <w:pStyle w:val="testo"/>
        <w:numPr>
          <w:ilvl w:val="4"/>
          <w:numId w:val="28"/>
        </w:numPr>
        <w:rPr>
          <w:rFonts w:asciiTheme="minorHAnsi" w:hAnsiTheme="minorHAnsi" w:cstheme="minorHAnsi"/>
        </w:rPr>
      </w:pPr>
      <w:r w:rsidRPr="00596925">
        <w:rPr>
          <w:rFonts w:asciiTheme="minorHAnsi" w:hAnsiTheme="minorHAnsi" w:cstheme="minorHAnsi"/>
        </w:rPr>
        <w:t>Lo scadenziario relativo alle tarature;</w:t>
      </w:r>
    </w:p>
    <w:p w14:paraId="3A966313" w14:textId="77777777" w:rsidR="00B63205" w:rsidRPr="00596925" w:rsidRDefault="00B63205" w:rsidP="00EE5563">
      <w:pPr>
        <w:pStyle w:val="testo"/>
        <w:numPr>
          <w:ilvl w:val="4"/>
          <w:numId w:val="28"/>
        </w:numPr>
        <w:rPr>
          <w:rFonts w:asciiTheme="minorHAnsi" w:hAnsiTheme="minorHAnsi" w:cstheme="minorHAnsi"/>
        </w:rPr>
      </w:pPr>
      <w:r w:rsidRPr="00596925">
        <w:rPr>
          <w:rFonts w:asciiTheme="minorHAnsi" w:hAnsiTheme="minorHAnsi" w:cstheme="minorHAnsi"/>
        </w:rPr>
        <w:t xml:space="preserve">L’elenco e lo scadenziario relativi ai reagenti e ai materiali di riferimento; </w:t>
      </w:r>
    </w:p>
    <w:p w14:paraId="3663998F" w14:textId="77777777" w:rsidR="00B63205" w:rsidRPr="00596925" w:rsidRDefault="00B63205" w:rsidP="00EE5563">
      <w:pPr>
        <w:pStyle w:val="testo"/>
        <w:numPr>
          <w:ilvl w:val="3"/>
          <w:numId w:val="28"/>
        </w:numPr>
        <w:rPr>
          <w:rFonts w:asciiTheme="minorHAnsi" w:hAnsiTheme="minorHAnsi" w:cstheme="minorHAnsi"/>
        </w:rPr>
      </w:pPr>
      <w:r w:rsidRPr="00596925">
        <w:rPr>
          <w:rFonts w:asciiTheme="minorHAnsi" w:hAnsiTheme="minorHAnsi" w:cstheme="minorHAnsi"/>
        </w:rPr>
        <w:t xml:space="preserve">I fogli di calcolo (tramite software </w:t>
      </w:r>
      <w:r w:rsidRPr="00596925">
        <w:rPr>
          <w:rFonts w:asciiTheme="minorHAnsi" w:hAnsiTheme="minorHAnsi" w:cstheme="minorHAnsi"/>
          <w:i/>
        </w:rPr>
        <w:t>Excel</w:t>
      </w:r>
      <w:r w:rsidRPr="00596925">
        <w:rPr>
          <w:rFonts w:asciiTheme="minorHAnsi" w:hAnsiTheme="minorHAnsi" w:cstheme="minorHAnsi"/>
        </w:rPr>
        <w:t>):</w:t>
      </w:r>
    </w:p>
    <w:p w14:paraId="2606CBA2" w14:textId="77777777" w:rsidR="00B63205" w:rsidRPr="00596925" w:rsidRDefault="00B63205" w:rsidP="00EE5563">
      <w:pPr>
        <w:pStyle w:val="testo"/>
        <w:numPr>
          <w:ilvl w:val="4"/>
          <w:numId w:val="28"/>
        </w:numPr>
        <w:rPr>
          <w:rFonts w:asciiTheme="minorHAnsi" w:hAnsiTheme="minorHAnsi" w:cstheme="minorHAnsi"/>
        </w:rPr>
      </w:pPr>
      <w:r w:rsidRPr="00596925">
        <w:rPr>
          <w:rFonts w:asciiTheme="minorHAnsi" w:hAnsiTheme="minorHAnsi" w:cstheme="minorHAnsi"/>
        </w:rPr>
        <w:t>I fogli di calcolo relativi all’incertezza di misura;</w:t>
      </w:r>
    </w:p>
    <w:p w14:paraId="6DBEC0AB" w14:textId="77777777" w:rsidR="00B63205" w:rsidRPr="00596925" w:rsidRDefault="00B63205" w:rsidP="00EE5563">
      <w:pPr>
        <w:pStyle w:val="testo"/>
        <w:numPr>
          <w:ilvl w:val="4"/>
          <w:numId w:val="28"/>
        </w:numPr>
        <w:rPr>
          <w:rFonts w:asciiTheme="minorHAnsi" w:hAnsiTheme="minorHAnsi" w:cstheme="minorHAnsi"/>
        </w:rPr>
      </w:pPr>
      <w:r w:rsidRPr="00596925">
        <w:rPr>
          <w:rFonts w:asciiTheme="minorHAnsi" w:hAnsiTheme="minorHAnsi" w:cstheme="minorHAnsi"/>
        </w:rPr>
        <w:t>I fogli di calcolo relativi alle tarature;</w:t>
      </w:r>
    </w:p>
    <w:p w14:paraId="49F25083" w14:textId="77777777" w:rsidR="00B63205" w:rsidRPr="00596925" w:rsidRDefault="00B63205" w:rsidP="00EE5563">
      <w:pPr>
        <w:pStyle w:val="testo"/>
        <w:numPr>
          <w:ilvl w:val="4"/>
          <w:numId w:val="28"/>
        </w:numPr>
        <w:rPr>
          <w:rFonts w:asciiTheme="minorHAnsi" w:hAnsiTheme="minorHAnsi" w:cstheme="minorHAnsi"/>
        </w:rPr>
      </w:pPr>
      <w:r w:rsidRPr="00596925">
        <w:rPr>
          <w:rFonts w:asciiTheme="minorHAnsi" w:hAnsiTheme="minorHAnsi" w:cstheme="minorHAnsi"/>
        </w:rPr>
        <w:t>Carte di controllo;</w:t>
      </w:r>
    </w:p>
    <w:p w14:paraId="70079D1C" w14:textId="6E4B6010" w:rsidR="00B63205" w:rsidRPr="00596925" w:rsidRDefault="00B63205" w:rsidP="00EE5563">
      <w:pPr>
        <w:pStyle w:val="testo"/>
        <w:numPr>
          <w:ilvl w:val="3"/>
          <w:numId w:val="28"/>
        </w:numPr>
        <w:rPr>
          <w:rFonts w:asciiTheme="minorHAnsi" w:hAnsiTheme="minorHAnsi" w:cstheme="minorHAnsi"/>
        </w:rPr>
      </w:pPr>
      <w:r w:rsidRPr="00596925">
        <w:rPr>
          <w:rFonts w:asciiTheme="minorHAnsi" w:hAnsiTheme="minorHAnsi" w:cstheme="minorHAnsi"/>
        </w:rPr>
        <w:t xml:space="preserve">Le registrazioni del processo di prova (tramite </w:t>
      </w:r>
      <w:r w:rsidR="00CE4068" w:rsidRPr="00596925">
        <w:rPr>
          <w:rFonts w:asciiTheme="minorHAnsi" w:hAnsiTheme="minorHAnsi" w:cstheme="minorHAnsi"/>
        </w:rPr>
        <w:t>software gestionale</w:t>
      </w:r>
      <w:r w:rsidRPr="00596925">
        <w:rPr>
          <w:rFonts w:asciiTheme="minorHAnsi" w:hAnsiTheme="minorHAnsi" w:cstheme="minorHAnsi"/>
        </w:rPr>
        <w:t>):</w:t>
      </w:r>
    </w:p>
    <w:p w14:paraId="6F232E1C" w14:textId="77777777" w:rsidR="00B63205" w:rsidRPr="00596925" w:rsidRDefault="00B63205" w:rsidP="00EE5563">
      <w:pPr>
        <w:pStyle w:val="testo"/>
        <w:numPr>
          <w:ilvl w:val="4"/>
          <w:numId w:val="28"/>
        </w:numPr>
        <w:rPr>
          <w:rFonts w:asciiTheme="minorHAnsi" w:hAnsiTheme="minorHAnsi" w:cstheme="minorHAnsi"/>
        </w:rPr>
      </w:pPr>
      <w:r w:rsidRPr="00596925">
        <w:rPr>
          <w:rFonts w:asciiTheme="minorHAnsi" w:hAnsiTheme="minorHAnsi" w:cstheme="minorHAnsi"/>
        </w:rPr>
        <w:t>I campioni accettati;</w:t>
      </w:r>
    </w:p>
    <w:p w14:paraId="33ACDA97" w14:textId="77777777" w:rsidR="00B63205" w:rsidRPr="00596925" w:rsidRDefault="00B63205" w:rsidP="00EE5563">
      <w:pPr>
        <w:pStyle w:val="testo"/>
        <w:numPr>
          <w:ilvl w:val="4"/>
          <w:numId w:val="28"/>
        </w:numPr>
        <w:rPr>
          <w:rFonts w:asciiTheme="minorHAnsi" w:hAnsiTheme="minorHAnsi" w:cstheme="minorHAnsi"/>
        </w:rPr>
      </w:pPr>
      <w:r w:rsidRPr="00596925">
        <w:rPr>
          <w:rFonts w:asciiTheme="minorHAnsi" w:hAnsiTheme="minorHAnsi" w:cstheme="minorHAnsi"/>
        </w:rPr>
        <w:lastRenderedPageBreak/>
        <w:t>I fogli di lavoro;</w:t>
      </w:r>
    </w:p>
    <w:p w14:paraId="094A946C" w14:textId="77777777" w:rsidR="00B63205" w:rsidRPr="00596925" w:rsidRDefault="00B63205" w:rsidP="00EE5563">
      <w:pPr>
        <w:pStyle w:val="testo"/>
        <w:numPr>
          <w:ilvl w:val="4"/>
          <w:numId w:val="28"/>
        </w:numPr>
        <w:rPr>
          <w:rFonts w:asciiTheme="minorHAnsi" w:hAnsiTheme="minorHAnsi" w:cstheme="minorHAnsi"/>
        </w:rPr>
      </w:pPr>
      <w:r w:rsidRPr="00596925">
        <w:rPr>
          <w:rFonts w:asciiTheme="minorHAnsi" w:hAnsiTheme="minorHAnsi" w:cstheme="minorHAnsi"/>
        </w:rPr>
        <w:t>I rapporti di prova.</w:t>
      </w:r>
    </w:p>
    <w:p w14:paraId="3C8B552C" w14:textId="77777777" w:rsidR="00ED523A" w:rsidRPr="00596925" w:rsidRDefault="00ED523A" w:rsidP="00ED523A">
      <w:pPr>
        <w:pStyle w:val="testo"/>
        <w:ind w:left="1778"/>
        <w:rPr>
          <w:rFonts w:asciiTheme="minorHAnsi" w:hAnsiTheme="minorHAnsi" w:cstheme="minorHAnsi"/>
        </w:rPr>
      </w:pPr>
    </w:p>
    <w:p w14:paraId="04A58A10" w14:textId="614C62FD" w:rsidR="00B63205" w:rsidRPr="00596925" w:rsidRDefault="00B63205" w:rsidP="00C93BF0">
      <w:pPr>
        <w:pStyle w:val="testo"/>
        <w:ind w:left="0"/>
        <w:rPr>
          <w:rFonts w:asciiTheme="minorHAnsi" w:hAnsiTheme="minorHAnsi" w:cstheme="minorHAnsi"/>
        </w:rPr>
      </w:pPr>
      <w:r w:rsidRPr="00596925">
        <w:rPr>
          <w:rFonts w:asciiTheme="minorHAnsi" w:hAnsiTheme="minorHAnsi" w:cstheme="minorHAnsi"/>
        </w:rPr>
        <w:t>I d</w:t>
      </w:r>
      <w:r w:rsidR="0031602E" w:rsidRPr="00596925">
        <w:rPr>
          <w:rFonts w:asciiTheme="minorHAnsi" w:hAnsiTheme="minorHAnsi" w:cstheme="minorHAnsi"/>
        </w:rPr>
        <w:t>ati informatici sono inseriti all’interno di</w:t>
      </w:r>
      <w:r w:rsidRPr="00596925">
        <w:rPr>
          <w:rFonts w:asciiTheme="minorHAnsi" w:hAnsiTheme="minorHAnsi" w:cstheme="minorHAnsi"/>
        </w:rPr>
        <w:t xml:space="preserve"> specifiche cartelle server, sono identificate secondo regole condivise e sono gestiti dal personale che ne ha </w:t>
      </w:r>
      <w:r w:rsidR="0031602E" w:rsidRPr="00596925">
        <w:rPr>
          <w:rFonts w:asciiTheme="minorHAnsi" w:hAnsiTheme="minorHAnsi" w:cstheme="minorHAnsi"/>
        </w:rPr>
        <w:t xml:space="preserve">la </w:t>
      </w:r>
      <w:r w:rsidRPr="00596925">
        <w:rPr>
          <w:rFonts w:asciiTheme="minorHAnsi" w:hAnsiTheme="minorHAnsi" w:cstheme="minorHAnsi"/>
        </w:rPr>
        <w:t xml:space="preserve">diretta responsabilità. </w:t>
      </w:r>
    </w:p>
    <w:p w14:paraId="3FDFE01B" w14:textId="03B461EA" w:rsidR="00B63205" w:rsidRPr="00596925" w:rsidRDefault="00B63205" w:rsidP="00DB1E43">
      <w:pPr>
        <w:pStyle w:val="testo"/>
        <w:ind w:left="0"/>
        <w:rPr>
          <w:rFonts w:asciiTheme="minorHAnsi" w:hAnsiTheme="minorHAnsi" w:cstheme="minorHAnsi"/>
        </w:rPr>
      </w:pPr>
      <w:r w:rsidRPr="00596925">
        <w:rPr>
          <w:rFonts w:asciiTheme="minorHAnsi" w:hAnsiTheme="minorHAnsi" w:cstheme="minorHAnsi"/>
        </w:rPr>
        <w:t xml:space="preserve">Una volta completate, le registrazioni effettuate in </w:t>
      </w:r>
      <w:r w:rsidRPr="00596925">
        <w:rPr>
          <w:rFonts w:asciiTheme="minorHAnsi" w:hAnsiTheme="minorHAnsi" w:cstheme="minorHAnsi"/>
          <w:i/>
        </w:rPr>
        <w:t>Word</w:t>
      </w:r>
      <w:r w:rsidRPr="00596925">
        <w:rPr>
          <w:rFonts w:asciiTheme="minorHAnsi" w:hAnsiTheme="minorHAnsi" w:cstheme="minorHAnsi"/>
        </w:rPr>
        <w:t xml:space="preserve"> od in </w:t>
      </w:r>
      <w:r w:rsidRPr="00596925">
        <w:rPr>
          <w:rFonts w:asciiTheme="minorHAnsi" w:hAnsiTheme="minorHAnsi" w:cstheme="minorHAnsi"/>
          <w:i/>
        </w:rPr>
        <w:t>Excel</w:t>
      </w:r>
      <w:r w:rsidRPr="00596925">
        <w:rPr>
          <w:rFonts w:asciiTheme="minorHAnsi" w:hAnsiTheme="minorHAnsi" w:cstheme="minorHAnsi"/>
        </w:rPr>
        <w:t xml:space="preserve"> vengono protette o stampate</w:t>
      </w:r>
      <w:r w:rsidR="0031602E" w:rsidRPr="00596925">
        <w:rPr>
          <w:rFonts w:asciiTheme="minorHAnsi" w:hAnsiTheme="minorHAnsi" w:cstheme="minorHAnsi"/>
        </w:rPr>
        <w:t xml:space="preserve"> firmate e datate</w:t>
      </w:r>
      <w:r w:rsidRPr="00596925">
        <w:rPr>
          <w:rFonts w:asciiTheme="minorHAnsi" w:hAnsiTheme="minorHAnsi" w:cstheme="minorHAnsi"/>
        </w:rPr>
        <w:t xml:space="preserve"> in </w:t>
      </w:r>
      <w:r w:rsidRPr="00596925">
        <w:rPr>
          <w:rFonts w:asciiTheme="minorHAnsi" w:hAnsiTheme="minorHAnsi" w:cstheme="minorHAnsi"/>
          <w:i/>
        </w:rPr>
        <w:t>Adobe Acrobat</w:t>
      </w:r>
      <w:r w:rsidRPr="00596925">
        <w:rPr>
          <w:rFonts w:asciiTheme="minorHAnsi" w:hAnsiTheme="minorHAnsi" w:cstheme="minorHAnsi"/>
        </w:rPr>
        <w:t xml:space="preserve"> per non permettere l’effettuazione di modifiche.</w:t>
      </w:r>
    </w:p>
    <w:p w14:paraId="0AA553BD" w14:textId="77777777" w:rsidR="00B63205" w:rsidRPr="00596925" w:rsidRDefault="00B63205" w:rsidP="00C93BF0">
      <w:pPr>
        <w:pStyle w:val="testo"/>
        <w:ind w:left="0"/>
        <w:rPr>
          <w:rFonts w:asciiTheme="minorHAnsi" w:hAnsiTheme="minorHAnsi" w:cstheme="minorHAnsi"/>
        </w:rPr>
      </w:pPr>
      <w:r w:rsidRPr="00596925">
        <w:rPr>
          <w:rFonts w:asciiTheme="minorHAnsi" w:hAnsiTheme="minorHAnsi" w:cstheme="minorHAnsi"/>
        </w:rPr>
        <w:t>Di seguito sono definiti i termini di conservazione delle registrazioni e le responsabilità dell’archiviazione, per la cui stesura il laboratorio ha preso in considerazione:</w:t>
      </w:r>
    </w:p>
    <w:p w14:paraId="08391DAC" w14:textId="77777777" w:rsidR="00C93BF0" w:rsidRPr="00596925" w:rsidRDefault="00C93BF0" w:rsidP="00C93BF0">
      <w:pPr>
        <w:pStyle w:val="testo"/>
        <w:ind w:left="0"/>
        <w:rPr>
          <w:rFonts w:asciiTheme="minorHAnsi" w:hAnsiTheme="minorHAnsi" w:cstheme="minorHAnsi"/>
        </w:rPr>
      </w:pPr>
    </w:p>
    <w:p w14:paraId="66938DA7" w14:textId="7806C9B0" w:rsidR="00B63205" w:rsidRPr="00596925" w:rsidRDefault="00B63205" w:rsidP="00EE5563">
      <w:pPr>
        <w:pStyle w:val="testo"/>
        <w:numPr>
          <w:ilvl w:val="0"/>
          <w:numId w:val="27"/>
        </w:numPr>
        <w:rPr>
          <w:rFonts w:asciiTheme="minorHAnsi" w:hAnsiTheme="minorHAnsi" w:cstheme="minorHAnsi"/>
        </w:rPr>
      </w:pPr>
      <w:r w:rsidRPr="00596925">
        <w:rPr>
          <w:rFonts w:asciiTheme="minorHAnsi" w:hAnsiTheme="minorHAnsi" w:cstheme="minorHAnsi"/>
        </w:rPr>
        <w:t>La legislazione nazionale ed internazionale;</w:t>
      </w:r>
    </w:p>
    <w:p w14:paraId="45AE2DF6" w14:textId="1F56D553" w:rsidR="00B63205" w:rsidRPr="00596925" w:rsidRDefault="00B90CD2" w:rsidP="00EE5563">
      <w:pPr>
        <w:pStyle w:val="testo"/>
        <w:numPr>
          <w:ilvl w:val="0"/>
          <w:numId w:val="27"/>
        </w:numPr>
        <w:rPr>
          <w:rFonts w:asciiTheme="minorHAnsi" w:hAnsiTheme="minorHAnsi" w:cstheme="minorHAnsi"/>
        </w:rPr>
      </w:pPr>
      <w:r w:rsidRPr="00596925">
        <w:rPr>
          <w:rFonts w:asciiTheme="minorHAnsi" w:hAnsiTheme="minorHAnsi" w:cstheme="minorHAnsi"/>
        </w:rPr>
        <w:t>Le esigenze dell’azienda e del</w:t>
      </w:r>
      <w:r w:rsidR="00B63205" w:rsidRPr="00596925">
        <w:rPr>
          <w:rFonts w:asciiTheme="minorHAnsi" w:hAnsiTheme="minorHAnsi" w:cstheme="minorHAnsi"/>
        </w:rPr>
        <w:t xml:space="preserve"> client</w:t>
      </w:r>
      <w:r w:rsidRPr="00596925">
        <w:rPr>
          <w:rFonts w:asciiTheme="minorHAnsi" w:hAnsiTheme="minorHAnsi" w:cstheme="minorHAnsi"/>
        </w:rPr>
        <w:t>e</w:t>
      </w:r>
      <w:r w:rsidR="00B63205" w:rsidRPr="00596925">
        <w:rPr>
          <w:rFonts w:asciiTheme="minorHAnsi" w:hAnsiTheme="minorHAnsi" w:cstheme="minorHAnsi"/>
        </w:rPr>
        <w:t xml:space="preserve">. </w:t>
      </w:r>
    </w:p>
    <w:p w14:paraId="0F79B43D" w14:textId="77777777" w:rsidR="00192C36" w:rsidRPr="00596925" w:rsidRDefault="00192C36" w:rsidP="00C93BF0">
      <w:pPr>
        <w:pStyle w:val="testo"/>
        <w:ind w:left="1571"/>
        <w:rPr>
          <w:rFonts w:asciiTheme="minorHAnsi" w:hAnsiTheme="minorHAnsi" w:cstheme="minorHAnsi"/>
        </w:rPr>
      </w:pPr>
    </w:p>
    <w:p w14:paraId="1B23C8D8" w14:textId="77777777" w:rsidR="002A3599" w:rsidRPr="00596925" w:rsidRDefault="002A3599" w:rsidP="00C93BF0">
      <w:pPr>
        <w:pStyle w:val="testo"/>
        <w:ind w:left="1571"/>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1"/>
        <w:gridCol w:w="2976"/>
        <w:gridCol w:w="1639"/>
      </w:tblGrid>
      <w:tr w:rsidR="00192C36" w:rsidRPr="00596925" w14:paraId="1B2C5076" w14:textId="77777777" w:rsidTr="00A4141D">
        <w:trPr>
          <w:jc w:val="center"/>
        </w:trPr>
        <w:tc>
          <w:tcPr>
            <w:tcW w:w="4111" w:type="dxa"/>
          </w:tcPr>
          <w:p w14:paraId="4B044873" w14:textId="77777777" w:rsidR="00192C36" w:rsidRPr="00596925" w:rsidRDefault="00192C36" w:rsidP="00A4141D">
            <w:pPr>
              <w:pStyle w:val="testo"/>
              <w:ind w:left="0" w:right="0"/>
              <w:jc w:val="center"/>
              <w:rPr>
                <w:rFonts w:asciiTheme="minorHAnsi" w:hAnsiTheme="minorHAnsi" w:cstheme="minorHAnsi"/>
                <w:b/>
              </w:rPr>
            </w:pPr>
            <w:r w:rsidRPr="00596925">
              <w:rPr>
                <w:rFonts w:asciiTheme="minorHAnsi" w:hAnsiTheme="minorHAnsi" w:cstheme="minorHAnsi"/>
                <w:b/>
              </w:rPr>
              <w:t>Registrazione Gestionali</w:t>
            </w:r>
          </w:p>
        </w:tc>
        <w:tc>
          <w:tcPr>
            <w:tcW w:w="2976" w:type="dxa"/>
          </w:tcPr>
          <w:p w14:paraId="7E5C37C5" w14:textId="77777777" w:rsidR="00192C36" w:rsidRPr="00596925" w:rsidRDefault="00192C36" w:rsidP="00A4141D">
            <w:pPr>
              <w:pStyle w:val="testo"/>
              <w:ind w:left="0" w:right="0"/>
              <w:jc w:val="center"/>
              <w:rPr>
                <w:rFonts w:asciiTheme="minorHAnsi" w:hAnsiTheme="minorHAnsi" w:cstheme="minorHAnsi"/>
                <w:b/>
              </w:rPr>
            </w:pPr>
            <w:r w:rsidRPr="00596925">
              <w:rPr>
                <w:rFonts w:asciiTheme="minorHAnsi" w:hAnsiTheme="minorHAnsi" w:cstheme="minorHAnsi"/>
                <w:b/>
              </w:rPr>
              <w:t>Tempi di conservazione</w:t>
            </w:r>
          </w:p>
        </w:tc>
        <w:tc>
          <w:tcPr>
            <w:tcW w:w="1639" w:type="dxa"/>
          </w:tcPr>
          <w:p w14:paraId="32D47229" w14:textId="77777777" w:rsidR="00192C36" w:rsidRPr="00596925" w:rsidRDefault="00192C36" w:rsidP="00A4141D">
            <w:pPr>
              <w:pStyle w:val="testo"/>
              <w:ind w:left="0" w:right="0"/>
              <w:jc w:val="center"/>
              <w:rPr>
                <w:rFonts w:asciiTheme="minorHAnsi" w:hAnsiTheme="minorHAnsi" w:cstheme="minorHAnsi"/>
                <w:b/>
              </w:rPr>
            </w:pPr>
            <w:r w:rsidRPr="00596925">
              <w:rPr>
                <w:rFonts w:asciiTheme="minorHAnsi" w:hAnsiTheme="minorHAnsi" w:cstheme="minorHAnsi"/>
                <w:b/>
              </w:rPr>
              <w:t>Responsabilità</w:t>
            </w:r>
          </w:p>
        </w:tc>
      </w:tr>
      <w:tr w:rsidR="00192C36" w:rsidRPr="00596925" w14:paraId="5FA8E0A0" w14:textId="77777777" w:rsidTr="00A4141D">
        <w:trPr>
          <w:jc w:val="center"/>
        </w:trPr>
        <w:tc>
          <w:tcPr>
            <w:tcW w:w="4111" w:type="dxa"/>
          </w:tcPr>
          <w:p w14:paraId="0E176FE0" w14:textId="77777777"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Riesami della Direzione/Contratto cliente</w:t>
            </w:r>
          </w:p>
        </w:tc>
        <w:tc>
          <w:tcPr>
            <w:tcW w:w="2976" w:type="dxa"/>
          </w:tcPr>
          <w:p w14:paraId="342B8FE9" w14:textId="77777777"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Ultimi 48 mesi</w:t>
            </w:r>
          </w:p>
        </w:tc>
        <w:tc>
          <w:tcPr>
            <w:tcW w:w="1639" w:type="dxa"/>
          </w:tcPr>
          <w:p w14:paraId="063CA594" w14:textId="165BAA2A"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RQL</w:t>
            </w:r>
          </w:p>
        </w:tc>
      </w:tr>
      <w:tr w:rsidR="00192C36" w:rsidRPr="00596925" w14:paraId="55234C08" w14:textId="77777777" w:rsidTr="00A4141D">
        <w:trPr>
          <w:jc w:val="center"/>
        </w:trPr>
        <w:tc>
          <w:tcPr>
            <w:tcW w:w="4111" w:type="dxa"/>
          </w:tcPr>
          <w:p w14:paraId="6CBE4D5D" w14:textId="0FADAB86"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Rapporti di Non Conformità</w:t>
            </w:r>
            <w:r w:rsidR="00257756" w:rsidRPr="00596925">
              <w:rPr>
                <w:rFonts w:asciiTheme="minorHAnsi" w:hAnsiTheme="minorHAnsi" w:cstheme="minorHAnsi"/>
              </w:rPr>
              <w:t xml:space="preserve"> ed attività correlate</w:t>
            </w:r>
          </w:p>
        </w:tc>
        <w:tc>
          <w:tcPr>
            <w:tcW w:w="2976" w:type="dxa"/>
          </w:tcPr>
          <w:p w14:paraId="5BAAD08F" w14:textId="77777777"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Ultimi 48 mesi</w:t>
            </w:r>
          </w:p>
        </w:tc>
        <w:tc>
          <w:tcPr>
            <w:tcW w:w="1639" w:type="dxa"/>
          </w:tcPr>
          <w:p w14:paraId="430FEDD1" w14:textId="559BD902"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RQL</w:t>
            </w:r>
          </w:p>
        </w:tc>
      </w:tr>
      <w:tr w:rsidR="00192C36" w:rsidRPr="00596925" w14:paraId="303BE982" w14:textId="77777777" w:rsidTr="00A4141D">
        <w:trPr>
          <w:jc w:val="center"/>
        </w:trPr>
        <w:tc>
          <w:tcPr>
            <w:tcW w:w="4111" w:type="dxa"/>
          </w:tcPr>
          <w:p w14:paraId="4628B855" w14:textId="77777777"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Reclami</w:t>
            </w:r>
          </w:p>
        </w:tc>
        <w:tc>
          <w:tcPr>
            <w:tcW w:w="2976" w:type="dxa"/>
          </w:tcPr>
          <w:p w14:paraId="23345E29" w14:textId="77777777"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Ultimi 48 mesi</w:t>
            </w:r>
          </w:p>
        </w:tc>
        <w:tc>
          <w:tcPr>
            <w:tcW w:w="1639" w:type="dxa"/>
          </w:tcPr>
          <w:p w14:paraId="2B0D1719" w14:textId="56E11411"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RQL</w:t>
            </w:r>
          </w:p>
        </w:tc>
      </w:tr>
      <w:tr w:rsidR="00192C36" w:rsidRPr="00596925" w14:paraId="1A957615" w14:textId="77777777" w:rsidTr="00A4141D">
        <w:trPr>
          <w:jc w:val="center"/>
        </w:trPr>
        <w:tc>
          <w:tcPr>
            <w:tcW w:w="4111" w:type="dxa"/>
          </w:tcPr>
          <w:p w14:paraId="0579E863" w14:textId="03D25070"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 xml:space="preserve">Azioni correttive e </w:t>
            </w:r>
            <w:r w:rsidR="0031602E" w:rsidRPr="00596925">
              <w:rPr>
                <w:rFonts w:asciiTheme="minorHAnsi" w:hAnsiTheme="minorHAnsi" w:cstheme="minorHAnsi"/>
              </w:rPr>
              <w:t>gestione del rischio</w:t>
            </w:r>
          </w:p>
        </w:tc>
        <w:tc>
          <w:tcPr>
            <w:tcW w:w="2976" w:type="dxa"/>
          </w:tcPr>
          <w:p w14:paraId="30D4CE5F" w14:textId="77777777"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Ultimi 48 mesi</w:t>
            </w:r>
          </w:p>
        </w:tc>
        <w:tc>
          <w:tcPr>
            <w:tcW w:w="1639" w:type="dxa"/>
          </w:tcPr>
          <w:p w14:paraId="6EFDD306" w14:textId="13CBB110"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RQL</w:t>
            </w:r>
          </w:p>
        </w:tc>
      </w:tr>
      <w:tr w:rsidR="00192C36" w:rsidRPr="00596925" w14:paraId="002F45B2" w14:textId="77777777" w:rsidTr="00A4141D">
        <w:trPr>
          <w:jc w:val="center"/>
        </w:trPr>
        <w:tc>
          <w:tcPr>
            <w:tcW w:w="4111" w:type="dxa"/>
          </w:tcPr>
          <w:p w14:paraId="72DFC27E" w14:textId="77777777"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Rapporti di Audit interni</w:t>
            </w:r>
          </w:p>
        </w:tc>
        <w:tc>
          <w:tcPr>
            <w:tcW w:w="2976" w:type="dxa"/>
          </w:tcPr>
          <w:p w14:paraId="0D3544D4" w14:textId="77777777"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Ultimi 48 mesi</w:t>
            </w:r>
          </w:p>
        </w:tc>
        <w:tc>
          <w:tcPr>
            <w:tcW w:w="1639" w:type="dxa"/>
          </w:tcPr>
          <w:p w14:paraId="4F9E1F9A" w14:textId="085460F9"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RQL</w:t>
            </w:r>
          </w:p>
        </w:tc>
      </w:tr>
      <w:tr w:rsidR="00192C36" w:rsidRPr="00596925" w14:paraId="548EA0EA" w14:textId="77777777" w:rsidTr="00A4141D">
        <w:trPr>
          <w:jc w:val="center"/>
        </w:trPr>
        <w:tc>
          <w:tcPr>
            <w:tcW w:w="4111" w:type="dxa"/>
          </w:tcPr>
          <w:p w14:paraId="30915C9C" w14:textId="77777777"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Documenti di valutazione dei fornitori</w:t>
            </w:r>
          </w:p>
        </w:tc>
        <w:tc>
          <w:tcPr>
            <w:tcW w:w="2976" w:type="dxa"/>
          </w:tcPr>
          <w:p w14:paraId="539AA730" w14:textId="77777777"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Ultimi 48 mesi</w:t>
            </w:r>
          </w:p>
        </w:tc>
        <w:tc>
          <w:tcPr>
            <w:tcW w:w="1639" w:type="dxa"/>
          </w:tcPr>
          <w:p w14:paraId="6F0CAE7B" w14:textId="2818DFBD" w:rsidR="00192C36" w:rsidRPr="00596925" w:rsidRDefault="00192C36" w:rsidP="00A4141D">
            <w:pPr>
              <w:pStyle w:val="testo"/>
              <w:ind w:left="0" w:right="0"/>
              <w:jc w:val="center"/>
              <w:rPr>
                <w:rFonts w:asciiTheme="minorHAnsi" w:hAnsiTheme="minorHAnsi" w:cstheme="minorHAnsi"/>
              </w:rPr>
            </w:pPr>
            <w:r w:rsidRPr="0054237F">
              <w:rPr>
                <w:rFonts w:asciiTheme="minorHAnsi" w:hAnsiTheme="minorHAnsi" w:cstheme="minorHAnsi"/>
              </w:rPr>
              <w:t>RQL</w:t>
            </w:r>
          </w:p>
        </w:tc>
      </w:tr>
      <w:tr w:rsidR="00192C36" w:rsidRPr="00596925" w14:paraId="0A520A9E" w14:textId="77777777" w:rsidTr="00A4141D">
        <w:trPr>
          <w:jc w:val="center"/>
        </w:trPr>
        <w:tc>
          <w:tcPr>
            <w:tcW w:w="4111" w:type="dxa"/>
            <w:tcBorders>
              <w:top w:val="single" w:sz="4" w:space="0" w:color="auto"/>
              <w:left w:val="single" w:sz="4" w:space="0" w:color="auto"/>
              <w:bottom w:val="single" w:sz="4" w:space="0" w:color="auto"/>
              <w:right w:val="single" w:sz="4" w:space="0" w:color="auto"/>
            </w:tcBorders>
          </w:tcPr>
          <w:p w14:paraId="7EC01123" w14:textId="77777777"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Accettazione prodotti approvvigionati</w:t>
            </w:r>
          </w:p>
        </w:tc>
        <w:tc>
          <w:tcPr>
            <w:tcW w:w="2976" w:type="dxa"/>
            <w:tcBorders>
              <w:top w:val="single" w:sz="4" w:space="0" w:color="auto"/>
              <w:left w:val="single" w:sz="4" w:space="0" w:color="auto"/>
              <w:bottom w:val="single" w:sz="4" w:space="0" w:color="auto"/>
              <w:right w:val="single" w:sz="4" w:space="0" w:color="auto"/>
            </w:tcBorders>
          </w:tcPr>
          <w:p w14:paraId="295E6DA4" w14:textId="77777777"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Ultimi 48 mesi</w:t>
            </w:r>
          </w:p>
        </w:tc>
        <w:tc>
          <w:tcPr>
            <w:tcW w:w="1639" w:type="dxa"/>
            <w:tcBorders>
              <w:top w:val="single" w:sz="4" w:space="0" w:color="auto"/>
              <w:left w:val="single" w:sz="4" w:space="0" w:color="auto"/>
              <w:bottom w:val="single" w:sz="4" w:space="0" w:color="auto"/>
              <w:right w:val="single" w:sz="4" w:space="0" w:color="auto"/>
            </w:tcBorders>
          </w:tcPr>
          <w:p w14:paraId="26A10538" w14:textId="77777777"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TEC</w:t>
            </w:r>
          </w:p>
        </w:tc>
      </w:tr>
      <w:tr w:rsidR="00192C36" w:rsidRPr="00596925" w14:paraId="627B4BA2" w14:textId="77777777" w:rsidTr="00A4141D">
        <w:trPr>
          <w:jc w:val="center"/>
        </w:trPr>
        <w:tc>
          <w:tcPr>
            <w:tcW w:w="4111" w:type="dxa"/>
          </w:tcPr>
          <w:p w14:paraId="086DF7A3" w14:textId="77777777"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Valutazione competenze e qualifiche del personale</w:t>
            </w:r>
          </w:p>
        </w:tc>
        <w:tc>
          <w:tcPr>
            <w:tcW w:w="2976" w:type="dxa"/>
          </w:tcPr>
          <w:p w14:paraId="7DC1F071" w14:textId="77777777"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La durata del rapporto di lavoro + ultimi 48 mesi</w:t>
            </w:r>
          </w:p>
        </w:tc>
        <w:tc>
          <w:tcPr>
            <w:tcW w:w="1639" w:type="dxa"/>
          </w:tcPr>
          <w:p w14:paraId="14322327" w14:textId="5D4C20BD"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RQL</w:t>
            </w:r>
          </w:p>
        </w:tc>
      </w:tr>
      <w:tr w:rsidR="00192C36" w:rsidRPr="00596925" w14:paraId="594B0EAF" w14:textId="77777777" w:rsidTr="00A4141D">
        <w:trPr>
          <w:jc w:val="center"/>
        </w:trPr>
        <w:tc>
          <w:tcPr>
            <w:tcW w:w="4111" w:type="dxa"/>
          </w:tcPr>
          <w:p w14:paraId="2F117618" w14:textId="77777777"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Registrazioni della formazione e addestramento</w:t>
            </w:r>
          </w:p>
        </w:tc>
        <w:tc>
          <w:tcPr>
            <w:tcW w:w="2976" w:type="dxa"/>
          </w:tcPr>
          <w:p w14:paraId="4BEC544E" w14:textId="77777777"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La durata del rapporto di lavoro + ultimi 48 mesi</w:t>
            </w:r>
          </w:p>
        </w:tc>
        <w:tc>
          <w:tcPr>
            <w:tcW w:w="1639" w:type="dxa"/>
          </w:tcPr>
          <w:p w14:paraId="446B0928" w14:textId="4C90CCA6"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RQL</w:t>
            </w:r>
          </w:p>
        </w:tc>
      </w:tr>
    </w:tbl>
    <w:p w14:paraId="2F7F3088" w14:textId="77777777" w:rsidR="00192C36" w:rsidRPr="00596925" w:rsidRDefault="00192C36" w:rsidP="0031602E">
      <w:pPr>
        <w:pStyle w:val="testo"/>
        <w:ind w:left="1571"/>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1"/>
        <w:gridCol w:w="2976"/>
        <w:gridCol w:w="1639"/>
      </w:tblGrid>
      <w:tr w:rsidR="00192C36" w:rsidRPr="00596925" w14:paraId="58BEB04A" w14:textId="77777777" w:rsidTr="00A4141D">
        <w:trPr>
          <w:jc w:val="center"/>
        </w:trPr>
        <w:tc>
          <w:tcPr>
            <w:tcW w:w="4111" w:type="dxa"/>
          </w:tcPr>
          <w:p w14:paraId="3D75ACE5" w14:textId="77777777" w:rsidR="00192C36" w:rsidRPr="00596925" w:rsidRDefault="00192C36" w:rsidP="00A4141D">
            <w:pPr>
              <w:pStyle w:val="testo"/>
              <w:ind w:left="0" w:right="0"/>
              <w:jc w:val="center"/>
              <w:rPr>
                <w:rFonts w:asciiTheme="minorHAnsi" w:hAnsiTheme="minorHAnsi" w:cstheme="minorHAnsi"/>
                <w:b/>
              </w:rPr>
            </w:pPr>
            <w:r w:rsidRPr="00596925">
              <w:rPr>
                <w:rFonts w:asciiTheme="minorHAnsi" w:hAnsiTheme="minorHAnsi" w:cstheme="minorHAnsi"/>
                <w:b/>
              </w:rPr>
              <w:t>Registrazione Tecniche</w:t>
            </w:r>
          </w:p>
        </w:tc>
        <w:tc>
          <w:tcPr>
            <w:tcW w:w="2976" w:type="dxa"/>
          </w:tcPr>
          <w:p w14:paraId="66769EB6" w14:textId="77777777" w:rsidR="00192C36" w:rsidRPr="00596925" w:rsidRDefault="00192C36" w:rsidP="00A4141D">
            <w:pPr>
              <w:pStyle w:val="testo"/>
              <w:ind w:left="0" w:right="0"/>
              <w:jc w:val="center"/>
              <w:rPr>
                <w:rFonts w:asciiTheme="minorHAnsi" w:hAnsiTheme="minorHAnsi" w:cstheme="minorHAnsi"/>
                <w:b/>
              </w:rPr>
            </w:pPr>
            <w:r w:rsidRPr="00596925">
              <w:rPr>
                <w:rFonts w:asciiTheme="minorHAnsi" w:hAnsiTheme="minorHAnsi" w:cstheme="minorHAnsi"/>
                <w:b/>
              </w:rPr>
              <w:t>Tempi di conservazione</w:t>
            </w:r>
          </w:p>
        </w:tc>
        <w:tc>
          <w:tcPr>
            <w:tcW w:w="1639" w:type="dxa"/>
          </w:tcPr>
          <w:p w14:paraId="6FB39DEE" w14:textId="77777777" w:rsidR="00192C36" w:rsidRPr="00596925" w:rsidRDefault="00192C36" w:rsidP="00A4141D">
            <w:pPr>
              <w:pStyle w:val="testo"/>
              <w:ind w:left="0" w:right="0"/>
              <w:jc w:val="center"/>
              <w:rPr>
                <w:rFonts w:asciiTheme="minorHAnsi" w:hAnsiTheme="minorHAnsi" w:cstheme="minorHAnsi"/>
                <w:b/>
              </w:rPr>
            </w:pPr>
            <w:r w:rsidRPr="00596925">
              <w:rPr>
                <w:rFonts w:asciiTheme="minorHAnsi" w:hAnsiTheme="minorHAnsi" w:cstheme="minorHAnsi"/>
                <w:b/>
              </w:rPr>
              <w:t>Responsabilità</w:t>
            </w:r>
          </w:p>
        </w:tc>
      </w:tr>
      <w:tr w:rsidR="00192C36" w:rsidRPr="00596925" w14:paraId="64E12749" w14:textId="77777777" w:rsidTr="00A4141D">
        <w:trPr>
          <w:jc w:val="center"/>
        </w:trPr>
        <w:tc>
          <w:tcPr>
            <w:tcW w:w="4111" w:type="dxa"/>
          </w:tcPr>
          <w:p w14:paraId="267DF867" w14:textId="77777777"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Quaderni di laboratorio / fogli di lavoro</w:t>
            </w:r>
          </w:p>
        </w:tc>
        <w:tc>
          <w:tcPr>
            <w:tcW w:w="2976" w:type="dxa"/>
          </w:tcPr>
          <w:p w14:paraId="49AF4203" w14:textId="77777777"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Ultimi 48 mesi</w:t>
            </w:r>
          </w:p>
        </w:tc>
        <w:tc>
          <w:tcPr>
            <w:tcW w:w="1639" w:type="dxa"/>
          </w:tcPr>
          <w:p w14:paraId="63844893" w14:textId="77777777"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RL</w:t>
            </w:r>
          </w:p>
        </w:tc>
      </w:tr>
      <w:tr w:rsidR="00192C36" w:rsidRPr="00596925" w14:paraId="7F762747" w14:textId="77777777" w:rsidTr="00A4141D">
        <w:trPr>
          <w:jc w:val="center"/>
        </w:trPr>
        <w:tc>
          <w:tcPr>
            <w:tcW w:w="4111" w:type="dxa"/>
          </w:tcPr>
          <w:p w14:paraId="2CAD0D56" w14:textId="77777777"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Rapporti di prova</w:t>
            </w:r>
          </w:p>
        </w:tc>
        <w:tc>
          <w:tcPr>
            <w:tcW w:w="2976" w:type="dxa"/>
          </w:tcPr>
          <w:p w14:paraId="05E572B7" w14:textId="77777777"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Ultimi 48 mesi</w:t>
            </w:r>
          </w:p>
        </w:tc>
        <w:tc>
          <w:tcPr>
            <w:tcW w:w="1639" w:type="dxa"/>
          </w:tcPr>
          <w:p w14:paraId="4E6E7B1F" w14:textId="77777777"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RL</w:t>
            </w:r>
          </w:p>
        </w:tc>
      </w:tr>
      <w:tr w:rsidR="00192C36" w:rsidRPr="00596925" w14:paraId="0FB9231C" w14:textId="77777777" w:rsidTr="00A4141D">
        <w:trPr>
          <w:jc w:val="center"/>
        </w:trPr>
        <w:tc>
          <w:tcPr>
            <w:tcW w:w="4111" w:type="dxa"/>
          </w:tcPr>
          <w:p w14:paraId="72CDD8E2" w14:textId="77777777"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Registrazioni delle manutenzioni delle apparecchiature</w:t>
            </w:r>
          </w:p>
        </w:tc>
        <w:tc>
          <w:tcPr>
            <w:tcW w:w="2976" w:type="dxa"/>
          </w:tcPr>
          <w:p w14:paraId="5E064D50" w14:textId="6D25A15B" w:rsidR="00192C36" w:rsidRPr="00596925" w:rsidRDefault="00994E0A" w:rsidP="00A4141D">
            <w:pPr>
              <w:pStyle w:val="testo"/>
              <w:ind w:left="0" w:right="0"/>
              <w:jc w:val="center"/>
              <w:rPr>
                <w:rFonts w:asciiTheme="minorHAnsi" w:hAnsiTheme="minorHAnsi" w:cstheme="minorHAnsi"/>
              </w:rPr>
            </w:pPr>
            <w:r w:rsidRPr="00596925">
              <w:rPr>
                <w:rFonts w:asciiTheme="minorHAnsi" w:hAnsiTheme="minorHAnsi" w:cstheme="minorHAnsi"/>
              </w:rPr>
              <w:t xml:space="preserve">Per l’intera vita operativa dell’apparecchiatura </w:t>
            </w:r>
          </w:p>
        </w:tc>
        <w:tc>
          <w:tcPr>
            <w:tcW w:w="1639" w:type="dxa"/>
          </w:tcPr>
          <w:p w14:paraId="32D0CF9A" w14:textId="77777777"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RL</w:t>
            </w:r>
          </w:p>
        </w:tc>
      </w:tr>
      <w:tr w:rsidR="00192C36" w:rsidRPr="00596925" w14:paraId="75D3052F" w14:textId="77777777" w:rsidTr="00A4141D">
        <w:trPr>
          <w:jc w:val="center"/>
        </w:trPr>
        <w:tc>
          <w:tcPr>
            <w:tcW w:w="4111" w:type="dxa"/>
          </w:tcPr>
          <w:p w14:paraId="4C84ACAF" w14:textId="77777777"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Rapporti di taratura</w:t>
            </w:r>
          </w:p>
          <w:p w14:paraId="18E1824E" w14:textId="77777777"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Certificati di taratura</w:t>
            </w:r>
          </w:p>
        </w:tc>
        <w:tc>
          <w:tcPr>
            <w:tcW w:w="2976" w:type="dxa"/>
          </w:tcPr>
          <w:p w14:paraId="1E509DD0" w14:textId="033FDD3F" w:rsidR="00192C36" w:rsidRPr="00596925" w:rsidRDefault="00994E0A" w:rsidP="00A4141D">
            <w:pPr>
              <w:pStyle w:val="testo"/>
              <w:ind w:left="0" w:right="0"/>
              <w:jc w:val="center"/>
              <w:rPr>
                <w:rFonts w:asciiTheme="minorHAnsi" w:hAnsiTheme="minorHAnsi" w:cstheme="minorHAnsi"/>
              </w:rPr>
            </w:pPr>
            <w:r w:rsidRPr="00596925">
              <w:rPr>
                <w:rFonts w:asciiTheme="minorHAnsi" w:hAnsiTheme="minorHAnsi" w:cstheme="minorHAnsi"/>
              </w:rPr>
              <w:t>Per l’intera vita operativa dell’apparecchiatura</w:t>
            </w:r>
          </w:p>
        </w:tc>
        <w:tc>
          <w:tcPr>
            <w:tcW w:w="1639" w:type="dxa"/>
          </w:tcPr>
          <w:p w14:paraId="15C3063D" w14:textId="77777777"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RL</w:t>
            </w:r>
          </w:p>
        </w:tc>
      </w:tr>
      <w:tr w:rsidR="00192C36" w:rsidRPr="00596925" w14:paraId="5EFB71B5" w14:textId="77777777" w:rsidTr="00A4141D">
        <w:trPr>
          <w:jc w:val="center"/>
        </w:trPr>
        <w:tc>
          <w:tcPr>
            <w:tcW w:w="4111" w:type="dxa"/>
          </w:tcPr>
          <w:p w14:paraId="3B7AD0AA" w14:textId="77777777"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Controlli intermedi delle tarature</w:t>
            </w:r>
          </w:p>
        </w:tc>
        <w:tc>
          <w:tcPr>
            <w:tcW w:w="2976" w:type="dxa"/>
          </w:tcPr>
          <w:p w14:paraId="71A3D582" w14:textId="50588B24" w:rsidR="00192C36" w:rsidRPr="00596925" w:rsidRDefault="00994E0A" w:rsidP="00A4141D">
            <w:pPr>
              <w:pStyle w:val="testo"/>
              <w:ind w:left="0" w:right="0"/>
              <w:jc w:val="center"/>
              <w:rPr>
                <w:rFonts w:asciiTheme="minorHAnsi" w:hAnsiTheme="minorHAnsi" w:cstheme="minorHAnsi"/>
              </w:rPr>
            </w:pPr>
            <w:r w:rsidRPr="00596925">
              <w:rPr>
                <w:rFonts w:asciiTheme="minorHAnsi" w:hAnsiTheme="minorHAnsi" w:cstheme="minorHAnsi"/>
              </w:rPr>
              <w:t>Per l’intera vita operativa dell’apparecchiatura</w:t>
            </w:r>
          </w:p>
        </w:tc>
        <w:tc>
          <w:tcPr>
            <w:tcW w:w="1639" w:type="dxa"/>
          </w:tcPr>
          <w:p w14:paraId="3542CE91" w14:textId="77777777"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RL</w:t>
            </w:r>
          </w:p>
        </w:tc>
      </w:tr>
      <w:tr w:rsidR="00192C36" w:rsidRPr="00596925" w14:paraId="424503D5" w14:textId="77777777" w:rsidTr="00A4141D">
        <w:trPr>
          <w:jc w:val="center"/>
        </w:trPr>
        <w:tc>
          <w:tcPr>
            <w:tcW w:w="4111" w:type="dxa"/>
          </w:tcPr>
          <w:p w14:paraId="6F460F35" w14:textId="77777777"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Risultati di controlli qualità delle prove</w:t>
            </w:r>
          </w:p>
        </w:tc>
        <w:tc>
          <w:tcPr>
            <w:tcW w:w="2976" w:type="dxa"/>
          </w:tcPr>
          <w:p w14:paraId="6DC25804" w14:textId="77777777"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Ultimi 48 mesi</w:t>
            </w:r>
          </w:p>
        </w:tc>
        <w:tc>
          <w:tcPr>
            <w:tcW w:w="1639" w:type="dxa"/>
          </w:tcPr>
          <w:p w14:paraId="53B783B8" w14:textId="77777777" w:rsidR="00192C36" w:rsidRPr="00596925" w:rsidRDefault="00192C36" w:rsidP="00A4141D">
            <w:pPr>
              <w:pStyle w:val="testo"/>
              <w:ind w:left="0" w:right="0"/>
              <w:jc w:val="center"/>
              <w:rPr>
                <w:rFonts w:asciiTheme="minorHAnsi" w:hAnsiTheme="minorHAnsi" w:cstheme="minorHAnsi"/>
              </w:rPr>
            </w:pPr>
            <w:r w:rsidRPr="00596925">
              <w:rPr>
                <w:rFonts w:asciiTheme="minorHAnsi" w:hAnsiTheme="minorHAnsi" w:cstheme="minorHAnsi"/>
              </w:rPr>
              <w:t>RL</w:t>
            </w:r>
          </w:p>
        </w:tc>
      </w:tr>
      <w:tr w:rsidR="00C02CF2" w:rsidRPr="00596925" w14:paraId="0D7B8C79" w14:textId="77777777" w:rsidTr="00A4141D">
        <w:trPr>
          <w:jc w:val="center"/>
        </w:trPr>
        <w:tc>
          <w:tcPr>
            <w:tcW w:w="4111" w:type="dxa"/>
          </w:tcPr>
          <w:p w14:paraId="04FD4BDC" w14:textId="079DEECF" w:rsidR="00C02CF2" w:rsidRPr="00596925" w:rsidRDefault="00C02CF2" w:rsidP="00C02CF2">
            <w:pPr>
              <w:pStyle w:val="testo"/>
              <w:ind w:left="0" w:right="0"/>
              <w:jc w:val="center"/>
              <w:rPr>
                <w:rFonts w:asciiTheme="minorHAnsi" w:hAnsiTheme="minorHAnsi" w:cstheme="minorHAnsi"/>
              </w:rPr>
            </w:pPr>
            <w:r w:rsidRPr="00596925">
              <w:rPr>
                <w:rFonts w:asciiTheme="minorHAnsi" w:hAnsiTheme="minorHAnsi" w:cstheme="minorHAnsi"/>
              </w:rPr>
              <w:lastRenderedPageBreak/>
              <w:t>Certificati di analisi per consumabili</w:t>
            </w:r>
          </w:p>
        </w:tc>
        <w:tc>
          <w:tcPr>
            <w:tcW w:w="2976" w:type="dxa"/>
          </w:tcPr>
          <w:p w14:paraId="0453FB2F" w14:textId="3AC11F3D" w:rsidR="00C02CF2" w:rsidRPr="00596925" w:rsidRDefault="00C02CF2" w:rsidP="00C02CF2">
            <w:pPr>
              <w:pStyle w:val="testo"/>
              <w:ind w:left="0" w:right="0"/>
              <w:jc w:val="center"/>
              <w:rPr>
                <w:rFonts w:asciiTheme="minorHAnsi" w:hAnsiTheme="minorHAnsi" w:cstheme="minorHAnsi"/>
              </w:rPr>
            </w:pPr>
            <w:r w:rsidRPr="00596925">
              <w:rPr>
                <w:rFonts w:asciiTheme="minorHAnsi" w:hAnsiTheme="minorHAnsi" w:cstheme="minorHAnsi"/>
              </w:rPr>
              <w:t>Ultimi 48 mesi</w:t>
            </w:r>
          </w:p>
        </w:tc>
        <w:tc>
          <w:tcPr>
            <w:tcW w:w="1639" w:type="dxa"/>
          </w:tcPr>
          <w:p w14:paraId="24D7FFC2" w14:textId="1DD82F52" w:rsidR="00C02CF2" w:rsidRPr="00596925" w:rsidRDefault="00C02CF2" w:rsidP="00C02CF2">
            <w:pPr>
              <w:pStyle w:val="testo"/>
              <w:ind w:left="0" w:right="0"/>
              <w:jc w:val="center"/>
              <w:rPr>
                <w:rFonts w:asciiTheme="minorHAnsi" w:hAnsiTheme="minorHAnsi" w:cstheme="minorHAnsi"/>
              </w:rPr>
            </w:pPr>
            <w:r w:rsidRPr="00596925">
              <w:rPr>
                <w:rFonts w:asciiTheme="minorHAnsi" w:hAnsiTheme="minorHAnsi" w:cstheme="minorHAnsi"/>
              </w:rPr>
              <w:t>RL</w:t>
            </w:r>
          </w:p>
        </w:tc>
      </w:tr>
    </w:tbl>
    <w:p w14:paraId="42B2F7AD" w14:textId="5F90661E" w:rsidR="00C02CF2" w:rsidRPr="00596925" w:rsidRDefault="00C02CF2" w:rsidP="00C93BF0">
      <w:pPr>
        <w:pStyle w:val="testo"/>
        <w:ind w:left="0"/>
        <w:rPr>
          <w:rFonts w:asciiTheme="minorHAnsi" w:hAnsiTheme="minorHAnsi" w:cstheme="minorHAnsi"/>
        </w:rPr>
      </w:pPr>
    </w:p>
    <w:p w14:paraId="4182BE8C" w14:textId="099C0D32" w:rsidR="00B63205" w:rsidRPr="00596925" w:rsidRDefault="00B63205" w:rsidP="00C93BF0">
      <w:pPr>
        <w:pStyle w:val="testo"/>
        <w:ind w:left="0"/>
        <w:rPr>
          <w:rFonts w:asciiTheme="minorHAnsi" w:hAnsiTheme="minorHAnsi" w:cstheme="minorHAnsi"/>
        </w:rPr>
      </w:pPr>
      <w:r w:rsidRPr="00596925">
        <w:rPr>
          <w:rFonts w:asciiTheme="minorHAnsi" w:hAnsiTheme="minorHAnsi" w:cstheme="minorHAnsi"/>
        </w:rPr>
        <w:t>Le registrazioni tecniche permettono l’identificazione di tutte le variabili che hanno influenzato ogni singola prova. Dal rapporto di prova è possibile risalire agli oggetti da sottoporre a prova che sono</w:t>
      </w:r>
      <w:r w:rsidR="0059335D" w:rsidRPr="00596925">
        <w:rPr>
          <w:rFonts w:asciiTheme="minorHAnsi" w:hAnsiTheme="minorHAnsi" w:cstheme="minorHAnsi"/>
        </w:rPr>
        <w:t xml:space="preserve"> stati processati, alle date </w:t>
      </w:r>
      <w:r w:rsidRPr="00596925">
        <w:rPr>
          <w:rFonts w:asciiTheme="minorHAnsi" w:hAnsiTheme="minorHAnsi" w:cstheme="minorHAnsi"/>
        </w:rPr>
        <w:t xml:space="preserve">di accettazione, alle date di esecuzione. </w:t>
      </w:r>
    </w:p>
    <w:p w14:paraId="0A0726B5" w14:textId="71FC1CCC" w:rsidR="00C93BF0" w:rsidRPr="00596925" w:rsidRDefault="00B63205" w:rsidP="00C93BF0">
      <w:pPr>
        <w:pStyle w:val="testo"/>
        <w:ind w:left="0"/>
        <w:rPr>
          <w:rFonts w:asciiTheme="minorHAnsi" w:hAnsiTheme="minorHAnsi" w:cstheme="minorHAnsi"/>
        </w:rPr>
      </w:pPr>
      <w:r w:rsidRPr="00596925">
        <w:rPr>
          <w:rFonts w:asciiTheme="minorHAnsi" w:hAnsiTheme="minorHAnsi" w:cstheme="minorHAnsi"/>
        </w:rPr>
        <w:t xml:space="preserve">Queste informazioni permettono di individuare il foglio di lavoro e le relative registrazioni (risultato della prova, calcoli dell’incertezza, personale che ha svolto la prova, particolari </w:t>
      </w:r>
      <w:r w:rsidR="000416DD" w:rsidRPr="00596925">
        <w:rPr>
          <w:rFonts w:asciiTheme="minorHAnsi" w:hAnsiTheme="minorHAnsi" w:cstheme="minorHAnsi"/>
        </w:rPr>
        <w:t>condizioni</w:t>
      </w:r>
      <w:r w:rsidRPr="00596925">
        <w:rPr>
          <w:rFonts w:asciiTheme="minorHAnsi" w:hAnsiTheme="minorHAnsi" w:cstheme="minorHAnsi"/>
        </w:rPr>
        <w:t xml:space="preserve"> ambientali, strumentazione utilizzata</w:t>
      </w:r>
      <w:r w:rsidR="000416DD" w:rsidRPr="00596925">
        <w:rPr>
          <w:rFonts w:asciiTheme="minorHAnsi" w:hAnsiTheme="minorHAnsi" w:cstheme="minorHAnsi"/>
        </w:rPr>
        <w:t>, controlli effettuati e relativi esiti, materiali di riferimento o di riferimento certificati usati</w:t>
      </w:r>
      <w:r w:rsidRPr="00596925">
        <w:rPr>
          <w:rFonts w:asciiTheme="minorHAnsi" w:hAnsiTheme="minorHAnsi" w:cstheme="minorHAnsi"/>
        </w:rPr>
        <w:t xml:space="preserve">). </w:t>
      </w:r>
    </w:p>
    <w:p w14:paraId="32EE012D" w14:textId="6EAE041D" w:rsidR="00B63205" w:rsidRPr="00596925" w:rsidRDefault="00B63205" w:rsidP="00C93BF0">
      <w:pPr>
        <w:pStyle w:val="testo"/>
        <w:ind w:left="0"/>
        <w:rPr>
          <w:rFonts w:asciiTheme="minorHAnsi" w:hAnsiTheme="minorHAnsi" w:cstheme="minorHAnsi"/>
        </w:rPr>
      </w:pPr>
      <w:r w:rsidRPr="00596925">
        <w:rPr>
          <w:rFonts w:asciiTheme="minorHAnsi" w:hAnsiTheme="minorHAnsi" w:cstheme="minorHAnsi"/>
        </w:rPr>
        <w:t>I dati, i calcoli eseguiti ed eventuali osservazioni relative a speci</w:t>
      </w:r>
      <w:r w:rsidR="00434071" w:rsidRPr="00596925">
        <w:rPr>
          <w:rFonts w:asciiTheme="minorHAnsi" w:hAnsiTheme="minorHAnsi" w:cstheme="minorHAnsi"/>
        </w:rPr>
        <w:t>fiche operazioni sono registrati</w:t>
      </w:r>
      <w:r w:rsidRPr="00596925">
        <w:rPr>
          <w:rFonts w:asciiTheme="minorHAnsi" w:hAnsiTheme="minorHAnsi" w:cstheme="minorHAnsi"/>
        </w:rPr>
        <w:t xml:space="preserve"> al momento in cui sono eseguiti sul foglio di lavoro</w:t>
      </w:r>
      <w:r w:rsidR="0059335D" w:rsidRPr="00596925">
        <w:rPr>
          <w:rFonts w:asciiTheme="minorHAnsi" w:hAnsiTheme="minorHAnsi" w:cstheme="minorHAnsi"/>
        </w:rPr>
        <w:t xml:space="preserve"> direttamente dal tecnico esecutore, datando e firmando quanto inserito</w:t>
      </w:r>
      <w:r w:rsidRPr="00596925">
        <w:rPr>
          <w:rFonts w:asciiTheme="minorHAnsi" w:hAnsiTheme="minorHAnsi" w:cstheme="minorHAnsi"/>
        </w:rPr>
        <w:t>.</w:t>
      </w:r>
      <w:r w:rsidR="001B33FD" w:rsidRPr="00596925">
        <w:rPr>
          <w:rFonts w:asciiTheme="minorHAnsi" w:hAnsiTheme="minorHAnsi" w:cstheme="minorHAnsi"/>
        </w:rPr>
        <w:t xml:space="preserve"> </w:t>
      </w:r>
      <w:r w:rsidR="00213598" w:rsidRPr="00596925">
        <w:rPr>
          <w:rFonts w:asciiTheme="minorHAnsi" w:hAnsiTheme="minorHAnsi" w:cstheme="minorHAnsi"/>
        </w:rPr>
        <w:t xml:space="preserve">Una volta effettuate e concluse le prove, RL verifica la correttezza delle registrazioni prodotte dai tecnici di laboratorio firmando ogni singolo foglio di lavoro messo in produzione giornalmente. Il tecnico di laboratorio procede dunque inserendo i risultati delle prove nel </w:t>
      </w:r>
      <w:r w:rsidR="008B4478" w:rsidRPr="00596925">
        <w:rPr>
          <w:rFonts w:asciiTheme="minorHAnsi" w:hAnsiTheme="minorHAnsi" w:cstheme="minorHAnsi"/>
        </w:rPr>
        <w:t>software gestionale</w:t>
      </w:r>
      <w:r w:rsidR="00213598" w:rsidRPr="00596925">
        <w:rPr>
          <w:rFonts w:asciiTheme="minorHAnsi" w:hAnsiTheme="minorHAnsi" w:cstheme="minorHAnsi"/>
        </w:rPr>
        <w:t>. RL/RQL successivamente effettua</w:t>
      </w:r>
      <w:r w:rsidR="009C3E6C" w:rsidRPr="00596925">
        <w:rPr>
          <w:rFonts w:asciiTheme="minorHAnsi" w:hAnsiTheme="minorHAnsi" w:cstheme="minorHAnsi"/>
        </w:rPr>
        <w:t>no</w:t>
      </w:r>
      <w:r w:rsidR="00213598" w:rsidRPr="00596925">
        <w:rPr>
          <w:rFonts w:asciiTheme="minorHAnsi" w:hAnsiTheme="minorHAnsi" w:cstheme="minorHAnsi"/>
        </w:rPr>
        <w:t xml:space="preserve"> la verifica e l’approvazione dei risultati immessi al fine di chiudere il ciclo di produzione di ogni campione processato analiticamente dal laboratorio</w:t>
      </w:r>
      <w:r w:rsidR="009C3E6C" w:rsidRPr="00596925">
        <w:rPr>
          <w:rFonts w:asciiTheme="minorHAnsi" w:hAnsiTheme="minorHAnsi" w:cstheme="minorHAnsi"/>
        </w:rPr>
        <w:t>, a seguire vengono stampati e firmati da RL/</w:t>
      </w:r>
      <w:r w:rsidR="00A827C0" w:rsidRPr="00596925">
        <w:rPr>
          <w:rFonts w:asciiTheme="minorHAnsi" w:hAnsiTheme="minorHAnsi" w:cstheme="minorHAnsi"/>
        </w:rPr>
        <w:t>TEC</w:t>
      </w:r>
      <w:r w:rsidR="0072617E" w:rsidRPr="00596925">
        <w:rPr>
          <w:rFonts w:asciiTheme="minorHAnsi" w:hAnsiTheme="minorHAnsi" w:cstheme="minorHAnsi"/>
        </w:rPr>
        <w:t xml:space="preserve"> (sostituto)</w:t>
      </w:r>
      <w:r w:rsidR="009C3E6C" w:rsidRPr="00596925">
        <w:rPr>
          <w:rFonts w:asciiTheme="minorHAnsi" w:hAnsiTheme="minorHAnsi" w:cstheme="minorHAnsi"/>
        </w:rPr>
        <w:t xml:space="preserve"> i relativi rapporti di prova</w:t>
      </w:r>
      <w:r w:rsidR="00213598" w:rsidRPr="00596925">
        <w:rPr>
          <w:rFonts w:asciiTheme="minorHAnsi" w:hAnsiTheme="minorHAnsi" w:cstheme="minorHAnsi"/>
        </w:rPr>
        <w:t>.</w:t>
      </w:r>
    </w:p>
    <w:p w14:paraId="1F665045" w14:textId="77777777" w:rsidR="00911C4B" w:rsidRPr="00596925" w:rsidRDefault="00911C4B" w:rsidP="00C93BF0">
      <w:pPr>
        <w:pStyle w:val="testo"/>
        <w:ind w:left="0"/>
        <w:rPr>
          <w:rFonts w:asciiTheme="minorHAnsi" w:hAnsiTheme="minorHAnsi" w:cstheme="minorHAnsi"/>
        </w:rPr>
      </w:pPr>
    </w:p>
    <w:p w14:paraId="6FAFE945" w14:textId="78A5CE46" w:rsidR="00B63205" w:rsidRPr="00596925" w:rsidRDefault="00B63205" w:rsidP="00C93BF0">
      <w:pPr>
        <w:pStyle w:val="testo"/>
        <w:ind w:left="0"/>
        <w:rPr>
          <w:rFonts w:asciiTheme="minorHAnsi" w:hAnsiTheme="minorHAnsi" w:cstheme="minorHAnsi"/>
        </w:rPr>
      </w:pPr>
      <w:r w:rsidRPr="00596925">
        <w:rPr>
          <w:rFonts w:asciiTheme="minorHAnsi" w:hAnsiTheme="minorHAnsi" w:cstheme="minorHAnsi"/>
        </w:rPr>
        <w:t xml:space="preserve">Sulla base della data di esecuzione della prova è possibile rintracciare le attrezzature di misura utilizzati, il loro stato di conferma metrologica, i reagenti ed il materiale di riferimento, i risultati dei controlli qualità. </w:t>
      </w:r>
    </w:p>
    <w:p w14:paraId="5014BB05" w14:textId="0425B5F2" w:rsidR="00B63205" w:rsidRPr="00596925" w:rsidRDefault="00B63205" w:rsidP="00882BF2">
      <w:pPr>
        <w:pStyle w:val="testo"/>
        <w:ind w:left="0"/>
        <w:rPr>
          <w:rFonts w:asciiTheme="minorHAnsi" w:hAnsiTheme="minorHAnsi" w:cstheme="minorHAnsi"/>
        </w:rPr>
      </w:pPr>
      <w:r w:rsidRPr="00596925">
        <w:rPr>
          <w:rFonts w:asciiTheme="minorHAnsi" w:hAnsiTheme="minorHAnsi" w:cstheme="minorHAnsi"/>
        </w:rPr>
        <w:t>Nelle registrazioni cartacee, in caso di errori, la parte errata non viene cancellata, bensì barrata e corretta a lato, avendo cura di riportare anche la firma del responsabile della correzione e la data; nel caso di correzione di dati quando la motivazione non è evidente viene specificata.</w:t>
      </w:r>
    </w:p>
    <w:p w14:paraId="0E0A1534" w14:textId="1A501460" w:rsidR="00DC0E64" w:rsidRPr="00596925" w:rsidRDefault="00434071" w:rsidP="00882BF2">
      <w:pPr>
        <w:pStyle w:val="testo"/>
        <w:ind w:left="0"/>
        <w:rPr>
          <w:rFonts w:asciiTheme="minorHAnsi" w:hAnsiTheme="minorHAnsi" w:cstheme="minorHAnsi"/>
        </w:rPr>
      </w:pPr>
      <w:r w:rsidRPr="00596925">
        <w:rPr>
          <w:rFonts w:asciiTheme="minorHAnsi" w:hAnsiTheme="minorHAnsi" w:cstheme="minorHAnsi"/>
        </w:rPr>
        <w:t xml:space="preserve">Le eventuali modifiche alle registrazioni informatiche vengono tracciate tramite strumenti di controllo propri di </w:t>
      </w:r>
      <w:r w:rsidRPr="00596925">
        <w:rPr>
          <w:rFonts w:asciiTheme="minorHAnsi" w:hAnsiTheme="minorHAnsi" w:cstheme="minorHAnsi"/>
          <w:i/>
        </w:rPr>
        <w:t>Windows Office</w:t>
      </w:r>
      <w:r w:rsidRPr="00596925">
        <w:rPr>
          <w:rFonts w:asciiTheme="minorHAnsi" w:hAnsiTheme="minorHAnsi" w:cstheme="minorHAnsi"/>
        </w:rPr>
        <w:t xml:space="preserve"> (funzione revisione) o tramite registrazione </w:t>
      </w:r>
      <w:r w:rsidRPr="00D34930">
        <w:rPr>
          <w:rFonts w:asciiTheme="minorHAnsi" w:hAnsiTheme="minorHAnsi" w:cstheme="minorHAnsi"/>
        </w:rPr>
        <w:t xml:space="preserve">dei </w:t>
      </w:r>
      <w:r w:rsidRPr="00D34930">
        <w:rPr>
          <w:rFonts w:asciiTheme="minorHAnsi" w:hAnsiTheme="minorHAnsi" w:cstheme="minorHAnsi"/>
          <w:i/>
        </w:rPr>
        <w:t>log</w:t>
      </w:r>
      <w:r w:rsidRPr="00D34930">
        <w:rPr>
          <w:rFonts w:asciiTheme="minorHAnsi" w:hAnsiTheme="minorHAnsi" w:cstheme="minorHAnsi"/>
        </w:rPr>
        <w:t xml:space="preserve"> nel </w:t>
      </w:r>
      <w:r w:rsidR="008B4478" w:rsidRPr="00D34930">
        <w:rPr>
          <w:rFonts w:asciiTheme="minorHAnsi" w:hAnsiTheme="minorHAnsi" w:cstheme="minorHAnsi"/>
        </w:rPr>
        <w:t>software</w:t>
      </w:r>
      <w:r w:rsidR="00B63205" w:rsidRPr="00596925">
        <w:rPr>
          <w:rFonts w:asciiTheme="minorHAnsi" w:hAnsiTheme="minorHAnsi" w:cstheme="minorHAnsi"/>
        </w:rPr>
        <w:t>.</w:t>
      </w:r>
      <w:r w:rsidR="00DC0E64" w:rsidRPr="00596925">
        <w:rPr>
          <w:rFonts w:asciiTheme="minorHAnsi" w:hAnsiTheme="minorHAnsi" w:cstheme="minorHAnsi"/>
        </w:rPr>
        <w:t xml:space="preserve"> Nel </w:t>
      </w:r>
      <w:r w:rsidRPr="00596925">
        <w:rPr>
          <w:rFonts w:asciiTheme="minorHAnsi" w:hAnsiTheme="minorHAnsi" w:cstheme="minorHAnsi"/>
        </w:rPr>
        <w:t>caso di inserimento di un contenuto</w:t>
      </w:r>
      <w:r w:rsidR="00DC0E64" w:rsidRPr="00596925">
        <w:rPr>
          <w:rFonts w:asciiTheme="minorHAnsi" w:hAnsiTheme="minorHAnsi" w:cstheme="minorHAnsi"/>
        </w:rPr>
        <w:t xml:space="preserve"> errato (es: dato grezzo, </w:t>
      </w:r>
      <w:r w:rsidRPr="00596925">
        <w:rPr>
          <w:rFonts w:asciiTheme="minorHAnsi" w:hAnsiTheme="minorHAnsi" w:cstheme="minorHAnsi"/>
        </w:rPr>
        <w:t>informazione</w:t>
      </w:r>
      <w:r w:rsidR="00DC0E64" w:rsidRPr="00596925">
        <w:rPr>
          <w:rFonts w:asciiTheme="minorHAnsi" w:hAnsiTheme="minorHAnsi" w:cstheme="minorHAnsi"/>
        </w:rPr>
        <w:t xml:space="preserve"> da elaborare, formula di calcolo, etc.) in un file </w:t>
      </w:r>
      <w:r w:rsidRPr="00596925">
        <w:rPr>
          <w:rFonts w:asciiTheme="minorHAnsi" w:hAnsiTheme="minorHAnsi" w:cstheme="minorHAnsi"/>
          <w:i/>
        </w:rPr>
        <w:t>Excel</w:t>
      </w:r>
      <w:r w:rsidRPr="00596925">
        <w:rPr>
          <w:rFonts w:asciiTheme="minorHAnsi" w:hAnsiTheme="minorHAnsi" w:cstheme="minorHAnsi"/>
        </w:rPr>
        <w:t xml:space="preserve"> </w:t>
      </w:r>
      <w:r w:rsidR="00DC0E64" w:rsidRPr="00596925">
        <w:rPr>
          <w:rFonts w:asciiTheme="minorHAnsi" w:hAnsiTheme="minorHAnsi" w:cstheme="minorHAnsi"/>
        </w:rPr>
        <w:t>(foglio di calcolo) occorre procedere come di seguito</w:t>
      </w:r>
      <w:r w:rsidRPr="00596925">
        <w:rPr>
          <w:rFonts w:asciiTheme="minorHAnsi" w:hAnsiTheme="minorHAnsi" w:cstheme="minorHAnsi"/>
        </w:rPr>
        <w:t xml:space="preserve"> esposto</w:t>
      </w:r>
      <w:r w:rsidR="00DC0E64" w:rsidRPr="00596925">
        <w:rPr>
          <w:rFonts w:asciiTheme="minorHAnsi" w:hAnsiTheme="minorHAnsi" w:cstheme="minorHAnsi"/>
        </w:rPr>
        <w:t>:</w:t>
      </w:r>
    </w:p>
    <w:p w14:paraId="2D2C43C5" w14:textId="77777777" w:rsidR="00DC0E64" w:rsidRPr="00596925" w:rsidRDefault="00DC0E64" w:rsidP="00882BF2">
      <w:pPr>
        <w:pStyle w:val="testo"/>
        <w:ind w:left="0"/>
        <w:rPr>
          <w:rFonts w:asciiTheme="minorHAnsi" w:hAnsiTheme="minorHAnsi" w:cstheme="minorHAnsi"/>
        </w:rPr>
      </w:pPr>
    </w:p>
    <w:p w14:paraId="61D3337E" w14:textId="1674053E" w:rsidR="00DC0E64" w:rsidRPr="00596925" w:rsidRDefault="00DC0E64" w:rsidP="00EE5563">
      <w:pPr>
        <w:pStyle w:val="testo"/>
        <w:numPr>
          <w:ilvl w:val="0"/>
          <w:numId w:val="10"/>
        </w:numPr>
        <w:rPr>
          <w:rFonts w:asciiTheme="minorHAnsi" w:hAnsiTheme="minorHAnsi" w:cstheme="minorHAnsi"/>
        </w:rPr>
      </w:pPr>
      <w:r w:rsidRPr="00596925">
        <w:rPr>
          <w:rFonts w:asciiTheme="minorHAnsi" w:hAnsiTheme="minorHAnsi" w:cstheme="minorHAnsi"/>
        </w:rPr>
        <w:t>Copiare e rinominare il file originale in modo tale da identificare chiaramente il</w:t>
      </w:r>
      <w:r w:rsidR="00096C53" w:rsidRPr="00596925">
        <w:rPr>
          <w:rFonts w:asciiTheme="minorHAnsi" w:hAnsiTheme="minorHAnsi" w:cstheme="minorHAnsi"/>
        </w:rPr>
        <w:t xml:space="preserve"> nome del</w:t>
      </w:r>
      <w:r w:rsidRPr="00596925">
        <w:rPr>
          <w:rFonts w:asciiTheme="minorHAnsi" w:hAnsiTheme="minorHAnsi" w:cstheme="minorHAnsi"/>
        </w:rPr>
        <w:t xml:space="preserve"> file </w:t>
      </w:r>
      <w:r w:rsidR="00096C53" w:rsidRPr="00596925">
        <w:rPr>
          <w:rFonts w:asciiTheme="minorHAnsi" w:hAnsiTheme="minorHAnsi" w:cstheme="minorHAnsi"/>
        </w:rPr>
        <w:t>come _ERRATO</w:t>
      </w:r>
      <w:r w:rsidRPr="00596925">
        <w:rPr>
          <w:rFonts w:asciiTheme="minorHAnsi" w:hAnsiTheme="minorHAnsi" w:cstheme="minorHAnsi"/>
        </w:rPr>
        <w:t>;</w:t>
      </w:r>
    </w:p>
    <w:p w14:paraId="60D1923D" w14:textId="1CB32D35" w:rsidR="00DC0E64" w:rsidRPr="00596925" w:rsidRDefault="00DC0E64" w:rsidP="00EE5563">
      <w:pPr>
        <w:pStyle w:val="testo"/>
        <w:numPr>
          <w:ilvl w:val="0"/>
          <w:numId w:val="10"/>
        </w:numPr>
        <w:rPr>
          <w:rFonts w:asciiTheme="minorHAnsi" w:hAnsiTheme="minorHAnsi" w:cstheme="minorHAnsi"/>
        </w:rPr>
      </w:pPr>
      <w:r w:rsidRPr="00596925">
        <w:rPr>
          <w:rFonts w:asciiTheme="minorHAnsi" w:hAnsiTheme="minorHAnsi" w:cstheme="minorHAnsi"/>
        </w:rPr>
        <w:t>Aprire una copia del file errato;</w:t>
      </w:r>
    </w:p>
    <w:p w14:paraId="65F90149" w14:textId="3EFA5D49" w:rsidR="00DC0E64" w:rsidRPr="00596925" w:rsidRDefault="00096C53" w:rsidP="00EE5563">
      <w:pPr>
        <w:pStyle w:val="testo"/>
        <w:numPr>
          <w:ilvl w:val="0"/>
          <w:numId w:val="10"/>
        </w:numPr>
        <w:rPr>
          <w:rFonts w:asciiTheme="minorHAnsi" w:hAnsiTheme="minorHAnsi" w:cstheme="minorHAnsi"/>
        </w:rPr>
      </w:pPr>
      <w:r w:rsidRPr="00596925">
        <w:rPr>
          <w:rFonts w:asciiTheme="minorHAnsi" w:hAnsiTheme="minorHAnsi" w:cstheme="minorHAnsi"/>
        </w:rPr>
        <w:t>Barrare il contenuto errato originale, come per le registrazioni cartacee, scrivere il nuovo contenuto indicando data, operatore e motivo della modifica;</w:t>
      </w:r>
    </w:p>
    <w:p w14:paraId="7EF2AD96" w14:textId="7BF9E21A" w:rsidR="00096C53" w:rsidRPr="00596925" w:rsidRDefault="00096C53" w:rsidP="00EE5563">
      <w:pPr>
        <w:pStyle w:val="testo"/>
        <w:numPr>
          <w:ilvl w:val="0"/>
          <w:numId w:val="10"/>
        </w:numPr>
        <w:rPr>
          <w:rFonts w:asciiTheme="minorHAnsi" w:hAnsiTheme="minorHAnsi" w:cstheme="minorHAnsi"/>
        </w:rPr>
      </w:pPr>
      <w:r w:rsidRPr="00596925">
        <w:rPr>
          <w:rFonts w:asciiTheme="minorHAnsi" w:hAnsiTheme="minorHAnsi" w:cstheme="minorHAnsi"/>
        </w:rPr>
        <w:t xml:space="preserve">Salvare con nome indicando nel nome file la dicitura _CORRETTO. </w:t>
      </w:r>
    </w:p>
    <w:p w14:paraId="0A0CD5AC" w14:textId="77777777" w:rsidR="00DC0E64" w:rsidRPr="00596925" w:rsidRDefault="00DC0E64" w:rsidP="00DC0E64">
      <w:pPr>
        <w:pStyle w:val="testo"/>
        <w:ind w:left="0"/>
        <w:rPr>
          <w:rFonts w:asciiTheme="minorHAnsi" w:hAnsiTheme="minorHAnsi" w:cstheme="minorHAnsi"/>
        </w:rPr>
      </w:pPr>
    </w:p>
    <w:p w14:paraId="325605E6" w14:textId="1A72C1F8" w:rsidR="00984CA7" w:rsidRPr="00596925" w:rsidRDefault="00DC0E64" w:rsidP="00984CA7">
      <w:pPr>
        <w:pStyle w:val="testo"/>
        <w:ind w:left="0"/>
        <w:rPr>
          <w:rFonts w:asciiTheme="minorHAnsi" w:hAnsiTheme="minorHAnsi" w:cstheme="minorHAnsi"/>
        </w:rPr>
      </w:pPr>
      <w:r w:rsidRPr="00596925">
        <w:rPr>
          <w:rFonts w:asciiTheme="minorHAnsi" w:hAnsiTheme="minorHAnsi" w:cstheme="minorHAnsi"/>
        </w:rPr>
        <w:t xml:space="preserve">Le mail contenenti informazioni, accordi, decisioni o qualunque altro tipo di informazione tecnica relativa alle attività di laboratorio vengono gestite come registrazioni informatiche. </w:t>
      </w:r>
    </w:p>
    <w:p w14:paraId="39604C13" w14:textId="0BA90B1C" w:rsidR="00E4596F" w:rsidRPr="00596925" w:rsidRDefault="00E4596F" w:rsidP="00984CA7">
      <w:pPr>
        <w:pStyle w:val="testo"/>
        <w:ind w:left="0"/>
        <w:rPr>
          <w:rFonts w:asciiTheme="minorHAnsi" w:hAnsiTheme="minorHAnsi" w:cstheme="minorHAnsi"/>
        </w:rPr>
      </w:pPr>
      <w:r w:rsidRPr="00596925">
        <w:rPr>
          <w:rFonts w:asciiTheme="minorHAnsi" w:hAnsiTheme="minorHAnsi" w:cstheme="minorHAnsi"/>
        </w:rPr>
        <w:t>Le registrazioni tecniche</w:t>
      </w:r>
      <w:r w:rsidR="00C02CF2" w:rsidRPr="00596925">
        <w:rPr>
          <w:rFonts w:asciiTheme="minorHAnsi" w:hAnsiTheme="minorHAnsi" w:cstheme="minorHAnsi"/>
        </w:rPr>
        <w:t xml:space="preserve"> </w:t>
      </w:r>
      <w:r w:rsidR="00911C4B" w:rsidRPr="00596925">
        <w:rPr>
          <w:rFonts w:asciiTheme="minorHAnsi" w:hAnsiTheme="minorHAnsi" w:cstheme="minorHAnsi"/>
        </w:rPr>
        <w:t>presenti nella</w:t>
      </w:r>
      <w:r w:rsidR="00C02CF2" w:rsidRPr="00596925">
        <w:rPr>
          <w:rFonts w:asciiTheme="minorHAnsi" w:hAnsiTheme="minorHAnsi" w:cstheme="minorHAnsi"/>
        </w:rPr>
        <w:t xml:space="preserve"> tabella sottostante non sono inserite all’interno dell’elenco documenti esterni </w:t>
      </w:r>
      <w:r w:rsidR="008B4478" w:rsidRPr="00596925">
        <w:rPr>
          <w:rFonts w:asciiTheme="minorHAnsi" w:hAnsiTheme="minorHAnsi" w:cstheme="minorHAnsi"/>
        </w:rPr>
        <w:t>M121</w:t>
      </w:r>
      <w:r w:rsidR="00C02CF2" w:rsidRPr="00596925">
        <w:rPr>
          <w:rFonts w:asciiTheme="minorHAnsi" w:hAnsiTheme="minorHAnsi" w:cstheme="minorHAnsi"/>
        </w:rPr>
        <w:t xml:space="preserve"> ma gestite come registrazioni tecniche cartacee/informatiche</w:t>
      </w:r>
      <w:r w:rsidR="00911C4B" w:rsidRPr="00596925">
        <w:rPr>
          <w:rFonts w:asciiTheme="minorHAnsi" w:hAnsiTheme="minorHAnsi" w:cstheme="minorHAnsi"/>
        </w:rPr>
        <w:t xml:space="preserve"> come di seguito descritto:</w:t>
      </w:r>
    </w:p>
    <w:p w14:paraId="220D3DA1" w14:textId="77777777" w:rsidR="00911C4B" w:rsidRPr="00596925" w:rsidRDefault="00911C4B" w:rsidP="00984CA7">
      <w:pPr>
        <w:pStyle w:val="testo"/>
        <w:ind w:left="0"/>
        <w:rPr>
          <w:rFonts w:asciiTheme="minorHAnsi" w:hAnsiTheme="minorHAnsi" w:cstheme="minorHAnsi"/>
        </w:rPr>
      </w:pPr>
    </w:p>
    <w:tbl>
      <w:tblPr>
        <w:tblStyle w:val="Grigliatabella"/>
        <w:tblW w:w="0" w:type="auto"/>
        <w:tblLook w:val="04A0" w:firstRow="1" w:lastRow="0" w:firstColumn="1" w:lastColumn="0" w:noHBand="0" w:noVBand="1"/>
      </w:tblPr>
      <w:tblGrid>
        <w:gridCol w:w="2972"/>
        <w:gridCol w:w="3095"/>
        <w:gridCol w:w="1788"/>
        <w:gridCol w:w="1767"/>
      </w:tblGrid>
      <w:tr w:rsidR="00C02CF2" w:rsidRPr="00596925" w14:paraId="32DBEC58" w14:textId="77777777" w:rsidTr="00911C4B">
        <w:tc>
          <w:tcPr>
            <w:tcW w:w="2972" w:type="dxa"/>
          </w:tcPr>
          <w:p w14:paraId="4C7B930C" w14:textId="5E6F0C13" w:rsidR="00C02CF2" w:rsidRPr="00596925" w:rsidRDefault="00C02CF2" w:rsidP="00C02CF2">
            <w:pPr>
              <w:pStyle w:val="testo"/>
              <w:ind w:left="0"/>
              <w:rPr>
                <w:rFonts w:asciiTheme="minorHAnsi" w:hAnsiTheme="minorHAnsi" w:cstheme="minorHAnsi"/>
              </w:rPr>
            </w:pPr>
            <w:r w:rsidRPr="00596925">
              <w:rPr>
                <w:rFonts w:asciiTheme="minorHAnsi" w:hAnsiTheme="minorHAnsi" w:cstheme="minorHAnsi"/>
                <w:b/>
              </w:rPr>
              <w:lastRenderedPageBreak/>
              <w:t>Registrazione Tecniche</w:t>
            </w:r>
          </w:p>
        </w:tc>
        <w:tc>
          <w:tcPr>
            <w:tcW w:w="3095" w:type="dxa"/>
          </w:tcPr>
          <w:p w14:paraId="3BC5216E" w14:textId="652F200C" w:rsidR="00C02CF2" w:rsidRPr="00596925" w:rsidRDefault="00C02CF2" w:rsidP="00C02CF2">
            <w:pPr>
              <w:pStyle w:val="testo"/>
              <w:ind w:left="0"/>
              <w:rPr>
                <w:rFonts w:asciiTheme="minorHAnsi" w:hAnsiTheme="minorHAnsi" w:cstheme="minorHAnsi"/>
              </w:rPr>
            </w:pPr>
            <w:r w:rsidRPr="00596925">
              <w:rPr>
                <w:rFonts w:asciiTheme="minorHAnsi" w:hAnsiTheme="minorHAnsi" w:cstheme="minorHAnsi"/>
                <w:b/>
              </w:rPr>
              <w:t>Tempi di conservazione</w:t>
            </w:r>
          </w:p>
        </w:tc>
        <w:tc>
          <w:tcPr>
            <w:tcW w:w="1788" w:type="dxa"/>
          </w:tcPr>
          <w:p w14:paraId="14A04C49" w14:textId="5BED62D2" w:rsidR="00C02CF2" w:rsidRPr="00596925" w:rsidRDefault="00C02CF2" w:rsidP="00C02CF2">
            <w:pPr>
              <w:pStyle w:val="testo"/>
              <w:ind w:left="0"/>
              <w:rPr>
                <w:rFonts w:asciiTheme="minorHAnsi" w:hAnsiTheme="minorHAnsi" w:cstheme="minorHAnsi"/>
              </w:rPr>
            </w:pPr>
            <w:r w:rsidRPr="00596925">
              <w:rPr>
                <w:rFonts w:asciiTheme="minorHAnsi" w:hAnsiTheme="minorHAnsi" w:cstheme="minorHAnsi"/>
                <w:b/>
              </w:rPr>
              <w:t>Responsabilità</w:t>
            </w:r>
          </w:p>
        </w:tc>
        <w:tc>
          <w:tcPr>
            <w:tcW w:w="1767" w:type="dxa"/>
          </w:tcPr>
          <w:p w14:paraId="649B3F65" w14:textId="22540FC7" w:rsidR="00C02CF2" w:rsidRPr="00596925" w:rsidRDefault="00C02CF2" w:rsidP="00C02CF2">
            <w:pPr>
              <w:pStyle w:val="testo"/>
              <w:ind w:left="0"/>
              <w:rPr>
                <w:rFonts w:asciiTheme="minorHAnsi" w:hAnsiTheme="minorHAnsi" w:cstheme="minorHAnsi"/>
                <w:b/>
              </w:rPr>
            </w:pPr>
            <w:r w:rsidRPr="00596925">
              <w:rPr>
                <w:rFonts w:asciiTheme="minorHAnsi" w:hAnsiTheme="minorHAnsi" w:cstheme="minorHAnsi"/>
                <w:b/>
              </w:rPr>
              <w:t>Ubicazione</w:t>
            </w:r>
          </w:p>
        </w:tc>
      </w:tr>
      <w:tr w:rsidR="00C02CF2" w:rsidRPr="00596925" w14:paraId="6EB91F62" w14:textId="77777777" w:rsidTr="00911C4B">
        <w:tc>
          <w:tcPr>
            <w:tcW w:w="2972" w:type="dxa"/>
          </w:tcPr>
          <w:p w14:paraId="6E3333EB" w14:textId="0CCC0D79" w:rsidR="00C02CF2" w:rsidRPr="00596925" w:rsidRDefault="00C02CF2" w:rsidP="00984CA7">
            <w:pPr>
              <w:pStyle w:val="testo"/>
              <w:ind w:left="0"/>
              <w:rPr>
                <w:rFonts w:asciiTheme="minorHAnsi" w:hAnsiTheme="minorHAnsi" w:cstheme="minorHAnsi"/>
              </w:rPr>
            </w:pPr>
            <w:r w:rsidRPr="00596925">
              <w:rPr>
                <w:rFonts w:asciiTheme="minorHAnsi" w:hAnsiTheme="minorHAnsi" w:cstheme="minorHAnsi"/>
              </w:rPr>
              <w:t>Certificati di taratura</w:t>
            </w:r>
          </w:p>
        </w:tc>
        <w:tc>
          <w:tcPr>
            <w:tcW w:w="3095" w:type="dxa"/>
          </w:tcPr>
          <w:p w14:paraId="3D5BAC84" w14:textId="535828CC" w:rsidR="00C02CF2" w:rsidRPr="00596925" w:rsidRDefault="00911C4B" w:rsidP="00984CA7">
            <w:pPr>
              <w:pStyle w:val="testo"/>
              <w:ind w:left="0"/>
              <w:rPr>
                <w:rFonts w:asciiTheme="minorHAnsi" w:hAnsiTheme="minorHAnsi" w:cstheme="minorHAnsi"/>
              </w:rPr>
            </w:pPr>
            <w:r w:rsidRPr="00596925">
              <w:rPr>
                <w:rFonts w:asciiTheme="minorHAnsi" w:hAnsiTheme="minorHAnsi" w:cstheme="minorHAnsi"/>
              </w:rPr>
              <w:t>Per l’intera vita operativa dell’apparecchiatura</w:t>
            </w:r>
          </w:p>
        </w:tc>
        <w:tc>
          <w:tcPr>
            <w:tcW w:w="1788" w:type="dxa"/>
          </w:tcPr>
          <w:p w14:paraId="00F61E65" w14:textId="131CBD45" w:rsidR="00C02CF2" w:rsidRPr="00596925" w:rsidRDefault="00911C4B" w:rsidP="00984CA7">
            <w:pPr>
              <w:pStyle w:val="testo"/>
              <w:ind w:left="0"/>
              <w:rPr>
                <w:rFonts w:asciiTheme="minorHAnsi" w:hAnsiTheme="minorHAnsi" w:cstheme="minorHAnsi"/>
              </w:rPr>
            </w:pPr>
            <w:r w:rsidRPr="00596925">
              <w:rPr>
                <w:rFonts w:asciiTheme="minorHAnsi" w:hAnsiTheme="minorHAnsi" w:cstheme="minorHAnsi"/>
              </w:rPr>
              <w:t>RL</w:t>
            </w:r>
          </w:p>
        </w:tc>
        <w:tc>
          <w:tcPr>
            <w:tcW w:w="1767" w:type="dxa"/>
          </w:tcPr>
          <w:p w14:paraId="7CF8C561" w14:textId="49AEC152" w:rsidR="00C02CF2" w:rsidRPr="00596925" w:rsidRDefault="008B4478" w:rsidP="00984CA7">
            <w:pPr>
              <w:pStyle w:val="testo"/>
              <w:ind w:left="0"/>
              <w:rPr>
                <w:rFonts w:asciiTheme="minorHAnsi" w:hAnsiTheme="minorHAnsi" w:cstheme="minorHAnsi"/>
              </w:rPr>
            </w:pPr>
            <w:r w:rsidRPr="00596925">
              <w:rPr>
                <w:rFonts w:asciiTheme="minorHAnsi" w:hAnsiTheme="minorHAnsi" w:cstheme="minorHAnsi"/>
              </w:rPr>
              <w:t>Server laboratorio</w:t>
            </w:r>
          </w:p>
        </w:tc>
      </w:tr>
      <w:tr w:rsidR="00911C4B" w:rsidRPr="00596925" w14:paraId="3DD07710" w14:textId="77777777" w:rsidTr="00911C4B">
        <w:tc>
          <w:tcPr>
            <w:tcW w:w="2972" w:type="dxa"/>
          </w:tcPr>
          <w:p w14:paraId="3A06BFF7" w14:textId="4F9821DB" w:rsidR="00911C4B" w:rsidRPr="00596925" w:rsidRDefault="00911C4B" w:rsidP="00911C4B">
            <w:pPr>
              <w:pStyle w:val="testo"/>
              <w:ind w:left="0"/>
              <w:rPr>
                <w:rFonts w:asciiTheme="minorHAnsi" w:hAnsiTheme="minorHAnsi" w:cstheme="minorHAnsi"/>
              </w:rPr>
            </w:pPr>
            <w:r w:rsidRPr="00596925">
              <w:rPr>
                <w:rFonts w:asciiTheme="minorHAnsi" w:hAnsiTheme="minorHAnsi" w:cstheme="minorHAnsi"/>
              </w:rPr>
              <w:t>Rapporti di intervento tecnico per apparecchiature</w:t>
            </w:r>
          </w:p>
        </w:tc>
        <w:tc>
          <w:tcPr>
            <w:tcW w:w="3095" w:type="dxa"/>
          </w:tcPr>
          <w:p w14:paraId="2FFF31F6" w14:textId="78220421" w:rsidR="00911C4B" w:rsidRPr="00596925" w:rsidRDefault="00911C4B" w:rsidP="00911C4B">
            <w:pPr>
              <w:pStyle w:val="testo"/>
              <w:ind w:left="0"/>
              <w:rPr>
                <w:rFonts w:asciiTheme="minorHAnsi" w:hAnsiTheme="minorHAnsi" w:cstheme="minorHAnsi"/>
              </w:rPr>
            </w:pPr>
            <w:r w:rsidRPr="00596925">
              <w:rPr>
                <w:rFonts w:asciiTheme="minorHAnsi" w:hAnsiTheme="minorHAnsi" w:cstheme="minorHAnsi"/>
              </w:rPr>
              <w:t>Per l’intera vita operativa dell’apparecchiatura</w:t>
            </w:r>
          </w:p>
        </w:tc>
        <w:tc>
          <w:tcPr>
            <w:tcW w:w="1788" w:type="dxa"/>
          </w:tcPr>
          <w:p w14:paraId="6C2C6BED" w14:textId="729B796F" w:rsidR="00911C4B" w:rsidRPr="00596925" w:rsidRDefault="00911C4B" w:rsidP="00911C4B">
            <w:pPr>
              <w:pStyle w:val="testo"/>
              <w:ind w:left="0"/>
              <w:rPr>
                <w:rFonts w:asciiTheme="minorHAnsi" w:hAnsiTheme="minorHAnsi" w:cstheme="minorHAnsi"/>
              </w:rPr>
            </w:pPr>
            <w:r w:rsidRPr="00596925">
              <w:rPr>
                <w:rFonts w:asciiTheme="minorHAnsi" w:hAnsiTheme="minorHAnsi" w:cstheme="minorHAnsi"/>
              </w:rPr>
              <w:t>RL</w:t>
            </w:r>
          </w:p>
        </w:tc>
        <w:tc>
          <w:tcPr>
            <w:tcW w:w="1767" w:type="dxa"/>
          </w:tcPr>
          <w:p w14:paraId="7F3560D3" w14:textId="1057BF78" w:rsidR="00911C4B" w:rsidRPr="00596925" w:rsidRDefault="008B4478" w:rsidP="00911C4B">
            <w:pPr>
              <w:pStyle w:val="testo"/>
              <w:ind w:left="0"/>
              <w:rPr>
                <w:rFonts w:asciiTheme="minorHAnsi" w:hAnsiTheme="minorHAnsi" w:cstheme="minorHAnsi"/>
              </w:rPr>
            </w:pPr>
            <w:r w:rsidRPr="00596925">
              <w:rPr>
                <w:rFonts w:asciiTheme="minorHAnsi" w:hAnsiTheme="minorHAnsi" w:cstheme="minorHAnsi"/>
              </w:rPr>
              <w:t>Server laboratorio</w:t>
            </w:r>
          </w:p>
        </w:tc>
      </w:tr>
      <w:tr w:rsidR="00911C4B" w:rsidRPr="00596925" w14:paraId="27376ECE" w14:textId="77777777" w:rsidTr="00911C4B">
        <w:tc>
          <w:tcPr>
            <w:tcW w:w="2972" w:type="dxa"/>
          </w:tcPr>
          <w:p w14:paraId="017476C2" w14:textId="601B1421" w:rsidR="00911C4B" w:rsidRPr="00596925" w:rsidRDefault="00911C4B" w:rsidP="00911C4B">
            <w:pPr>
              <w:pStyle w:val="testo"/>
              <w:ind w:left="0"/>
              <w:rPr>
                <w:rFonts w:asciiTheme="minorHAnsi" w:hAnsiTheme="minorHAnsi" w:cstheme="minorHAnsi"/>
              </w:rPr>
            </w:pPr>
            <w:r w:rsidRPr="00596925">
              <w:rPr>
                <w:rFonts w:asciiTheme="minorHAnsi" w:hAnsiTheme="minorHAnsi" w:cstheme="minorHAnsi"/>
              </w:rPr>
              <w:t>Rapporti di confronti interlaboratorio</w:t>
            </w:r>
          </w:p>
        </w:tc>
        <w:tc>
          <w:tcPr>
            <w:tcW w:w="3095" w:type="dxa"/>
          </w:tcPr>
          <w:p w14:paraId="6BFCB110" w14:textId="1E3808D7" w:rsidR="00911C4B" w:rsidRPr="00596925" w:rsidRDefault="00911C4B" w:rsidP="00911C4B">
            <w:pPr>
              <w:pStyle w:val="testo"/>
              <w:ind w:left="0"/>
              <w:rPr>
                <w:rFonts w:asciiTheme="minorHAnsi" w:hAnsiTheme="minorHAnsi" w:cstheme="minorHAnsi"/>
              </w:rPr>
            </w:pPr>
            <w:r w:rsidRPr="00596925">
              <w:rPr>
                <w:rFonts w:asciiTheme="minorHAnsi" w:hAnsiTheme="minorHAnsi" w:cstheme="minorHAnsi"/>
              </w:rPr>
              <w:t>Ultimi 48 mesi</w:t>
            </w:r>
          </w:p>
        </w:tc>
        <w:tc>
          <w:tcPr>
            <w:tcW w:w="1788" w:type="dxa"/>
          </w:tcPr>
          <w:p w14:paraId="5821A2AE" w14:textId="518E8458" w:rsidR="00911C4B" w:rsidRPr="00596925" w:rsidRDefault="00911C4B" w:rsidP="00911C4B">
            <w:pPr>
              <w:pStyle w:val="testo"/>
              <w:ind w:left="0"/>
              <w:rPr>
                <w:rFonts w:asciiTheme="minorHAnsi" w:hAnsiTheme="minorHAnsi" w:cstheme="minorHAnsi"/>
              </w:rPr>
            </w:pPr>
            <w:r w:rsidRPr="00596925">
              <w:rPr>
                <w:rFonts w:asciiTheme="minorHAnsi" w:hAnsiTheme="minorHAnsi" w:cstheme="minorHAnsi"/>
              </w:rPr>
              <w:t>RL</w:t>
            </w:r>
          </w:p>
        </w:tc>
        <w:tc>
          <w:tcPr>
            <w:tcW w:w="1767" w:type="dxa"/>
          </w:tcPr>
          <w:p w14:paraId="1D6AD9EF" w14:textId="1F4B22E8" w:rsidR="00911C4B" w:rsidRPr="00596925" w:rsidRDefault="008B4478" w:rsidP="00911C4B">
            <w:pPr>
              <w:pStyle w:val="testo"/>
              <w:ind w:left="0"/>
              <w:rPr>
                <w:rFonts w:asciiTheme="minorHAnsi" w:hAnsiTheme="minorHAnsi" w:cstheme="minorHAnsi"/>
              </w:rPr>
            </w:pPr>
            <w:r w:rsidRPr="00596925">
              <w:rPr>
                <w:rFonts w:asciiTheme="minorHAnsi" w:hAnsiTheme="minorHAnsi" w:cstheme="minorHAnsi"/>
              </w:rPr>
              <w:t>Server laboratorio</w:t>
            </w:r>
          </w:p>
        </w:tc>
      </w:tr>
      <w:tr w:rsidR="00911C4B" w:rsidRPr="00596925" w14:paraId="3B292F70" w14:textId="77777777" w:rsidTr="00911C4B">
        <w:tc>
          <w:tcPr>
            <w:tcW w:w="2972" w:type="dxa"/>
          </w:tcPr>
          <w:p w14:paraId="14A2AB88" w14:textId="47EC2F26" w:rsidR="00911C4B" w:rsidRPr="00596925" w:rsidRDefault="00911C4B" w:rsidP="00911C4B">
            <w:pPr>
              <w:pStyle w:val="testo"/>
              <w:ind w:left="0"/>
              <w:rPr>
                <w:rFonts w:asciiTheme="minorHAnsi" w:hAnsiTheme="minorHAnsi" w:cstheme="minorHAnsi"/>
              </w:rPr>
            </w:pPr>
            <w:r w:rsidRPr="00596925">
              <w:rPr>
                <w:rFonts w:asciiTheme="minorHAnsi" w:hAnsiTheme="minorHAnsi" w:cstheme="minorHAnsi"/>
              </w:rPr>
              <w:t>Certificati di materiali di riferimento/materiali di riferimento certificati</w:t>
            </w:r>
          </w:p>
        </w:tc>
        <w:tc>
          <w:tcPr>
            <w:tcW w:w="3095" w:type="dxa"/>
          </w:tcPr>
          <w:p w14:paraId="3F9B39F4" w14:textId="4C109E0E" w:rsidR="00911C4B" w:rsidRPr="00596925" w:rsidRDefault="00911C4B" w:rsidP="00911C4B">
            <w:pPr>
              <w:pStyle w:val="testo"/>
              <w:ind w:left="0"/>
              <w:rPr>
                <w:rFonts w:asciiTheme="minorHAnsi" w:hAnsiTheme="minorHAnsi" w:cstheme="minorHAnsi"/>
              </w:rPr>
            </w:pPr>
            <w:r w:rsidRPr="00596925">
              <w:rPr>
                <w:rFonts w:asciiTheme="minorHAnsi" w:hAnsiTheme="minorHAnsi" w:cstheme="minorHAnsi"/>
              </w:rPr>
              <w:t>La durata della validità del MR/CRM + ultimi 48 mesi</w:t>
            </w:r>
          </w:p>
        </w:tc>
        <w:tc>
          <w:tcPr>
            <w:tcW w:w="1788" w:type="dxa"/>
          </w:tcPr>
          <w:p w14:paraId="410B0C4C" w14:textId="637808E5" w:rsidR="00911C4B" w:rsidRPr="00596925" w:rsidRDefault="00911C4B" w:rsidP="00911C4B">
            <w:pPr>
              <w:pStyle w:val="testo"/>
              <w:ind w:left="0"/>
              <w:rPr>
                <w:rFonts w:asciiTheme="minorHAnsi" w:hAnsiTheme="minorHAnsi" w:cstheme="minorHAnsi"/>
              </w:rPr>
            </w:pPr>
            <w:r w:rsidRPr="00596925">
              <w:rPr>
                <w:rFonts w:asciiTheme="minorHAnsi" w:hAnsiTheme="minorHAnsi" w:cstheme="minorHAnsi"/>
              </w:rPr>
              <w:t>RL</w:t>
            </w:r>
          </w:p>
        </w:tc>
        <w:tc>
          <w:tcPr>
            <w:tcW w:w="1767" w:type="dxa"/>
          </w:tcPr>
          <w:p w14:paraId="5FE3A476" w14:textId="702C8582" w:rsidR="00911C4B" w:rsidRPr="00596925" w:rsidRDefault="008B4478" w:rsidP="00911C4B">
            <w:pPr>
              <w:pStyle w:val="testo"/>
              <w:ind w:left="0"/>
              <w:rPr>
                <w:rFonts w:asciiTheme="minorHAnsi" w:hAnsiTheme="minorHAnsi" w:cstheme="minorHAnsi"/>
              </w:rPr>
            </w:pPr>
            <w:r w:rsidRPr="00596925">
              <w:rPr>
                <w:rFonts w:asciiTheme="minorHAnsi" w:hAnsiTheme="minorHAnsi" w:cstheme="minorHAnsi"/>
              </w:rPr>
              <w:t>Server laboratorio</w:t>
            </w:r>
          </w:p>
        </w:tc>
      </w:tr>
      <w:tr w:rsidR="00911C4B" w:rsidRPr="00596925" w14:paraId="7F63CB41" w14:textId="77777777" w:rsidTr="00911C4B">
        <w:tc>
          <w:tcPr>
            <w:tcW w:w="2972" w:type="dxa"/>
          </w:tcPr>
          <w:p w14:paraId="360DBD18" w14:textId="06781E55" w:rsidR="00911C4B" w:rsidRPr="00596925" w:rsidRDefault="00911C4B" w:rsidP="00911C4B">
            <w:pPr>
              <w:pStyle w:val="testo"/>
              <w:ind w:left="0"/>
              <w:rPr>
                <w:rFonts w:asciiTheme="minorHAnsi" w:hAnsiTheme="minorHAnsi" w:cstheme="minorHAnsi"/>
              </w:rPr>
            </w:pPr>
            <w:r w:rsidRPr="00596925">
              <w:rPr>
                <w:rFonts w:asciiTheme="minorHAnsi" w:hAnsiTheme="minorHAnsi" w:cstheme="minorHAnsi"/>
              </w:rPr>
              <w:t>Certificati di analisi per consumabili</w:t>
            </w:r>
          </w:p>
        </w:tc>
        <w:tc>
          <w:tcPr>
            <w:tcW w:w="3095" w:type="dxa"/>
          </w:tcPr>
          <w:p w14:paraId="481C20A7" w14:textId="71AAE72A" w:rsidR="00911C4B" w:rsidRPr="00596925" w:rsidRDefault="00911C4B" w:rsidP="00911C4B">
            <w:pPr>
              <w:pStyle w:val="testo"/>
              <w:ind w:left="0"/>
              <w:rPr>
                <w:rFonts w:asciiTheme="minorHAnsi" w:hAnsiTheme="minorHAnsi" w:cstheme="minorHAnsi"/>
              </w:rPr>
            </w:pPr>
            <w:r w:rsidRPr="00596925">
              <w:rPr>
                <w:rFonts w:asciiTheme="minorHAnsi" w:hAnsiTheme="minorHAnsi" w:cstheme="minorHAnsi"/>
              </w:rPr>
              <w:t>La durata della validità del consumabile + ultimi 48 mesi</w:t>
            </w:r>
          </w:p>
        </w:tc>
        <w:tc>
          <w:tcPr>
            <w:tcW w:w="1788" w:type="dxa"/>
          </w:tcPr>
          <w:p w14:paraId="7A1D85D3" w14:textId="0EFA2CBC" w:rsidR="00911C4B" w:rsidRPr="00596925" w:rsidRDefault="00911C4B" w:rsidP="00911C4B">
            <w:pPr>
              <w:pStyle w:val="testo"/>
              <w:ind w:left="0"/>
              <w:rPr>
                <w:rFonts w:asciiTheme="minorHAnsi" w:hAnsiTheme="minorHAnsi" w:cstheme="minorHAnsi"/>
              </w:rPr>
            </w:pPr>
            <w:r w:rsidRPr="00596925">
              <w:rPr>
                <w:rFonts w:asciiTheme="minorHAnsi" w:hAnsiTheme="minorHAnsi" w:cstheme="minorHAnsi"/>
              </w:rPr>
              <w:t>RL</w:t>
            </w:r>
          </w:p>
        </w:tc>
        <w:tc>
          <w:tcPr>
            <w:tcW w:w="1767" w:type="dxa"/>
          </w:tcPr>
          <w:p w14:paraId="59A3E3B7" w14:textId="73AC1A05" w:rsidR="00911C4B" w:rsidRPr="00596925" w:rsidRDefault="00911C4B" w:rsidP="00911C4B">
            <w:pPr>
              <w:pStyle w:val="testo"/>
              <w:ind w:left="0"/>
              <w:rPr>
                <w:rFonts w:asciiTheme="minorHAnsi" w:hAnsiTheme="minorHAnsi" w:cstheme="minorHAnsi"/>
              </w:rPr>
            </w:pPr>
            <w:r w:rsidRPr="00596925">
              <w:rPr>
                <w:rFonts w:asciiTheme="minorHAnsi" w:hAnsiTheme="minorHAnsi" w:cstheme="minorHAnsi"/>
              </w:rPr>
              <w:t>Registrazione cartacea</w:t>
            </w:r>
          </w:p>
        </w:tc>
      </w:tr>
    </w:tbl>
    <w:p w14:paraId="29687C54" w14:textId="77777777" w:rsidR="00C02CF2" w:rsidRPr="00596925" w:rsidRDefault="00C02CF2" w:rsidP="00984CA7">
      <w:pPr>
        <w:pStyle w:val="testo"/>
        <w:ind w:left="0"/>
        <w:rPr>
          <w:rFonts w:asciiTheme="minorHAnsi" w:hAnsiTheme="minorHAnsi" w:cstheme="minorHAnsi"/>
        </w:rPr>
      </w:pPr>
    </w:p>
    <w:p w14:paraId="27C40604" w14:textId="77777777" w:rsidR="00B63205" w:rsidRPr="00596925" w:rsidRDefault="00B63205" w:rsidP="00B63205">
      <w:pPr>
        <w:rPr>
          <w:rFonts w:asciiTheme="minorHAnsi" w:hAnsiTheme="minorHAnsi" w:cstheme="minorHAnsi"/>
        </w:rPr>
      </w:pPr>
    </w:p>
    <w:p w14:paraId="5459C0B3" w14:textId="28AB0AFD" w:rsidR="0028725B" w:rsidRPr="00596925" w:rsidRDefault="00FA329B" w:rsidP="00D662A0">
      <w:pPr>
        <w:pStyle w:val="Titolo2"/>
        <w:rPr>
          <w:rFonts w:asciiTheme="minorHAnsi" w:hAnsiTheme="minorHAnsi" w:cstheme="minorHAnsi"/>
          <w:color w:val="002060"/>
        </w:rPr>
      </w:pPr>
      <w:bookmarkStart w:id="113" w:name="_Toc169248529"/>
      <w:r w:rsidRPr="00596925">
        <w:rPr>
          <w:rFonts w:asciiTheme="minorHAnsi" w:hAnsiTheme="minorHAnsi" w:cstheme="minorHAnsi"/>
          <w:color w:val="002060"/>
        </w:rPr>
        <w:t>7.6 Valutazione dell’incertezza di misura</w:t>
      </w:r>
      <w:bookmarkEnd w:id="113"/>
      <w:r w:rsidR="00D426AE" w:rsidRPr="00596925">
        <w:rPr>
          <w:rFonts w:asciiTheme="minorHAnsi" w:hAnsiTheme="minorHAnsi" w:cstheme="minorHAnsi"/>
          <w:color w:val="002060"/>
        </w:rPr>
        <w:t xml:space="preserve"> </w:t>
      </w:r>
    </w:p>
    <w:p w14:paraId="1CB47226" w14:textId="77777777" w:rsidR="00802279" w:rsidRPr="00596925" w:rsidRDefault="00802279" w:rsidP="00D662A0">
      <w:pPr>
        <w:pStyle w:val="testo"/>
        <w:ind w:left="0"/>
        <w:rPr>
          <w:rFonts w:asciiTheme="minorHAnsi" w:hAnsiTheme="minorHAnsi" w:cstheme="minorHAnsi"/>
          <w:highlight w:val="yellow"/>
        </w:rPr>
      </w:pPr>
    </w:p>
    <w:p w14:paraId="30229EEC" w14:textId="32CB3474" w:rsidR="002F391E" w:rsidRPr="00596925" w:rsidRDefault="002F391E" w:rsidP="00D662A0">
      <w:pPr>
        <w:pStyle w:val="testo"/>
        <w:ind w:left="0"/>
        <w:rPr>
          <w:rFonts w:asciiTheme="minorHAnsi" w:hAnsiTheme="minorHAnsi" w:cstheme="minorHAnsi"/>
        </w:rPr>
      </w:pPr>
      <w:r w:rsidRPr="00596925">
        <w:rPr>
          <w:rFonts w:asciiTheme="minorHAnsi" w:hAnsiTheme="minorHAnsi" w:cstheme="minorHAnsi"/>
        </w:rPr>
        <w:t>I</w:t>
      </w:r>
      <w:r w:rsidR="00D662A0" w:rsidRPr="00596925">
        <w:rPr>
          <w:rFonts w:asciiTheme="minorHAnsi" w:hAnsiTheme="minorHAnsi" w:cstheme="minorHAnsi"/>
        </w:rPr>
        <w:t>l l</w:t>
      </w:r>
      <w:r w:rsidRPr="00596925">
        <w:rPr>
          <w:rFonts w:asciiTheme="minorHAnsi" w:hAnsiTheme="minorHAnsi" w:cstheme="minorHAnsi"/>
        </w:rPr>
        <w:t>aboratorio ha sviluppato una procedura (</w:t>
      </w:r>
      <w:r w:rsidR="00FC16F3" w:rsidRPr="00596925">
        <w:rPr>
          <w:rFonts w:asciiTheme="minorHAnsi" w:hAnsiTheme="minorHAnsi" w:cstheme="minorHAnsi"/>
        </w:rPr>
        <w:t>PO07</w:t>
      </w:r>
      <w:r w:rsidR="00631741">
        <w:rPr>
          <w:rFonts w:asciiTheme="minorHAnsi" w:hAnsiTheme="minorHAnsi" w:cstheme="minorHAnsi"/>
        </w:rPr>
        <w:t>_</w:t>
      </w:r>
      <w:r w:rsidR="00D662A0" w:rsidRPr="00596925">
        <w:rPr>
          <w:rFonts w:asciiTheme="minorHAnsi" w:hAnsiTheme="minorHAnsi" w:cstheme="minorHAnsi"/>
        </w:rPr>
        <w:t>Valutazione dell’incertezza di misura)</w:t>
      </w:r>
      <w:r w:rsidRPr="00596925">
        <w:rPr>
          <w:rFonts w:asciiTheme="minorHAnsi" w:hAnsiTheme="minorHAnsi" w:cstheme="minorHAnsi"/>
        </w:rPr>
        <w:t xml:space="preserve"> che descrive le modalità per </w:t>
      </w:r>
      <w:r w:rsidR="00D662A0" w:rsidRPr="00596925">
        <w:rPr>
          <w:rFonts w:asciiTheme="minorHAnsi" w:hAnsiTheme="minorHAnsi" w:cstheme="minorHAnsi"/>
        </w:rPr>
        <w:t>valutare</w:t>
      </w:r>
      <w:r w:rsidRPr="00596925">
        <w:rPr>
          <w:rFonts w:asciiTheme="minorHAnsi" w:hAnsiTheme="minorHAnsi" w:cstheme="minorHAnsi"/>
        </w:rPr>
        <w:t xml:space="preserve"> l’incertezza </w:t>
      </w:r>
      <w:r w:rsidR="00D662A0" w:rsidRPr="00596925">
        <w:rPr>
          <w:rFonts w:asciiTheme="minorHAnsi" w:hAnsiTheme="minorHAnsi" w:cstheme="minorHAnsi"/>
        </w:rPr>
        <w:t>di misura</w:t>
      </w:r>
      <w:r w:rsidRPr="00596925">
        <w:rPr>
          <w:rFonts w:asciiTheme="minorHAnsi" w:hAnsiTheme="minorHAnsi" w:cstheme="minorHAnsi"/>
        </w:rPr>
        <w:t xml:space="preserve"> delle prove eseguibili dal laboratorio</w:t>
      </w:r>
      <w:r w:rsidR="00FC16F3" w:rsidRPr="00596925">
        <w:rPr>
          <w:rFonts w:asciiTheme="minorHAnsi" w:hAnsiTheme="minorHAnsi" w:cstheme="minorHAnsi"/>
        </w:rPr>
        <w:t xml:space="preserve"> di tipo qualitativo/quantitativo</w:t>
      </w:r>
      <w:r w:rsidRPr="00596925">
        <w:rPr>
          <w:rFonts w:asciiTheme="minorHAnsi" w:hAnsiTheme="minorHAnsi" w:cstheme="minorHAnsi"/>
        </w:rPr>
        <w:t xml:space="preserve">. </w:t>
      </w:r>
    </w:p>
    <w:p w14:paraId="5DDD136B" w14:textId="77777777" w:rsidR="002F391E" w:rsidRPr="00596925" w:rsidRDefault="002F391E" w:rsidP="002F391E">
      <w:pPr>
        <w:rPr>
          <w:rFonts w:asciiTheme="minorHAnsi" w:hAnsiTheme="minorHAnsi" w:cstheme="minorHAnsi"/>
          <w:color w:val="002060"/>
        </w:rPr>
      </w:pPr>
    </w:p>
    <w:p w14:paraId="58544121" w14:textId="6B113D01" w:rsidR="00A9140F" w:rsidRPr="00596925" w:rsidRDefault="00FA329B" w:rsidP="00A9140F">
      <w:pPr>
        <w:pStyle w:val="Titolo2"/>
        <w:rPr>
          <w:rFonts w:asciiTheme="minorHAnsi" w:hAnsiTheme="minorHAnsi" w:cstheme="minorHAnsi"/>
          <w:color w:val="002060"/>
        </w:rPr>
      </w:pPr>
      <w:bookmarkStart w:id="114" w:name="_Toc169248530"/>
      <w:r w:rsidRPr="00596925">
        <w:rPr>
          <w:rFonts w:asciiTheme="minorHAnsi" w:hAnsiTheme="minorHAnsi" w:cstheme="minorHAnsi"/>
          <w:color w:val="002060"/>
        </w:rPr>
        <w:t>7.7 Assicurazione della validità dei dati</w:t>
      </w:r>
      <w:bookmarkEnd w:id="114"/>
    </w:p>
    <w:p w14:paraId="4588DE59" w14:textId="0F5E3A24" w:rsidR="001D1D07" w:rsidRPr="00596925" w:rsidRDefault="00674835" w:rsidP="00674835">
      <w:pPr>
        <w:pStyle w:val="testo"/>
        <w:ind w:left="0"/>
        <w:rPr>
          <w:rFonts w:asciiTheme="minorHAnsi" w:hAnsiTheme="minorHAnsi" w:cstheme="minorHAnsi"/>
        </w:rPr>
      </w:pPr>
      <w:r w:rsidRPr="00B30587">
        <w:rPr>
          <w:rFonts w:asciiTheme="minorHAnsi" w:hAnsiTheme="minorHAnsi" w:cstheme="minorHAnsi"/>
        </w:rPr>
        <w:t>Il l</w:t>
      </w:r>
      <w:r w:rsidR="001D1D07" w:rsidRPr="00B30587">
        <w:rPr>
          <w:rFonts w:asciiTheme="minorHAnsi" w:hAnsiTheme="minorHAnsi" w:cstheme="minorHAnsi"/>
        </w:rPr>
        <w:t>aboratorio</w:t>
      </w:r>
      <w:r w:rsidR="001D1D07" w:rsidRPr="00596925">
        <w:rPr>
          <w:rFonts w:asciiTheme="minorHAnsi" w:hAnsiTheme="minorHAnsi" w:cstheme="minorHAnsi"/>
        </w:rPr>
        <w:t xml:space="preserve"> applica procedure di controllo interno della qualità dei materiali e delle attività critiche utilizzati nell’esecuzione delle prove come di seguito riportato </w:t>
      </w:r>
      <w:r w:rsidR="00303681" w:rsidRPr="00596925">
        <w:rPr>
          <w:rFonts w:asciiTheme="minorHAnsi" w:hAnsiTheme="minorHAnsi" w:cstheme="minorHAnsi"/>
        </w:rPr>
        <w:t>al fine di assicurare la validità dei dati forniti al cliente</w:t>
      </w:r>
      <w:r w:rsidR="001D1D07" w:rsidRPr="00596925">
        <w:rPr>
          <w:rFonts w:asciiTheme="minorHAnsi" w:hAnsiTheme="minorHAnsi" w:cstheme="minorHAnsi"/>
        </w:rPr>
        <w:t>.</w:t>
      </w:r>
    </w:p>
    <w:p w14:paraId="12C34DDF" w14:textId="2CE92469" w:rsidR="00674835" w:rsidRPr="00596925" w:rsidRDefault="002318BE" w:rsidP="00674835">
      <w:pPr>
        <w:pStyle w:val="testo"/>
        <w:ind w:left="0"/>
        <w:rPr>
          <w:rFonts w:asciiTheme="minorHAnsi" w:hAnsiTheme="minorHAnsi" w:cstheme="minorHAnsi"/>
        </w:rPr>
      </w:pPr>
      <w:r w:rsidRPr="00596925">
        <w:rPr>
          <w:rFonts w:asciiTheme="minorHAnsi" w:hAnsiTheme="minorHAnsi" w:cstheme="minorHAnsi"/>
        </w:rPr>
        <w:t>I C</w:t>
      </w:r>
      <w:r w:rsidR="001D1D07" w:rsidRPr="00596925">
        <w:rPr>
          <w:rFonts w:asciiTheme="minorHAnsi" w:hAnsiTheme="minorHAnsi" w:cstheme="minorHAnsi"/>
        </w:rPr>
        <w:t xml:space="preserve">ontrolli </w:t>
      </w:r>
      <w:r w:rsidRPr="00596925">
        <w:rPr>
          <w:rFonts w:asciiTheme="minorHAnsi" w:hAnsiTheme="minorHAnsi" w:cstheme="minorHAnsi"/>
        </w:rPr>
        <w:t>Q</w:t>
      </w:r>
      <w:r w:rsidR="001D1D07" w:rsidRPr="00596925">
        <w:rPr>
          <w:rFonts w:asciiTheme="minorHAnsi" w:hAnsiTheme="minorHAnsi" w:cstheme="minorHAnsi"/>
        </w:rPr>
        <w:t>ualità</w:t>
      </w:r>
      <w:r w:rsidR="006F20A3" w:rsidRPr="00596925">
        <w:rPr>
          <w:rFonts w:asciiTheme="minorHAnsi" w:hAnsiTheme="minorHAnsi" w:cstheme="minorHAnsi"/>
        </w:rPr>
        <w:t xml:space="preserve"> </w:t>
      </w:r>
      <w:r w:rsidRPr="00596925">
        <w:rPr>
          <w:rFonts w:asciiTheme="minorHAnsi" w:hAnsiTheme="minorHAnsi" w:cstheme="minorHAnsi"/>
        </w:rPr>
        <w:t>I</w:t>
      </w:r>
      <w:r w:rsidR="006F20A3" w:rsidRPr="00596925">
        <w:rPr>
          <w:rFonts w:asciiTheme="minorHAnsi" w:hAnsiTheme="minorHAnsi" w:cstheme="minorHAnsi"/>
        </w:rPr>
        <w:t>nterni</w:t>
      </w:r>
      <w:r w:rsidR="001D1D07" w:rsidRPr="00596925">
        <w:rPr>
          <w:rFonts w:asciiTheme="minorHAnsi" w:hAnsiTheme="minorHAnsi" w:cstheme="minorHAnsi"/>
        </w:rPr>
        <w:t xml:space="preserve"> (CQI) eseguiti presso il laboratorio possono ricondursi alle seguenti categorie:</w:t>
      </w:r>
    </w:p>
    <w:p w14:paraId="1BCE5646" w14:textId="77777777" w:rsidR="001D1D07" w:rsidRPr="00596925" w:rsidRDefault="001D1D07" w:rsidP="00EE5563">
      <w:pPr>
        <w:pStyle w:val="testo"/>
        <w:numPr>
          <w:ilvl w:val="0"/>
          <w:numId w:val="29"/>
        </w:numPr>
        <w:rPr>
          <w:rFonts w:asciiTheme="minorHAnsi" w:hAnsiTheme="minorHAnsi" w:cstheme="minorHAnsi"/>
        </w:rPr>
      </w:pPr>
      <w:r w:rsidRPr="00596925">
        <w:rPr>
          <w:rFonts w:asciiTheme="minorHAnsi" w:hAnsiTheme="minorHAnsi" w:cstheme="minorHAnsi"/>
        </w:rPr>
        <w:t>Prove in doppio;</w:t>
      </w:r>
    </w:p>
    <w:p w14:paraId="55D073C6" w14:textId="5C4805F2" w:rsidR="001D1D07" w:rsidRPr="00596925" w:rsidRDefault="001D1D07" w:rsidP="00EE5563">
      <w:pPr>
        <w:pStyle w:val="testo"/>
        <w:numPr>
          <w:ilvl w:val="0"/>
          <w:numId w:val="29"/>
        </w:numPr>
        <w:rPr>
          <w:rFonts w:asciiTheme="minorHAnsi" w:hAnsiTheme="minorHAnsi" w:cstheme="minorHAnsi"/>
        </w:rPr>
      </w:pPr>
      <w:r w:rsidRPr="00596925">
        <w:rPr>
          <w:rFonts w:asciiTheme="minorHAnsi" w:hAnsiTheme="minorHAnsi" w:cstheme="minorHAnsi"/>
        </w:rPr>
        <w:t>Prove inter</w:t>
      </w:r>
      <w:r w:rsidR="001D52FF" w:rsidRPr="00596925">
        <w:rPr>
          <w:rFonts w:asciiTheme="minorHAnsi" w:hAnsiTheme="minorHAnsi" w:cstheme="minorHAnsi"/>
        </w:rPr>
        <w:t>-</w:t>
      </w:r>
      <w:r w:rsidRPr="00596925">
        <w:rPr>
          <w:rFonts w:asciiTheme="minorHAnsi" w:hAnsiTheme="minorHAnsi" w:cstheme="minorHAnsi"/>
        </w:rPr>
        <w:t>laboratorio;</w:t>
      </w:r>
    </w:p>
    <w:p w14:paraId="3348EA7A" w14:textId="4E7E9E73" w:rsidR="00674835" w:rsidRPr="00596925" w:rsidRDefault="001D1D07" w:rsidP="00EE5563">
      <w:pPr>
        <w:pStyle w:val="testo"/>
        <w:numPr>
          <w:ilvl w:val="0"/>
          <w:numId w:val="29"/>
        </w:numPr>
        <w:rPr>
          <w:rFonts w:asciiTheme="minorHAnsi" w:hAnsiTheme="minorHAnsi" w:cstheme="minorHAnsi"/>
        </w:rPr>
      </w:pPr>
      <w:r w:rsidRPr="00596925">
        <w:rPr>
          <w:rFonts w:asciiTheme="minorHAnsi" w:hAnsiTheme="minorHAnsi" w:cstheme="minorHAnsi"/>
        </w:rPr>
        <w:t>Uso di controlli di qualità a valore noto (materiali di riferimento).</w:t>
      </w:r>
    </w:p>
    <w:p w14:paraId="6B68E708" w14:textId="77777777" w:rsidR="002318BE" w:rsidRPr="00596925" w:rsidRDefault="002318BE" w:rsidP="002318BE">
      <w:pPr>
        <w:pStyle w:val="testo"/>
        <w:ind w:left="1211"/>
        <w:rPr>
          <w:rFonts w:asciiTheme="minorHAnsi" w:hAnsiTheme="minorHAnsi" w:cstheme="minorHAnsi"/>
        </w:rPr>
      </w:pPr>
    </w:p>
    <w:p w14:paraId="7E2D0D36" w14:textId="0D1AF67C" w:rsidR="000C1A8D" w:rsidRPr="00596925" w:rsidRDefault="001D1D07" w:rsidP="000C1A8D">
      <w:pPr>
        <w:pStyle w:val="testo"/>
        <w:ind w:left="0"/>
        <w:rPr>
          <w:rFonts w:asciiTheme="minorHAnsi" w:hAnsiTheme="minorHAnsi" w:cstheme="minorHAnsi"/>
        </w:rPr>
      </w:pPr>
      <w:r w:rsidRPr="00596925">
        <w:rPr>
          <w:rFonts w:asciiTheme="minorHAnsi" w:hAnsiTheme="minorHAnsi" w:cstheme="minorHAnsi"/>
        </w:rPr>
        <w:t xml:space="preserve">Le attività di controllo qualità vengono pianificate </w:t>
      </w:r>
      <w:r w:rsidR="00487373" w:rsidRPr="00596925">
        <w:rPr>
          <w:rFonts w:asciiTheme="minorHAnsi" w:hAnsiTheme="minorHAnsi" w:cstheme="minorHAnsi"/>
        </w:rPr>
        <w:t>ne</w:t>
      </w:r>
      <w:r w:rsidR="00FC16F3" w:rsidRPr="00596925">
        <w:rPr>
          <w:rFonts w:asciiTheme="minorHAnsi" w:hAnsiTheme="minorHAnsi" w:cstheme="minorHAnsi"/>
        </w:rPr>
        <w:t>l</w:t>
      </w:r>
      <w:r w:rsidRPr="00596925">
        <w:rPr>
          <w:rFonts w:asciiTheme="minorHAnsi" w:hAnsiTheme="minorHAnsi" w:cstheme="minorHAnsi"/>
        </w:rPr>
        <w:t xml:space="preserve"> modul</w:t>
      </w:r>
      <w:r w:rsidR="00FC16F3" w:rsidRPr="00596925">
        <w:rPr>
          <w:rFonts w:asciiTheme="minorHAnsi" w:hAnsiTheme="minorHAnsi" w:cstheme="minorHAnsi"/>
        </w:rPr>
        <w:t>o</w:t>
      </w:r>
      <w:r w:rsidRPr="00596925">
        <w:rPr>
          <w:rFonts w:asciiTheme="minorHAnsi" w:hAnsiTheme="minorHAnsi" w:cstheme="minorHAnsi"/>
        </w:rPr>
        <w:t xml:space="preserve"> </w:t>
      </w:r>
      <w:r w:rsidR="00620AB1" w:rsidRPr="00596925">
        <w:rPr>
          <w:rFonts w:asciiTheme="minorHAnsi" w:hAnsiTheme="minorHAnsi" w:cstheme="minorHAnsi"/>
        </w:rPr>
        <w:t>M12</w:t>
      </w:r>
      <w:r w:rsidR="00620AB1">
        <w:rPr>
          <w:rFonts w:asciiTheme="minorHAnsi" w:hAnsiTheme="minorHAnsi" w:cstheme="minorHAnsi"/>
        </w:rPr>
        <w:t>3</w:t>
      </w:r>
      <w:r w:rsidR="00620AB1" w:rsidRPr="00596925">
        <w:rPr>
          <w:rFonts w:asciiTheme="minorHAnsi" w:hAnsiTheme="minorHAnsi" w:cstheme="minorHAnsi"/>
        </w:rPr>
        <w:t xml:space="preserve"> </w:t>
      </w:r>
      <w:r w:rsidRPr="00596925">
        <w:rPr>
          <w:rFonts w:asciiTheme="minorHAnsi" w:hAnsiTheme="minorHAnsi" w:cstheme="minorHAnsi"/>
        </w:rPr>
        <w:t>all’inizio dell’anno ed utilizzat</w:t>
      </w:r>
      <w:r w:rsidR="00487373" w:rsidRPr="00596925">
        <w:rPr>
          <w:rFonts w:asciiTheme="minorHAnsi" w:hAnsiTheme="minorHAnsi" w:cstheme="minorHAnsi"/>
        </w:rPr>
        <w:t>i</w:t>
      </w:r>
      <w:r w:rsidRPr="00596925">
        <w:rPr>
          <w:rFonts w:asciiTheme="minorHAnsi" w:hAnsiTheme="minorHAnsi" w:cstheme="minorHAnsi"/>
        </w:rPr>
        <w:t xml:space="preserve"> nel proseguo per registrare le attività svolte. </w:t>
      </w:r>
      <w:r w:rsidR="000C1A8D" w:rsidRPr="00596925">
        <w:rPr>
          <w:rFonts w:asciiTheme="minorHAnsi" w:hAnsiTheme="minorHAnsi" w:cstheme="minorHAnsi"/>
        </w:rPr>
        <w:t xml:space="preserve">Il laboratorio attua azioni sistematiche al fine di mitigare il rischio di fornire dati non validi, tali attività devono essere correlate alla gestione delle registrazioni tecniche dei controlli qualità eseguiti in laboratorio (intra ed interlaboratorio). </w:t>
      </w:r>
      <w:r w:rsidR="000C1A8D" w:rsidRPr="00C23615">
        <w:rPr>
          <w:rFonts w:asciiTheme="minorHAnsi" w:hAnsiTheme="minorHAnsi" w:cstheme="minorHAnsi"/>
        </w:rPr>
        <w:t>Infatti, esiste e va gestita una proporzionalità inversa tra il numero e l’esito conforme dei controlli qualità di processo/periodici attuati e l’ampiezza del piano di assicurazione della validità dei dati annuale</w:t>
      </w:r>
      <w:r w:rsidR="000C1A8D" w:rsidRPr="00596925">
        <w:rPr>
          <w:rFonts w:asciiTheme="minorHAnsi" w:hAnsiTheme="minorHAnsi" w:cstheme="minorHAnsi"/>
        </w:rPr>
        <w:t xml:space="preserve">, tale piano è elemento di INPUT al riesame della direzione </w:t>
      </w:r>
      <w:r w:rsidR="00327E45" w:rsidRPr="00596925">
        <w:rPr>
          <w:rFonts w:asciiTheme="minorHAnsi" w:hAnsiTheme="minorHAnsi" w:cstheme="minorHAnsi"/>
        </w:rPr>
        <w:t>annuo</w:t>
      </w:r>
      <w:r w:rsidR="000C1A8D" w:rsidRPr="00596925">
        <w:rPr>
          <w:rFonts w:asciiTheme="minorHAnsi" w:hAnsiTheme="minorHAnsi" w:cstheme="minorHAnsi"/>
        </w:rPr>
        <w:t xml:space="preserve"> </w:t>
      </w:r>
      <w:r w:rsidR="00D21318" w:rsidRPr="00596925">
        <w:rPr>
          <w:rFonts w:asciiTheme="minorHAnsi" w:hAnsiTheme="minorHAnsi" w:cstheme="minorHAnsi"/>
        </w:rPr>
        <w:t>(</w:t>
      </w:r>
      <w:r w:rsidR="000C1A8D" w:rsidRPr="00596925">
        <w:rPr>
          <w:rFonts w:asciiTheme="minorHAnsi" w:hAnsiTheme="minorHAnsi" w:cstheme="minorHAnsi"/>
        </w:rPr>
        <w:t>per una sua disamina periodica e sistematica</w:t>
      </w:r>
      <w:r w:rsidR="00D21318" w:rsidRPr="00596925">
        <w:rPr>
          <w:rFonts w:asciiTheme="minorHAnsi" w:hAnsiTheme="minorHAnsi" w:cstheme="minorHAnsi"/>
        </w:rPr>
        <w:t>)</w:t>
      </w:r>
      <w:r w:rsidR="00327E45" w:rsidRPr="00596925">
        <w:rPr>
          <w:rFonts w:asciiTheme="minorHAnsi" w:hAnsiTheme="minorHAnsi" w:cstheme="minorHAnsi"/>
        </w:rPr>
        <w:t>; per ulteriori dettagli si rimanda alla procedura PG</w:t>
      </w:r>
      <w:r w:rsidR="00FC16F3" w:rsidRPr="00596925">
        <w:rPr>
          <w:rFonts w:asciiTheme="minorHAnsi" w:hAnsiTheme="minorHAnsi" w:cstheme="minorHAnsi"/>
        </w:rPr>
        <w:t>01</w:t>
      </w:r>
      <w:r w:rsidR="00631741">
        <w:rPr>
          <w:rFonts w:asciiTheme="minorHAnsi" w:hAnsiTheme="minorHAnsi" w:cstheme="minorHAnsi"/>
        </w:rPr>
        <w:t>_</w:t>
      </w:r>
      <w:r w:rsidR="00327E45" w:rsidRPr="00596925">
        <w:rPr>
          <w:rFonts w:asciiTheme="minorHAnsi" w:hAnsiTheme="minorHAnsi" w:cstheme="minorHAnsi"/>
        </w:rPr>
        <w:t>Gestione del rischio.</w:t>
      </w:r>
    </w:p>
    <w:p w14:paraId="5F55CBEC" w14:textId="77777777" w:rsidR="001D1D07" w:rsidRPr="00596925" w:rsidRDefault="001D1D07" w:rsidP="00674835">
      <w:pPr>
        <w:pStyle w:val="testo"/>
        <w:ind w:left="0"/>
        <w:rPr>
          <w:rFonts w:asciiTheme="minorHAnsi" w:hAnsiTheme="minorHAnsi" w:cstheme="minorHAnsi"/>
        </w:rPr>
      </w:pPr>
    </w:p>
    <w:p w14:paraId="797D034F" w14:textId="4E55EAD4" w:rsidR="001D1D07" w:rsidRPr="00596925" w:rsidRDefault="001D1D07" w:rsidP="00674835">
      <w:pPr>
        <w:pStyle w:val="testo"/>
        <w:ind w:left="0"/>
        <w:rPr>
          <w:rFonts w:asciiTheme="minorHAnsi" w:hAnsiTheme="minorHAnsi" w:cstheme="minorHAnsi"/>
        </w:rPr>
      </w:pPr>
      <w:r w:rsidRPr="00596925">
        <w:rPr>
          <w:rFonts w:asciiTheme="minorHAnsi" w:hAnsiTheme="minorHAnsi" w:cstheme="minorHAnsi"/>
        </w:rPr>
        <w:t>Le attività di controllo</w:t>
      </w:r>
      <w:r w:rsidR="006F20A3" w:rsidRPr="00596925">
        <w:rPr>
          <w:rFonts w:asciiTheme="minorHAnsi" w:hAnsiTheme="minorHAnsi" w:cstheme="minorHAnsi"/>
        </w:rPr>
        <w:t xml:space="preserve"> qualità</w:t>
      </w:r>
      <w:r w:rsidRPr="00596925">
        <w:rPr>
          <w:rFonts w:asciiTheme="minorHAnsi" w:hAnsiTheme="minorHAnsi" w:cstheme="minorHAnsi"/>
        </w:rPr>
        <w:t xml:space="preserve"> interno sono rintracciabili attraverso le registrazioni effettuate, i documenti relativi alle apparecchiature (es. curve di taratura), i documenti ricevuti a seguito del controllo inter-laboratorio, le carte di controllo, etc. Al termin</w:t>
      </w:r>
      <w:r w:rsidR="006F20A3" w:rsidRPr="00596925">
        <w:rPr>
          <w:rFonts w:asciiTheme="minorHAnsi" w:hAnsiTheme="minorHAnsi" w:cstheme="minorHAnsi"/>
        </w:rPr>
        <w:t>e della prova vengono emessi i relativi r</w:t>
      </w:r>
      <w:r w:rsidRPr="00596925">
        <w:rPr>
          <w:rFonts w:asciiTheme="minorHAnsi" w:hAnsiTheme="minorHAnsi" w:cstheme="minorHAnsi"/>
        </w:rPr>
        <w:t>apporti di prova.</w:t>
      </w:r>
    </w:p>
    <w:p w14:paraId="073AF0A5" w14:textId="77777777" w:rsidR="006F20A3" w:rsidRPr="00596925" w:rsidRDefault="006F20A3" w:rsidP="006F20A3">
      <w:pPr>
        <w:pStyle w:val="testo"/>
        <w:ind w:left="0"/>
        <w:rPr>
          <w:rFonts w:asciiTheme="minorHAnsi" w:hAnsiTheme="minorHAnsi" w:cstheme="minorHAnsi"/>
          <w:bCs/>
        </w:rPr>
      </w:pPr>
    </w:p>
    <w:p w14:paraId="410AAD75" w14:textId="3A082AD1" w:rsidR="002200AD" w:rsidRPr="00596925" w:rsidRDefault="006F20A3" w:rsidP="006F20A3">
      <w:pPr>
        <w:pStyle w:val="testo"/>
        <w:ind w:left="0"/>
        <w:rPr>
          <w:rFonts w:asciiTheme="minorHAnsi" w:hAnsiTheme="minorHAnsi" w:cstheme="minorHAnsi"/>
        </w:rPr>
      </w:pPr>
      <w:r w:rsidRPr="00596925">
        <w:rPr>
          <w:rFonts w:asciiTheme="minorHAnsi" w:hAnsiTheme="minorHAnsi" w:cstheme="minorHAnsi"/>
          <w:bCs/>
        </w:rPr>
        <w:t>Le p</w:t>
      </w:r>
      <w:r w:rsidR="002200AD" w:rsidRPr="00596925">
        <w:rPr>
          <w:rFonts w:asciiTheme="minorHAnsi" w:hAnsiTheme="minorHAnsi" w:cstheme="minorHAnsi"/>
          <w:bCs/>
        </w:rPr>
        <w:t xml:space="preserve">rove valutative o </w:t>
      </w:r>
      <w:r w:rsidR="002200AD" w:rsidRPr="00596925">
        <w:rPr>
          <w:rFonts w:asciiTheme="minorHAnsi" w:hAnsiTheme="minorHAnsi" w:cstheme="minorHAnsi"/>
          <w:bCs/>
          <w:i/>
        </w:rPr>
        <w:t>Proficiency test (PT)</w:t>
      </w:r>
      <w:r w:rsidR="002200AD" w:rsidRPr="00596925">
        <w:rPr>
          <w:rFonts w:asciiTheme="minorHAnsi" w:hAnsiTheme="minorHAnsi" w:cstheme="minorHAnsi"/>
          <w:bCs/>
        </w:rPr>
        <w:t xml:space="preserve"> sono</w:t>
      </w:r>
      <w:r w:rsidR="002200AD" w:rsidRPr="00596925">
        <w:rPr>
          <w:rFonts w:asciiTheme="minorHAnsi" w:hAnsiTheme="minorHAnsi" w:cstheme="minorHAnsi"/>
          <w:b/>
          <w:bCs/>
        </w:rPr>
        <w:t xml:space="preserve"> </w:t>
      </w:r>
      <w:r w:rsidR="002200AD" w:rsidRPr="00596925">
        <w:rPr>
          <w:rFonts w:asciiTheme="minorHAnsi" w:hAnsiTheme="minorHAnsi" w:cstheme="minorHAnsi"/>
          <w:bCs/>
        </w:rPr>
        <w:t>una</w:t>
      </w:r>
      <w:r w:rsidR="002200AD" w:rsidRPr="00596925">
        <w:rPr>
          <w:rFonts w:asciiTheme="minorHAnsi" w:hAnsiTheme="minorHAnsi" w:cstheme="minorHAnsi"/>
          <w:b/>
          <w:bCs/>
        </w:rPr>
        <w:t xml:space="preserve"> </w:t>
      </w:r>
      <w:r w:rsidR="002200AD" w:rsidRPr="00596925">
        <w:rPr>
          <w:rFonts w:asciiTheme="minorHAnsi" w:hAnsiTheme="minorHAnsi" w:cstheme="minorHAnsi"/>
        </w:rPr>
        <w:t>valutazione della prestazione</w:t>
      </w:r>
      <w:r w:rsidR="00F616FE" w:rsidRPr="00596925">
        <w:rPr>
          <w:rFonts w:asciiTheme="minorHAnsi" w:hAnsiTheme="minorHAnsi" w:cstheme="minorHAnsi"/>
        </w:rPr>
        <w:t xml:space="preserve"> (giustezza)</w:t>
      </w:r>
      <w:r w:rsidR="002200AD" w:rsidRPr="00596925">
        <w:rPr>
          <w:rFonts w:asciiTheme="minorHAnsi" w:hAnsiTheme="minorHAnsi" w:cstheme="minorHAnsi"/>
        </w:rPr>
        <w:t xml:space="preserve"> di un laboratorio, utilizzando confronti inter-laboratorio (i gestori del circuito inter-laboratorio devono essere accreditati rispetto alla UNI CEI EN ISO/IEC 17043 Valutazione della conformità – Requisiti generali per </w:t>
      </w:r>
      <w:r w:rsidR="00F616FE" w:rsidRPr="00596925">
        <w:rPr>
          <w:rFonts w:asciiTheme="minorHAnsi" w:hAnsiTheme="minorHAnsi" w:cstheme="minorHAnsi"/>
        </w:rPr>
        <w:t>le prove</w:t>
      </w:r>
      <w:r w:rsidR="002200AD" w:rsidRPr="00596925">
        <w:rPr>
          <w:rFonts w:asciiTheme="minorHAnsi" w:hAnsiTheme="minorHAnsi" w:cstheme="minorHAnsi"/>
        </w:rPr>
        <w:t xml:space="preserve"> valutative inter-laboratorio o dare evidenza di operare in conformità ai requisiti della norma UNI CEI EN ISO/IEC 17043).</w:t>
      </w:r>
    </w:p>
    <w:p w14:paraId="73E1D729" w14:textId="77777777" w:rsidR="00F616FE" w:rsidRPr="00596925" w:rsidRDefault="00F616FE" w:rsidP="006F20A3">
      <w:pPr>
        <w:pStyle w:val="testo"/>
        <w:ind w:left="0"/>
        <w:rPr>
          <w:rFonts w:asciiTheme="minorHAnsi" w:hAnsiTheme="minorHAnsi" w:cstheme="minorHAnsi"/>
        </w:rPr>
      </w:pPr>
    </w:p>
    <w:p w14:paraId="51AD4934" w14:textId="77777777" w:rsidR="002200AD" w:rsidRPr="00596925" w:rsidRDefault="002200AD" w:rsidP="006F20A3">
      <w:pPr>
        <w:pStyle w:val="testo"/>
        <w:ind w:left="0"/>
        <w:rPr>
          <w:rFonts w:asciiTheme="minorHAnsi" w:hAnsiTheme="minorHAnsi" w:cstheme="minorHAnsi"/>
        </w:rPr>
      </w:pPr>
      <w:r w:rsidRPr="00596925">
        <w:rPr>
          <w:rFonts w:asciiTheme="minorHAnsi" w:hAnsiTheme="minorHAnsi" w:cstheme="minorHAnsi"/>
        </w:rPr>
        <w:t xml:space="preserve">I confronti inter-laboratorio possono essere usati per: </w:t>
      </w:r>
    </w:p>
    <w:p w14:paraId="5E744DD7" w14:textId="77777777" w:rsidR="006F20A3" w:rsidRPr="00596925" w:rsidRDefault="006F20A3" w:rsidP="006F20A3">
      <w:pPr>
        <w:pStyle w:val="testo"/>
        <w:ind w:left="0"/>
        <w:rPr>
          <w:rFonts w:asciiTheme="minorHAnsi" w:hAnsiTheme="minorHAnsi" w:cstheme="minorHAnsi"/>
        </w:rPr>
      </w:pPr>
    </w:p>
    <w:p w14:paraId="7FDE38B6" w14:textId="77777777" w:rsidR="002200AD" w:rsidRPr="00596925" w:rsidRDefault="002200AD" w:rsidP="00EE5563">
      <w:pPr>
        <w:pStyle w:val="testo"/>
        <w:numPr>
          <w:ilvl w:val="0"/>
          <w:numId w:val="29"/>
        </w:numPr>
        <w:rPr>
          <w:rFonts w:asciiTheme="minorHAnsi" w:hAnsiTheme="minorHAnsi" w:cstheme="minorHAnsi"/>
        </w:rPr>
      </w:pPr>
      <w:r w:rsidRPr="00596925">
        <w:rPr>
          <w:rFonts w:asciiTheme="minorHAnsi" w:hAnsiTheme="minorHAnsi" w:cstheme="minorHAnsi"/>
        </w:rPr>
        <w:t xml:space="preserve">Documentare la riferibilità delle misure, quando non siano disponibili campioni di prima linea o materiali certificati; </w:t>
      </w:r>
    </w:p>
    <w:p w14:paraId="0B32A2BE" w14:textId="17163289" w:rsidR="002200AD" w:rsidRPr="00596925" w:rsidRDefault="002200AD" w:rsidP="00EE5563">
      <w:pPr>
        <w:pStyle w:val="testo"/>
        <w:numPr>
          <w:ilvl w:val="0"/>
          <w:numId w:val="29"/>
        </w:numPr>
        <w:rPr>
          <w:rFonts w:asciiTheme="minorHAnsi" w:hAnsiTheme="minorHAnsi" w:cstheme="minorHAnsi"/>
        </w:rPr>
      </w:pPr>
      <w:r w:rsidRPr="00596925">
        <w:rPr>
          <w:rFonts w:asciiTheme="minorHAnsi" w:hAnsiTheme="minorHAnsi" w:cstheme="minorHAnsi"/>
        </w:rPr>
        <w:t>Validare</w:t>
      </w:r>
      <w:r w:rsidR="00EA337E" w:rsidRPr="00596925">
        <w:rPr>
          <w:rFonts w:asciiTheme="minorHAnsi" w:hAnsiTheme="minorHAnsi" w:cstheme="minorHAnsi"/>
        </w:rPr>
        <w:t>/Verificare</w:t>
      </w:r>
      <w:r w:rsidRPr="00596925">
        <w:rPr>
          <w:rFonts w:asciiTheme="minorHAnsi" w:hAnsiTheme="minorHAnsi" w:cstheme="minorHAnsi"/>
        </w:rPr>
        <w:t xml:space="preserve"> i metodi di prova; </w:t>
      </w:r>
    </w:p>
    <w:p w14:paraId="309A19FB" w14:textId="77777777" w:rsidR="002200AD" w:rsidRPr="00596925" w:rsidRDefault="002200AD" w:rsidP="00EE5563">
      <w:pPr>
        <w:pStyle w:val="testo"/>
        <w:numPr>
          <w:ilvl w:val="0"/>
          <w:numId w:val="29"/>
        </w:numPr>
        <w:rPr>
          <w:rFonts w:asciiTheme="minorHAnsi" w:hAnsiTheme="minorHAnsi" w:cstheme="minorHAnsi"/>
        </w:rPr>
      </w:pPr>
      <w:r w:rsidRPr="00596925">
        <w:rPr>
          <w:rFonts w:asciiTheme="minorHAnsi" w:hAnsiTheme="minorHAnsi" w:cstheme="minorHAnsi"/>
        </w:rPr>
        <w:t>Valutare la competenza tecnica del laboratorio;</w:t>
      </w:r>
    </w:p>
    <w:p w14:paraId="0BB8BD2A" w14:textId="77777777" w:rsidR="006F20A3" w:rsidRPr="00596925" w:rsidRDefault="002200AD" w:rsidP="00EE5563">
      <w:pPr>
        <w:pStyle w:val="testo"/>
        <w:numPr>
          <w:ilvl w:val="0"/>
          <w:numId w:val="29"/>
        </w:numPr>
        <w:rPr>
          <w:rFonts w:asciiTheme="minorHAnsi" w:hAnsiTheme="minorHAnsi" w:cstheme="minorHAnsi"/>
        </w:rPr>
      </w:pPr>
      <w:r w:rsidRPr="00596925">
        <w:rPr>
          <w:rFonts w:asciiTheme="minorHAnsi" w:hAnsiTheme="minorHAnsi" w:cstheme="minorHAnsi"/>
        </w:rPr>
        <w:t>Riqualificare il personale che esegue specifiche prove.</w:t>
      </w:r>
    </w:p>
    <w:p w14:paraId="7BE8E3E8" w14:textId="77777777" w:rsidR="006F20A3" w:rsidRPr="00596925" w:rsidRDefault="006F20A3" w:rsidP="006F20A3">
      <w:pPr>
        <w:pStyle w:val="testo"/>
        <w:ind w:left="0"/>
        <w:rPr>
          <w:rFonts w:asciiTheme="minorHAnsi" w:hAnsiTheme="minorHAnsi" w:cstheme="minorHAnsi"/>
        </w:rPr>
      </w:pPr>
    </w:p>
    <w:p w14:paraId="79CAF330" w14:textId="70133F2F" w:rsidR="00BA7FCF" w:rsidRPr="00596925" w:rsidRDefault="002200AD" w:rsidP="006F20A3">
      <w:pPr>
        <w:pStyle w:val="testo"/>
        <w:ind w:left="0"/>
        <w:rPr>
          <w:rFonts w:asciiTheme="minorHAnsi" w:hAnsiTheme="minorHAnsi" w:cstheme="minorHAnsi"/>
        </w:rPr>
      </w:pPr>
      <w:r w:rsidRPr="00596925">
        <w:rPr>
          <w:rFonts w:asciiTheme="minorHAnsi" w:hAnsiTheme="minorHAnsi" w:cstheme="minorHAnsi"/>
        </w:rPr>
        <w:t xml:space="preserve">I confronti inter-laboratorio ai quali il laboratorio partecipa sono principalmente </w:t>
      </w:r>
      <w:r w:rsidRPr="00596925">
        <w:rPr>
          <w:rFonts w:asciiTheme="minorHAnsi" w:hAnsiTheme="minorHAnsi" w:cstheme="minorHAnsi"/>
          <w:i/>
        </w:rPr>
        <w:t>Proficiency test</w:t>
      </w:r>
      <w:r w:rsidRPr="00596925">
        <w:rPr>
          <w:rFonts w:asciiTheme="minorHAnsi" w:hAnsiTheme="minorHAnsi" w:cstheme="minorHAnsi"/>
        </w:rPr>
        <w:t xml:space="preserve"> proposti da organizzatori indipendenti che sono qualificati secondo quanto previsto </w:t>
      </w:r>
      <w:r w:rsidR="00EA337E" w:rsidRPr="00596925">
        <w:rPr>
          <w:rFonts w:asciiTheme="minorHAnsi" w:hAnsiTheme="minorHAnsi" w:cstheme="minorHAnsi"/>
        </w:rPr>
        <w:t>al §6.6 del presente MQL</w:t>
      </w:r>
      <w:r w:rsidRPr="00596925">
        <w:rPr>
          <w:rFonts w:asciiTheme="minorHAnsi" w:hAnsiTheme="minorHAnsi" w:cstheme="minorHAnsi"/>
        </w:rPr>
        <w:t>.</w:t>
      </w:r>
      <w:r w:rsidR="00C34376" w:rsidRPr="00596925">
        <w:rPr>
          <w:rFonts w:asciiTheme="minorHAnsi" w:hAnsiTheme="minorHAnsi" w:cstheme="minorHAnsi"/>
        </w:rPr>
        <w:t xml:space="preserve"> </w:t>
      </w:r>
      <w:proofErr w:type="gramStart"/>
      <w:r w:rsidR="00C34376" w:rsidRPr="00596925">
        <w:rPr>
          <w:rFonts w:asciiTheme="minorHAnsi" w:hAnsiTheme="minorHAnsi" w:cstheme="minorHAnsi"/>
        </w:rPr>
        <w:t>In particolare</w:t>
      </w:r>
      <w:proofErr w:type="gramEnd"/>
      <w:r w:rsidR="00C34376" w:rsidRPr="00596925">
        <w:rPr>
          <w:rFonts w:asciiTheme="minorHAnsi" w:hAnsiTheme="minorHAnsi" w:cstheme="minorHAnsi"/>
        </w:rPr>
        <w:t xml:space="preserve"> </w:t>
      </w:r>
      <w:r w:rsidR="00BA7FCF" w:rsidRPr="00596925">
        <w:rPr>
          <w:rFonts w:asciiTheme="minorHAnsi" w:hAnsiTheme="minorHAnsi" w:cstheme="minorHAnsi"/>
        </w:rPr>
        <w:t>i criteri tecnici adottati dal laboratorio per la selezione di un PT sono ad esempio:</w:t>
      </w:r>
    </w:p>
    <w:p w14:paraId="34ABEFE0" w14:textId="21701A79" w:rsidR="00BA7FCF" w:rsidRPr="00596925" w:rsidRDefault="00BA7FCF" w:rsidP="00EE5563">
      <w:pPr>
        <w:pStyle w:val="testo"/>
        <w:numPr>
          <w:ilvl w:val="2"/>
          <w:numId w:val="29"/>
        </w:numPr>
        <w:rPr>
          <w:rFonts w:asciiTheme="minorHAnsi" w:hAnsiTheme="minorHAnsi" w:cstheme="minorHAnsi"/>
        </w:rPr>
      </w:pPr>
      <w:r w:rsidRPr="00596925">
        <w:rPr>
          <w:rFonts w:asciiTheme="minorHAnsi" w:hAnsiTheme="minorHAnsi" w:cstheme="minorHAnsi"/>
          <w:b/>
          <w:i/>
        </w:rPr>
        <w:t>Materiale/matrice</w:t>
      </w:r>
      <w:r w:rsidRPr="00596925">
        <w:rPr>
          <w:rFonts w:asciiTheme="minorHAnsi" w:hAnsiTheme="minorHAnsi" w:cstheme="minorHAnsi"/>
        </w:rPr>
        <w:t>: il materiale/matrice del campione deve essere il più simile possibile a quello normalmente testato in laboratorio;</w:t>
      </w:r>
    </w:p>
    <w:p w14:paraId="64B45BD0" w14:textId="2DADF431" w:rsidR="00BA7FCF" w:rsidRPr="00596925" w:rsidRDefault="00BA7FCF" w:rsidP="00EE5563">
      <w:pPr>
        <w:pStyle w:val="testo"/>
        <w:numPr>
          <w:ilvl w:val="2"/>
          <w:numId w:val="29"/>
        </w:numPr>
        <w:rPr>
          <w:rFonts w:asciiTheme="minorHAnsi" w:hAnsiTheme="minorHAnsi" w:cstheme="minorHAnsi"/>
        </w:rPr>
      </w:pPr>
      <w:r w:rsidRPr="00596925">
        <w:rPr>
          <w:rFonts w:asciiTheme="minorHAnsi" w:hAnsiTheme="minorHAnsi" w:cstheme="minorHAnsi"/>
          <w:b/>
          <w:i/>
        </w:rPr>
        <w:t>Misurando</w:t>
      </w:r>
      <w:r w:rsidRPr="00596925">
        <w:rPr>
          <w:rFonts w:asciiTheme="minorHAnsi" w:hAnsiTheme="minorHAnsi" w:cstheme="minorHAnsi"/>
        </w:rPr>
        <w:t>: nei campioni o materiali di prova, il numero dei misurandi presente deve essere il maggiore ragionevolmente possibile di quelli normalmente misurati dal laboratorio per quel tipo di campione;</w:t>
      </w:r>
    </w:p>
    <w:p w14:paraId="0F0A74C2" w14:textId="0DCF591D" w:rsidR="00BA7FCF" w:rsidRPr="00596925" w:rsidRDefault="00BA7FCF" w:rsidP="00EE5563">
      <w:pPr>
        <w:pStyle w:val="testo"/>
        <w:numPr>
          <w:ilvl w:val="2"/>
          <w:numId w:val="29"/>
        </w:numPr>
        <w:rPr>
          <w:rFonts w:asciiTheme="minorHAnsi" w:hAnsiTheme="minorHAnsi" w:cstheme="minorHAnsi"/>
        </w:rPr>
      </w:pPr>
      <w:r w:rsidRPr="00596925">
        <w:rPr>
          <w:rFonts w:asciiTheme="minorHAnsi" w:hAnsiTheme="minorHAnsi" w:cstheme="minorHAnsi"/>
          <w:b/>
          <w:i/>
        </w:rPr>
        <w:t>Livelli</w:t>
      </w:r>
      <w:r w:rsidRPr="00596925">
        <w:rPr>
          <w:rFonts w:asciiTheme="minorHAnsi" w:hAnsiTheme="minorHAnsi" w:cstheme="minorHAnsi"/>
        </w:rPr>
        <w:t xml:space="preserve">: i livelli </w:t>
      </w:r>
      <w:r w:rsidR="00E9251D" w:rsidRPr="00596925">
        <w:rPr>
          <w:rFonts w:asciiTheme="minorHAnsi" w:hAnsiTheme="minorHAnsi" w:cstheme="minorHAnsi"/>
        </w:rPr>
        <w:t xml:space="preserve">di concentrazione </w:t>
      </w:r>
      <w:r w:rsidRPr="00596925">
        <w:rPr>
          <w:rFonts w:asciiTheme="minorHAnsi" w:hAnsiTheme="minorHAnsi" w:cstheme="minorHAnsi"/>
        </w:rPr>
        <w:t>di tali misurandi devono essere ampiamente compresi nell’intervallo solitamente misurato dal laboratorio per quel tipo di campione;</w:t>
      </w:r>
    </w:p>
    <w:p w14:paraId="3EB74FD9" w14:textId="49CAF5CF" w:rsidR="00BA7FCF" w:rsidRPr="00596925" w:rsidRDefault="00BA7FCF" w:rsidP="00EE5563">
      <w:pPr>
        <w:pStyle w:val="testo"/>
        <w:numPr>
          <w:ilvl w:val="2"/>
          <w:numId w:val="29"/>
        </w:numPr>
        <w:rPr>
          <w:rFonts w:asciiTheme="minorHAnsi" w:hAnsiTheme="minorHAnsi" w:cstheme="minorHAnsi"/>
        </w:rPr>
      </w:pPr>
      <w:r w:rsidRPr="00596925">
        <w:rPr>
          <w:rFonts w:asciiTheme="minorHAnsi" w:hAnsiTheme="minorHAnsi" w:cstheme="minorHAnsi"/>
          <w:b/>
          <w:i/>
        </w:rPr>
        <w:t>Frequenza</w:t>
      </w:r>
      <w:r w:rsidRPr="00596925">
        <w:rPr>
          <w:rFonts w:asciiTheme="minorHAnsi" w:hAnsiTheme="minorHAnsi" w:cstheme="minorHAnsi"/>
        </w:rPr>
        <w:t xml:space="preserve">: la frequenza delle ripetizioni dello schema deve essere congruente con la periodicità degli altri </w:t>
      </w:r>
      <w:r w:rsidR="00E9251D" w:rsidRPr="00596925">
        <w:rPr>
          <w:rFonts w:asciiTheme="minorHAnsi" w:hAnsiTheme="minorHAnsi" w:cstheme="minorHAnsi"/>
        </w:rPr>
        <w:t>strumenti</w:t>
      </w:r>
      <w:r w:rsidRPr="00596925">
        <w:rPr>
          <w:rFonts w:asciiTheme="minorHAnsi" w:hAnsiTheme="minorHAnsi" w:cstheme="minorHAnsi"/>
        </w:rPr>
        <w:t xml:space="preserve"> di controllo della qualità applicati dal laboratorio per le rispettive prove (metodo, misurando, materiale/matrice);</w:t>
      </w:r>
    </w:p>
    <w:p w14:paraId="058A0A55" w14:textId="23D9B181" w:rsidR="00BA7FCF" w:rsidRPr="00596925" w:rsidRDefault="00BA7FCF" w:rsidP="00EE5563">
      <w:pPr>
        <w:pStyle w:val="testo"/>
        <w:numPr>
          <w:ilvl w:val="2"/>
          <w:numId w:val="29"/>
        </w:numPr>
        <w:rPr>
          <w:rFonts w:asciiTheme="minorHAnsi" w:hAnsiTheme="minorHAnsi" w:cstheme="minorHAnsi"/>
        </w:rPr>
      </w:pPr>
      <w:r w:rsidRPr="00596925">
        <w:rPr>
          <w:rFonts w:asciiTheme="minorHAnsi" w:hAnsiTheme="minorHAnsi" w:cstheme="minorHAnsi"/>
          <w:b/>
          <w:i/>
        </w:rPr>
        <w:t>Protocollo statistico</w:t>
      </w:r>
      <w:r w:rsidRPr="00596925">
        <w:rPr>
          <w:rFonts w:asciiTheme="minorHAnsi" w:hAnsiTheme="minorHAnsi" w:cstheme="minorHAnsi"/>
        </w:rPr>
        <w:t xml:space="preserve">: il protocollo statistico per la valutazione delle prestazioni dei partecipanti </w:t>
      </w:r>
      <w:r w:rsidR="00E9251D" w:rsidRPr="00596925">
        <w:rPr>
          <w:rFonts w:asciiTheme="minorHAnsi" w:hAnsiTheme="minorHAnsi" w:cstheme="minorHAnsi"/>
        </w:rPr>
        <w:t>deve essere</w:t>
      </w:r>
      <w:r w:rsidRPr="00596925">
        <w:rPr>
          <w:rFonts w:asciiTheme="minorHAnsi" w:hAnsiTheme="minorHAnsi" w:cstheme="minorHAnsi"/>
        </w:rPr>
        <w:t xml:space="preserve"> </w:t>
      </w:r>
      <w:r w:rsidR="001D592F" w:rsidRPr="00596925">
        <w:rPr>
          <w:rFonts w:asciiTheme="minorHAnsi" w:hAnsiTheme="minorHAnsi" w:cstheme="minorHAnsi"/>
        </w:rPr>
        <w:t>conforme a quanto riportato all’allegato B della norma UNI CEI EN ISO/IEC 17043.</w:t>
      </w:r>
    </w:p>
    <w:p w14:paraId="431E3E37" w14:textId="77777777" w:rsidR="00BA7FCF" w:rsidRPr="00596925" w:rsidRDefault="00BA7FCF" w:rsidP="006F20A3">
      <w:pPr>
        <w:pStyle w:val="testo"/>
        <w:ind w:left="0"/>
        <w:rPr>
          <w:rFonts w:asciiTheme="minorHAnsi" w:hAnsiTheme="minorHAnsi" w:cstheme="minorHAnsi"/>
          <w:sz w:val="11"/>
        </w:rPr>
      </w:pPr>
    </w:p>
    <w:p w14:paraId="120BD924" w14:textId="4EF7992A" w:rsidR="002200AD" w:rsidRPr="00596925" w:rsidRDefault="002200AD" w:rsidP="00EA337E">
      <w:pPr>
        <w:pStyle w:val="testo"/>
        <w:ind w:left="0"/>
        <w:rPr>
          <w:rFonts w:asciiTheme="minorHAnsi" w:hAnsiTheme="minorHAnsi" w:cstheme="minorHAnsi"/>
        </w:rPr>
      </w:pPr>
      <w:r w:rsidRPr="00596925">
        <w:rPr>
          <w:rFonts w:asciiTheme="minorHAnsi" w:hAnsiTheme="minorHAnsi" w:cstheme="minorHAnsi"/>
        </w:rPr>
        <w:t xml:space="preserve">La partecipazione ai confronti inter-laboratorio copre le prove oggetto di accreditamento, in termini di materiali/matrici, misurandi e metodi di prova. Questa è estesa ove possibile anche alle prove non oggetto di accreditamento. </w:t>
      </w:r>
      <w:ins w:id="115" w:author="11770" w:date="2026-01-15T15:30:00Z" w16du:dateUtc="2026-01-15T14:30:00Z">
        <w:r w:rsidR="0059203B">
          <w:rPr>
            <w:rFonts w:asciiTheme="minorHAnsi" w:hAnsiTheme="minorHAnsi" w:cstheme="minorHAnsi"/>
          </w:rPr>
          <w:t xml:space="preserve">Il laboratorio </w:t>
        </w:r>
        <w:r w:rsidR="0059203B" w:rsidRPr="0059203B">
          <w:rPr>
            <w:rFonts w:asciiTheme="minorHAnsi" w:hAnsiTheme="minorHAnsi" w:cstheme="minorHAnsi"/>
          </w:rPr>
          <w:t>stabilisce un piano di partecipazione a PT che garantisca la copertura delle attività di prova per la durata dell’intero ciclo di accreditamento.</w:t>
        </w:r>
      </w:ins>
    </w:p>
    <w:p w14:paraId="6B95ED2D" w14:textId="4C5DDA6A" w:rsidR="002200AD" w:rsidRPr="00596925" w:rsidRDefault="002200AD" w:rsidP="00EA337E">
      <w:pPr>
        <w:pStyle w:val="testo"/>
        <w:ind w:left="0"/>
        <w:rPr>
          <w:rFonts w:asciiTheme="minorHAnsi" w:hAnsiTheme="minorHAnsi" w:cstheme="minorHAnsi"/>
        </w:rPr>
      </w:pPr>
      <w:r w:rsidRPr="00596925">
        <w:rPr>
          <w:rFonts w:asciiTheme="minorHAnsi" w:hAnsiTheme="minorHAnsi" w:cstheme="minorHAnsi"/>
        </w:rPr>
        <w:t>Il laboratorio ha classificato</w:t>
      </w:r>
      <w:r w:rsidR="00501FED" w:rsidRPr="00596925">
        <w:rPr>
          <w:rFonts w:asciiTheme="minorHAnsi" w:hAnsiTheme="minorHAnsi" w:cstheme="minorHAnsi"/>
        </w:rPr>
        <w:t xml:space="preserve"> </w:t>
      </w:r>
      <w:r w:rsidR="006B581C" w:rsidRPr="00596925">
        <w:rPr>
          <w:rFonts w:asciiTheme="minorHAnsi" w:hAnsiTheme="minorHAnsi" w:cstheme="minorHAnsi"/>
        </w:rPr>
        <w:t>in</w:t>
      </w:r>
      <w:r w:rsidR="00501FED" w:rsidRPr="00596925">
        <w:rPr>
          <w:rFonts w:asciiTheme="minorHAnsi" w:hAnsiTheme="minorHAnsi" w:cstheme="minorHAnsi"/>
        </w:rPr>
        <w:t xml:space="preserve"> discipline</w:t>
      </w:r>
      <w:r w:rsidR="006B581C" w:rsidRPr="00596925">
        <w:rPr>
          <w:rFonts w:asciiTheme="minorHAnsi" w:hAnsiTheme="minorHAnsi" w:cstheme="minorHAnsi"/>
        </w:rPr>
        <w:t>/</w:t>
      </w:r>
      <w:r w:rsidR="00F77F56" w:rsidRPr="00596925">
        <w:rPr>
          <w:rFonts w:asciiTheme="minorHAnsi" w:hAnsiTheme="minorHAnsi" w:cstheme="minorHAnsi"/>
        </w:rPr>
        <w:t>sotto-discipline</w:t>
      </w:r>
      <w:r w:rsidRPr="00596925">
        <w:rPr>
          <w:rFonts w:asciiTheme="minorHAnsi" w:hAnsiTheme="minorHAnsi" w:cstheme="minorHAnsi"/>
        </w:rPr>
        <w:t xml:space="preserve"> ciascuna sua prova accreditata in funzione dei materiali/matrici/prodotti e dei metodi/principi di misura/proprietà in modo che la partecipazione ad alcuni specifici PT possa garantire la copertura di tutte le tecniche di prova accreditate dal laboratorio, sia quantitative sia qualitative ed assic</w:t>
      </w:r>
      <w:r w:rsidR="00501FED" w:rsidRPr="00596925">
        <w:rPr>
          <w:rFonts w:asciiTheme="minorHAnsi" w:hAnsiTheme="minorHAnsi" w:cstheme="minorHAnsi"/>
        </w:rPr>
        <w:t>urare la qualità dei risultati (M</w:t>
      </w:r>
      <w:r w:rsidR="00FC16F3" w:rsidRPr="00596925">
        <w:rPr>
          <w:rFonts w:asciiTheme="minorHAnsi" w:hAnsiTheme="minorHAnsi" w:cstheme="minorHAnsi"/>
        </w:rPr>
        <w:t>123</w:t>
      </w:r>
      <w:r w:rsidR="00501FED" w:rsidRPr="00596925">
        <w:rPr>
          <w:rFonts w:asciiTheme="minorHAnsi" w:hAnsiTheme="minorHAnsi" w:cstheme="minorHAnsi"/>
        </w:rPr>
        <w:t>).</w:t>
      </w:r>
    </w:p>
    <w:p w14:paraId="74B4B5DB" w14:textId="197EF374" w:rsidR="00BE167D" w:rsidRPr="00596925" w:rsidRDefault="00501FED" w:rsidP="00EA337E">
      <w:pPr>
        <w:pStyle w:val="testo"/>
        <w:ind w:left="0"/>
        <w:rPr>
          <w:rFonts w:asciiTheme="minorHAnsi" w:hAnsiTheme="minorHAnsi" w:cstheme="minorHAnsi"/>
        </w:rPr>
      </w:pPr>
      <w:r w:rsidRPr="00596925">
        <w:rPr>
          <w:rFonts w:asciiTheme="minorHAnsi" w:hAnsiTheme="minorHAnsi" w:cstheme="minorHAnsi"/>
        </w:rPr>
        <w:lastRenderedPageBreak/>
        <w:t>Così come per tutti i controlli qualità attuati dal laboratorio, anche la</w:t>
      </w:r>
      <w:r w:rsidR="002200AD" w:rsidRPr="00596925">
        <w:rPr>
          <w:rFonts w:asciiTheme="minorHAnsi" w:hAnsiTheme="minorHAnsi" w:cstheme="minorHAnsi"/>
        </w:rPr>
        <w:t xml:space="preserve"> frequenza di partecipazione a</w:t>
      </w:r>
      <w:r w:rsidRPr="00596925">
        <w:rPr>
          <w:rFonts w:asciiTheme="minorHAnsi" w:hAnsiTheme="minorHAnsi" w:cstheme="minorHAnsi"/>
        </w:rPr>
        <w:t>i confronti inter-laboratorio, viene</w:t>
      </w:r>
      <w:r w:rsidR="002200AD" w:rsidRPr="00596925">
        <w:rPr>
          <w:rFonts w:asciiTheme="minorHAnsi" w:hAnsiTheme="minorHAnsi" w:cstheme="minorHAnsi"/>
        </w:rPr>
        <w:t xml:space="preserve"> stabilita in funzione dei rischi connessi alla eventuale espres</w:t>
      </w:r>
      <w:r w:rsidR="000655C3" w:rsidRPr="00596925">
        <w:rPr>
          <w:rFonts w:asciiTheme="minorHAnsi" w:hAnsiTheme="minorHAnsi" w:cstheme="minorHAnsi"/>
        </w:rPr>
        <w:t xml:space="preserve">sione di risultati non validi </w:t>
      </w:r>
      <w:r w:rsidR="002200AD" w:rsidRPr="00596925">
        <w:rPr>
          <w:rFonts w:asciiTheme="minorHAnsi" w:hAnsiTheme="minorHAnsi" w:cstheme="minorHAnsi"/>
        </w:rPr>
        <w:t>ed in relazione a risultati non conformi di confronti inter-laboratorio</w:t>
      </w:r>
      <w:r w:rsidR="00F77F56" w:rsidRPr="00596925">
        <w:rPr>
          <w:rFonts w:asciiTheme="minorHAnsi" w:hAnsiTheme="minorHAnsi" w:cstheme="minorHAnsi"/>
        </w:rPr>
        <w:t>. In particolare, in occasione del riesame della direzione annuale, il laboratorio</w:t>
      </w:r>
      <w:r w:rsidR="000A0AA3" w:rsidRPr="00596925">
        <w:rPr>
          <w:rFonts w:asciiTheme="minorHAnsi" w:hAnsiTheme="minorHAnsi" w:cstheme="minorHAnsi"/>
        </w:rPr>
        <w:t>, oltre alla condivisione della carta di controllo per il monitoraggio dei risultati dei PT nel tempo (M</w:t>
      </w:r>
      <w:r w:rsidR="00FC16F3" w:rsidRPr="00596925">
        <w:rPr>
          <w:rFonts w:asciiTheme="minorHAnsi" w:hAnsiTheme="minorHAnsi" w:cstheme="minorHAnsi"/>
        </w:rPr>
        <w:t>123</w:t>
      </w:r>
      <w:r w:rsidR="000A0AA3" w:rsidRPr="00596925">
        <w:rPr>
          <w:rFonts w:asciiTheme="minorHAnsi" w:hAnsiTheme="minorHAnsi" w:cstheme="minorHAnsi"/>
        </w:rPr>
        <w:t>),</w:t>
      </w:r>
      <w:r w:rsidR="00F77F56" w:rsidRPr="00596925">
        <w:rPr>
          <w:rFonts w:asciiTheme="minorHAnsi" w:hAnsiTheme="minorHAnsi" w:cstheme="minorHAnsi"/>
        </w:rPr>
        <w:t xml:space="preserve"> discute ed approva il piano di assicurazione validità dei dati, strutturato come segue:</w:t>
      </w:r>
    </w:p>
    <w:p w14:paraId="74BDAE71" w14:textId="77777777" w:rsidR="004D08A3" w:rsidRPr="00596925" w:rsidRDefault="004D08A3" w:rsidP="00EA337E">
      <w:pPr>
        <w:pStyle w:val="testo"/>
        <w:ind w:left="0"/>
        <w:rPr>
          <w:rFonts w:asciiTheme="minorHAnsi" w:hAnsiTheme="minorHAnsi" w:cstheme="minorHAnsi"/>
        </w:rPr>
      </w:pPr>
    </w:p>
    <w:tbl>
      <w:tblPr>
        <w:tblStyle w:val="Grigliatabella"/>
        <w:tblW w:w="0" w:type="auto"/>
        <w:jc w:val="center"/>
        <w:tblLayout w:type="fixed"/>
        <w:tblLook w:val="04A0" w:firstRow="1" w:lastRow="0" w:firstColumn="1" w:lastColumn="0" w:noHBand="0" w:noVBand="1"/>
      </w:tblPr>
      <w:tblGrid>
        <w:gridCol w:w="1101"/>
        <w:gridCol w:w="1417"/>
        <w:gridCol w:w="1418"/>
        <w:gridCol w:w="1134"/>
        <w:gridCol w:w="1275"/>
        <w:gridCol w:w="1560"/>
        <w:gridCol w:w="1943"/>
      </w:tblGrid>
      <w:tr w:rsidR="00564C5A" w:rsidRPr="00596925" w14:paraId="514806AE" w14:textId="77777777" w:rsidTr="00A2582A">
        <w:trPr>
          <w:trHeight w:val="674"/>
          <w:jc w:val="center"/>
        </w:trPr>
        <w:tc>
          <w:tcPr>
            <w:tcW w:w="1101" w:type="dxa"/>
          </w:tcPr>
          <w:p w14:paraId="21D52359" w14:textId="34268EB7" w:rsidR="00564C5A" w:rsidRPr="00596925" w:rsidRDefault="00564C5A" w:rsidP="00A2582A">
            <w:pPr>
              <w:pStyle w:val="testo"/>
              <w:tabs>
                <w:tab w:val="left" w:pos="709"/>
                <w:tab w:val="left" w:pos="821"/>
              </w:tabs>
              <w:ind w:left="0" w:right="0"/>
              <w:jc w:val="center"/>
              <w:rPr>
                <w:rFonts w:asciiTheme="minorHAnsi" w:hAnsiTheme="minorHAnsi" w:cstheme="minorHAnsi"/>
                <w:b/>
                <w:sz w:val="18"/>
              </w:rPr>
            </w:pPr>
            <w:r>
              <w:rPr>
                <w:rFonts w:asciiTheme="minorHAnsi" w:hAnsiTheme="minorHAnsi" w:cstheme="minorHAnsi"/>
                <w:b/>
                <w:sz w:val="18"/>
              </w:rPr>
              <w:t>Prova</w:t>
            </w:r>
          </w:p>
        </w:tc>
        <w:tc>
          <w:tcPr>
            <w:tcW w:w="1417" w:type="dxa"/>
          </w:tcPr>
          <w:p w14:paraId="08B9D352" w14:textId="463DD4AD" w:rsidR="00564C5A" w:rsidRPr="00596925" w:rsidRDefault="00564C5A" w:rsidP="00A2582A">
            <w:pPr>
              <w:pStyle w:val="testo"/>
              <w:tabs>
                <w:tab w:val="left" w:pos="911"/>
              </w:tabs>
              <w:ind w:left="0" w:right="0"/>
              <w:jc w:val="center"/>
              <w:rPr>
                <w:rFonts w:asciiTheme="minorHAnsi" w:hAnsiTheme="minorHAnsi" w:cstheme="minorHAnsi"/>
                <w:b/>
                <w:sz w:val="18"/>
              </w:rPr>
            </w:pPr>
            <w:r>
              <w:rPr>
                <w:rFonts w:asciiTheme="minorHAnsi" w:hAnsiTheme="minorHAnsi" w:cstheme="minorHAnsi"/>
                <w:b/>
                <w:sz w:val="18"/>
              </w:rPr>
              <w:t>Modalità di monitoraggio</w:t>
            </w:r>
          </w:p>
        </w:tc>
        <w:tc>
          <w:tcPr>
            <w:tcW w:w="1418" w:type="dxa"/>
          </w:tcPr>
          <w:p w14:paraId="5BEC96ED" w14:textId="4D14D4A7" w:rsidR="00564C5A" w:rsidRPr="00596925" w:rsidRDefault="00564C5A" w:rsidP="00F77F56">
            <w:pPr>
              <w:pStyle w:val="testo"/>
              <w:ind w:left="0" w:right="0"/>
              <w:jc w:val="center"/>
              <w:rPr>
                <w:rFonts w:asciiTheme="minorHAnsi" w:hAnsiTheme="minorHAnsi" w:cstheme="minorHAnsi"/>
                <w:b/>
                <w:sz w:val="18"/>
              </w:rPr>
            </w:pPr>
            <w:r w:rsidRPr="00596925">
              <w:rPr>
                <w:rFonts w:asciiTheme="minorHAnsi" w:hAnsiTheme="minorHAnsi" w:cstheme="minorHAnsi"/>
                <w:b/>
                <w:sz w:val="18"/>
              </w:rPr>
              <w:t>Livello di rischio</w:t>
            </w:r>
          </w:p>
        </w:tc>
        <w:tc>
          <w:tcPr>
            <w:tcW w:w="1134" w:type="dxa"/>
          </w:tcPr>
          <w:p w14:paraId="1E66ED66" w14:textId="332EE269" w:rsidR="00564C5A" w:rsidRPr="00596925" w:rsidRDefault="00564C5A" w:rsidP="00F77F56">
            <w:pPr>
              <w:pStyle w:val="testo"/>
              <w:ind w:left="0" w:right="0"/>
              <w:jc w:val="center"/>
              <w:rPr>
                <w:rFonts w:asciiTheme="minorHAnsi" w:hAnsiTheme="minorHAnsi" w:cstheme="minorHAnsi"/>
                <w:b/>
                <w:sz w:val="18"/>
              </w:rPr>
            </w:pPr>
            <w:r>
              <w:rPr>
                <w:rFonts w:asciiTheme="minorHAnsi" w:hAnsiTheme="minorHAnsi" w:cstheme="minorHAnsi"/>
                <w:b/>
                <w:sz w:val="18"/>
              </w:rPr>
              <w:t>Frequenza</w:t>
            </w:r>
          </w:p>
        </w:tc>
        <w:tc>
          <w:tcPr>
            <w:tcW w:w="1275" w:type="dxa"/>
          </w:tcPr>
          <w:p w14:paraId="0F40794C" w14:textId="460B9298" w:rsidR="00564C5A" w:rsidRPr="00596925" w:rsidRDefault="00564C5A" w:rsidP="00F77F56">
            <w:pPr>
              <w:pStyle w:val="testo"/>
              <w:ind w:left="0" w:right="-15"/>
              <w:jc w:val="center"/>
              <w:rPr>
                <w:rFonts w:asciiTheme="minorHAnsi" w:hAnsiTheme="minorHAnsi" w:cstheme="minorHAnsi"/>
                <w:b/>
                <w:sz w:val="18"/>
              </w:rPr>
            </w:pPr>
            <w:r w:rsidRPr="00564C5A">
              <w:rPr>
                <w:rFonts w:asciiTheme="minorHAnsi" w:hAnsiTheme="minorHAnsi" w:cstheme="minorHAnsi"/>
                <w:b/>
                <w:sz w:val="18"/>
              </w:rPr>
              <w:t>Criterio di accettabilità</w:t>
            </w:r>
          </w:p>
        </w:tc>
        <w:tc>
          <w:tcPr>
            <w:tcW w:w="1560" w:type="dxa"/>
          </w:tcPr>
          <w:p w14:paraId="6DAE19B9" w14:textId="28B0A485" w:rsidR="00564C5A" w:rsidRPr="00596925" w:rsidRDefault="00564C5A" w:rsidP="00F77F56">
            <w:pPr>
              <w:pStyle w:val="testo"/>
              <w:ind w:left="0" w:right="28"/>
              <w:jc w:val="center"/>
              <w:rPr>
                <w:rFonts w:asciiTheme="minorHAnsi" w:hAnsiTheme="minorHAnsi" w:cstheme="minorHAnsi"/>
                <w:b/>
                <w:sz w:val="18"/>
              </w:rPr>
            </w:pPr>
            <w:r w:rsidRPr="00596925">
              <w:rPr>
                <w:rFonts w:asciiTheme="minorHAnsi" w:hAnsiTheme="minorHAnsi" w:cstheme="minorHAnsi"/>
                <w:b/>
                <w:sz w:val="18"/>
              </w:rPr>
              <w:t>Risultato ottenuto</w:t>
            </w:r>
          </w:p>
        </w:tc>
        <w:tc>
          <w:tcPr>
            <w:tcW w:w="1943" w:type="dxa"/>
          </w:tcPr>
          <w:p w14:paraId="4B1DCCD6" w14:textId="1BA45C02" w:rsidR="00564C5A" w:rsidRPr="00596925" w:rsidRDefault="00564C5A" w:rsidP="00A2582A">
            <w:pPr>
              <w:pStyle w:val="testo"/>
              <w:ind w:left="0" w:right="-8"/>
              <w:jc w:val="center"/>
              <w:rPr>
                <w:rFonts w:asciiTheme="minorHAnsi" w:hAnsiTheme="minorHAnsi" w:cstheme="minorHAnsi"/>
                <w:b/>
                <w:sz w:val="18"/>
              </w:rPr>
            </w:pPr>
            <w:r w:rsidRPr="00596925">
              <w:rPr>
                <w:rFonts w:asciiTheme="minorHAnsi" w:hAnsiTheme="minorHAnsi" w:cstheme="minorHAnsi"/>
                <w:b/>
                <w:sz w:val="18"/>
              </w:rPr>
              <w:t>Risultato ottenuto</w:t>
            </w:r>
            <w:r w:rsidR="00BF2D07">
              <w:rPr>
                <w:rFonts w:asciiTheme="minorHAnsi" w:hAnsiTheme="minorHAnsi" w:cstheme="minorHAnsi"/>
                <w:b/>
                <w:sz w:val="18"/>
              </w:rPr>
              <w:t xml:space="preserve"> </w:t>
            </w:r>
            <w:r w:rsidR="00BF2D07" w:rsidRPr="00596925">
              <w:rPr>
                <w:rFonts w:asciiTheme="minorHAnsi" w:hAnsiTheme="minorHAnsi" w:cstheme="minorHAnsi"/>
                <w:b/>
                <w:sz w:val="18"/>
              </w:rPr>
              <w:t>attività precedente</w:t>
            </w:r>
          </w:p>
        </w:tc>
      </w:tr>
      <w:tr w:rsidR="00564C5A" w:rsidRPr="00596925" w14:paraId="61F3AC8D" w14:textId="77777777" w:rsidTr="00564C5A">
        <w:trPr>
          <w:jc w:val="center"/>
        </w:trPr>
        <w:tc>
          <w:tcPr>
            <w:tcW w:w="1101" w:type="dxa"/>
          </w:tcPr>
          <w:p w14:paraId="5335325A" w14:textId="66C5258E" w:rsidR="00564C5A" w:rsidRPr="00596925" w:rsidRDefault="00564C5A" w:rsidP="00A2582A">
            <w:pPr>
              <w:pStyle w:val="testo"/>
              <w:ind w:left="0" w:right="34"/>
              <w:jc w:val="center"/>
              <w:rPr>
                <w:rFonts w:asciiTheme="minorHAnsi" w:hAnsiTheme="minorHAnsi" w:cstheme="minorHAnsi"/>
                <w:sz w:val="16"/>
              </w:rPr>
            </w:pPr>
            <w:r w:rsidRPr="00596925">
              <w:rPr>
                <w:rFonts w:asciiTheme="minorHAnsi" w:hAnsiTheme="minorHAnsi" w:cstheme="minorHAnsi"/>
                <w:sz w:val="16"/>
              </w:rPr>
              <w:t>PT</w:t>
            </w:r>
          </w:p>
        </w:tc>
        <w:tc>
          <w:tcPr>
            <w:tcW w:w="1417" w:type="dxa"/>
          </w:tcPr>
          <w:p w14:paraId="3AD98B2D" w14:textId="2F76354E" w:rsidR="00564C5A" w:rsidRPr="00596925" w:rsidRDefault="00564C5A" w:rsidP="00A2582A">
            <w:pPr>
              <w:pStyle w:val="testo"/>
              <w:tabs>
                <w:tab w:val="left" w:pos="1111"/>
              </w:tabs>
              <w:ind w:left="0" w:right="34"/>
              <w:jc w:val="center"/>
              <w:rPr>
                <w:rFonts w:asciiTheme="minorHAnsi" w:hAnsiTheme="minorHAnsi" w:cstheme="minorHAnsi"/>
                <w:sz w:val="16"/>
              </w:rPr>
            </w:pPr>
            <w:r w:rsidRPr="00596925">
              <w:rPr>
                <w:rFonts w:asciiTheme="minorHAnsi" w:hAnsiTheme="minorHAnsi" w:cstheme="minorHAnsi"/>
                <w:sz w:val="16"/>
              </w:rPr>
              <w:t>…</w:t>
            </w:r>
          </w:p>
        </w:tc>
        <w:tc>
          <w:tcPr>
            <w:tcW w:w="1418" w:type="dxa"/>
          </w:tcPr>
          <w:p w14:paraId="46BD0714" w14:textId="790A24F5" w:rsidR="00564C5A" w:rsidRPr="00596925" w:rsidRDefault="00564C5A" w:rsidP="00A2582A">
            <w:pPr>
              <w:pStyle w:val="testo"/>
              <w:ind w:left="0" w:right="34"/>
              <w:jc w:val="center"/>
              <w:rPr>
                <w:rFonts w:asciiTheme="minorHAnsi" w:hAnsiTheme="minorHAnsi" w:cstheme="minorHAnsi"/>
                <w:sz w:val="16"/>
              </w:rPr>
            </w:pPr>
            <w:r w:rsidRPr="00596925">
              <w:rPr>
                <w:rFonts w:asciiTheme="minorHAnsi" w:hAnsiTheme="minorHAnsi" w:cstheme="minorHAnsi"/>
                <w:sz w:val="16"/>
              </w:rPr>
              <w:t>…</w:t>
            </w:r>
          </w:p>
        </w:tc>
        <w:tc>
          <w:tcPr>
            <w:tcW w:w="1134" w:type="dxa"/>
          </w:tcPr>
          <w:p w14:paraId="5CC559EA" w14:textId="38301A80" w:rsidR="00564C5A" w:rsidRPr="00596925" w:rsidRDefault="00564C5A" w:rsidP="00A2582A">
            <w:pPr>
              <w:pStyle w:val="testo"/>
              <w:ind w:left="0" w:right="34"/>
              <w:jc w:val="center"/>
              <w:rPr>
                <w:rFonts w:asciiTheme="minorHAnsi" w:hAnsiTheme="minorHAnsi" w:cstheme="minorHAnsi"/>
                <w:sz w:val="16"/>
              </w:rPr>
            </w:pPr>
            <w:r w:rsidRPr="00596925">
              <w:rPr>
                <w:rFonts w:asciiTheme="minorHAnsi" w:hAnsiTheme="minorHAnsi" w:cstheme="minorHAnsi"/>
                <w:sz w:val="16"/>
              </w:rPr>
              <w:t>…</w:t>
            </w:r>
          </w:p>
        </w:tc>
        <w:tc>
          <w:tcPr>
            <w:tcW w:w="1275" w:type="dxa"/>
          </w:tcPr>
          <w:p w14:paraId="5F6B0275" w14:textId="77777777" w:rsidR="00564C5A" w:rsidRPr="00596925" w:rsidRDefault="00564C5A" w:rsidP="00A2582A">
            <w:pPr>
              <w:pStyle w:val="testo"/>
              <w:ind w:left="0" w:right="34"/>
              <w:jc w:val="center"/>
              <w:rPr>
                <w:rFonts w:asciiTheme="minorHAnsi" w:hAnsiTheme="minorHAnsi" w:cstheme="minorHAnsi"/>
                <w:sz w:val="16"/>
              </w:rPr>
            </w:pPr>
          </w:p>
        </w:tc>
        <w:tc>
          <w:tcPr>
            <w:tcW w:w="1560" w:type="dxa"/>
          </w:tcPr>
          <w:p w14:paraId="1A174312" w14:textId="377A06FE" w:rsidR="00564C5A" w:rsidRPr="00596925" w:rsidRDefault="00564C5A" w:rsidP="00A2582A">
            <w:pPr>
              <w:pStyle w:val="testo"/>
              <w:ind w:left="0" w:right="34"/>
              <w:jc w:val="center"/>
              <w:rPr>
                <w:rFonts w:asciiTheme="minorHAnsi" w:hAnsiTheme="minorHAnsi" w:cstheme="minorHAnsi"/>
                <w:sz w:val="16"/>
              </w:rPr>
            </w:pPr>
            <w:r w:rsidRPr="00596925">
              <w:rPr>
                <w:rFonts w:asciiTheme="minorHAnsi" w:hAnsiTheme="minorHAnsi" w:cstheme="minorHAnsi"/>
                <w:sz w:val="16"/>
              </w:rPr>
              <w:t>…</w:t>
            </w:r>
          </w:p>
        </w:tc>
        <w:tc>
          <w:tcPr>
            <w:tcW w:w="1943" w:type="dxa"/>
          </w:tcPr>
          <w:p w14:paraId="0974D3F2" w14:textId="1CFDB150" w:rsidR="00564C5A" w:rsidRPr="00596925" w:rsidRDefault="00564C5A" w:rsidP="00A2582A">
            <w:pPr>
              <w:pStyle w:val="testo"/>
              <w:ind w:left="0" w:right="34"/>
              <w:jc w:val="center"/>
              <w:rPr>
                <w:rFonts w:asciiTheme="minorHAnsi" w:hAnsiTheme="minorHAnsi" w:cstheme="minorHAnsi"/>
                <w:sz w:val="16"/>
              </w:rPr>
            </w:pPr>
            <w:r w:rsidRPr="00596925">
              <w:rPr>
                <w:rFonts w:asciiTheme="minorHAnsi" w:hAnsiTheme="minorHAnsi" w:cstheme="minorHAnsi"/>
                <w:sz w:val="16"/>
              </w:rPr>
              <w:t>…</w:t>
            </w:r>
          </w:p>
        </w:tc>
      </w:tr>
      <w:tr w:rsidR="00564C5A" w:rsidRPr="00596925" w14:paraId="315FB23A" w14:textId="77777777" w:rsidTr="00564C5A">
        <w:trPr>
          <w:jc w:val="center"/>
        </w:trPr>
        <w:tc>
          <w:tcPr>
            <w:tcW w:w="1101" w:type="dxa"/>
          </w:tcPr>
          <w:p w14:paraId="5C2F7B8E" w14:textId="343EAAED" w:rsidR="00564C5A" w:rsidRPr="00596925" w:rsidRDefault="00564C5A" w:rsidP="00A2582A">
            <w:pPr>
              <w:pStyle w:val="testo"/>
              <w:ind w:left="0" w:right="34"/>
              <w:jc w:val="center"/>
              <w:rPr>
                <w:rFonts w:asciiTheme="minorHAnsi" w:hAnsiTheme="minorHAnsi" w:cstheme="minorHAnsi"/>
                <w:sz w:val="16"/>
              </w:rPr>
            </w:pPr>
            <w:r w:rsidRPr="00596925">
              <w:rPr>
                <w:rFonts w:asciiTheme="minorHAnsi" w:hAnsiTheme="minorHAnsi" w:cstheme="minorHAnsi"/>
                <w:sz w:val="16"/>
              </w:rPr>
              <w:t>Prove in doppio</w:t>
            </w:r>
          </w:p>
        </w:tc>
        <w:tc>
          <w:tcPr>
            <w:tcW w:w="1417" w:type="dxa"/>
          </w:tcPr>
          <w:p w14:paraId="24A3EABA" w14:textId="64E7C062" w:rsidR="00564C5A" w:rsidRPr="00596925" w:rsidRDefault="00564C5A" w:rsidP="00A2582A">
            <w:pPr>
              <w:pStyle w:val="testo"/>
              <w:tabs>
                <w:tab w:val="left" w:pos="1111"/>
              </w:tabs>
              <w:ind w:left="0" w:right="34"/>
              <w:jc w:val="center"/>
              <w:rPr>
                <w:rFonts w:asciiTheme="minorHAnsi" w:hAnsiTheme="minorHAnsi" w:cstheme="minorHAnsi"/>
                <w:sz w:val="16"/>
              </w:rPr>
            </w:pPr>
            <w:r w:rsidRPr="00596925">
              <w:rPr>
                <w:rFonts w:asciiTheme="minorHAnsi" w:hAnsiTheme="minorHAnsi" w:cstheme="minorHAnsi"/>
                <w:sz w:val="16"/>
              </w:rPr>
              <w:t>…</w:t>
            </w:r>
          </w:p>
        </w:tc>
        <w:tc>
          <w:tcPr>
            <w:tcW w:w="1418" w:type="dxa"/>
          </w:tcPr>
          <w:p w14:paraId="3F70A9E0" w14:textId="568EC826" w:rsidR="00564C5A" w:rsidRPr="00596925" w:rsidRDefault="00564C5A" w:rsidP="00A2582A">
            <w:pPr>
              <w:pStyle w:val="testo"/>
              <w:ind w:left="0" w:right="34"/>
              <w:jc w:val="center"/>
              <w:rPr>
                <w:rFonts w:asciiTheme="minorHAnsi" w:hAnsiTheme="minorHAnsi" w:cstheme="minorHAnsi"/>
                <w:sz w:val="16"/>
              </w:rPr>
            </w:pPr>
            <w:r w:rsidRPr="00596925">
              <w:rPr>
                <w:rFonts w:asciiTheme="minorHAnsi" w:hAnsiTheme="minorHAnsi" w:cstheme="minorHAnsi"/>
                <w:sz w:val="16"/>
              </w:rPr>
              <w:t>…</w:t>
            </w:r>
          </w:p>
        </w:tc>
        <w:tc>
          <w:tcPr>
            <w:tcW w:w="1134" w:type="dxa"/>
          </w:tcPr>
          <w:p w14:paraId="6031DB14" w14:textId="585A37B4" w:rsidR="00564C5A" w:rsidRPr="00596925" w:rsidRDefault="00564C5A" w:rsidP="00A2582A">
            <w:pPr>
              <w:pStyle w:val="testo"/>
              <w:ind w:left="0" w:right="34"/>
              <w:jc w:val="center"/>
              <w:rPr>
                <w:rFonts w:asciiTheme="minorHAnsi" w:hAnsiTheme="minorHAnsi" w:cstheme="minorHAnsi"/>
                <w:sz w:val="16"/>
              </w:rPr>
            </w:pPr>
            <w:r w:rsidRPr="00596925">
              <w:rPr>
                <w:rFonts w:asciiTheme="minorHAnsi" w:hAnsiTheme="minorHAnsi" w:cstheme="minorHAnsi"/>
                <w:sz w:val="16"/>
              </w:rPr>
              <w:t>…</w:t>
            </w:r>
          </w:p>
        </w:tc>
        <w:tc>
          <w:tcPr>
            <w:tcW w:w="1275" w:type="dxa"/>
          </w:tcPr>
          <w:p w14:paraId="62DD5A3D" w14:textId="77777777" w:rsidR="00564C5A" w:rsidRPr="00596925" w:rsidRDefault="00564C5A" w:rsidP="00A2582A">
            <w:pPr>
              <w:pStyle w:val="testo"/>
              <w:ind w:left="0" w:right="34"/>
              <w:jc w:val="center"/>
              <w:rPr>
                <w:rFonts w:asciiTheme="minorHAnsi" w:hAnsiTheme="minorHAnsi" w:cstheme="minorHAnsi"/>
                <w:sz w:val="16"/>
              </w:rPr>
            </w:pPr>
          </w:p>
        </w:tc>
        <w:tc>
          <w:tcPr>
            <w:tcW w:w="1560" w:type="dxa"/>
          </w:tcPr>
          <w:p w14:paraId="73AE6CE6" w14:textId="274A2796" w:rsidR="00564C5A" w:rsidRPr="00596925" w:rsidRDefault="00564C5A" w:rsidP="00A2582A">
            <w:pPr>
              <w:pStyle w:val="testo"/>
              <w:ind w:left="0" w:right="34"/>
              <w:jc w:val="center"/>
              <w:rPr>
                <w:rFonts w:asciiTheme="minorHAnsi" w:hAnsiTheme="minorHAnsi" w:cstheme="minorHAnsi"/>
                <w:sz w:val="16"/>
              </w:rPr>
            </w:pPr>
            <w:r w:rsidRPr="00596925">
              <w:rPr>
                <w:rFonts w:asciiTheme="minorHAnsi" w:hAnsiTheme="minorHAnsi" w:cstheme="minorHAnsi"/>
                <w:sz w:val="16"/>
              </w:rPr>
              <w:t>…</w:t>
            </w:r>
          </w:p>
        </w:tc>
        <w:tc>
          <w:tcPr>
            <w:tcW w:w="1943" w:type="dxa"/>
          </w:tcPr>
          <w:p w14:paraId="05949D35" w14:textId="7E06C762" w:rsidR="00564C5A" w:rsidRPr="00596925" w:rsidRDefault="00564C5A" w:rsidP="00A2582A">
            <w:pPr>
              <w:pStyle w:val="testo"/>
              <w:ind w:left="0" w:right="34"/>
              <w:jc w:val="center"/>
              <w:rPr>
                <w:rFonts w:asciiTheme="minorHAnsi" w:hAnsiTheme="minorHAnsi" w:cstheme="minorHAnsi"/>
                <w:sz w:val="16"/>
              </w:rPr>
            </w:pPr>
            <w:r w:rsidRPr="00596925">
              <w:rPr>
                <w:rFonts w:asciiTheme="minorHAnsi" w:hAnsiTheme="minorHAnsi" w:cstheme="minorHAnsi"/>
                <w:sz w:val="16"/>
              </w:rPr>
              <w:t>…</w:t>
            </w:r>
          </w:p>
        </w:tc>
      </w:tr>
      <w:tr w:rsidR="00564C5A" w:rsidRPr="00596925" w14:paraId="75ABBA1D" w14:textId="77777777" w:rsidTr="00564C5A">
        <w:trPr>
          <w:jc w:val="center"/>
        </w:trPr>
        <w:tc>
          <w:tcPr>
            <w:tcW w:w="1101" w:type="dxa"/>
          </w:tcPr>
          <w:p w14:paraId="5592AA22" w14:textId="05A8A827" w:rsidR="00564C5A" w:rsidRPr="00596925" w:rsidRDefault="00564C5A" w:rsidP="00A2582A">
            <w:pPr>
              <w:pStyle w:val="testo"/>
              <w:ind w:left="0" w:right="34"/>
              <w:jc w:val="center"/>
              <w:rPr>
                <w:rFonts w:asciiTheme="minorHAnsi" w:hAnsiTheme="minorHAnsi" w:cstheme="minorHAnsi"/>
                <w:sz w:val="16"/>
              </w:rPr>
            </w:pPr>
            <w:r w:rsidRPr="00596925">
              <w:rPr>
                <w:rFonts w:asciiTheme="minorHAnsi" w:hAnsiTheme="minorHAnsi" w:cstheme="minorHAnsi"/>
                <w:sz w:val="16"/>
              </w:rPr>
              <w:t>…</w:t>
            </w:r>
          </w:p>
        </w:tc>
        <w:tc>
          <w:tcPr>
            <w:tcW w:w="1417" w:type="dxa"/>
          </w:tcPr>
          <w:p w14:paraId="7695AAE5" w14:textId="63AA1D09" w:rsidR="00564C5A" w:rsidRPr="00596925" w:rsidRDefault="00564C5A" w:rsidP="00A2582A">
            <w:pPr>
              <w:pStyle w:val="testo"/>
              <w:tabs>
                <w:tab w:val="left" w:pos="1111"/>
              </w:tabs>
              <w:ind w:left="0" w:right="34"/>
              <w:jc w:val="center"/>
              <w:rPr>
                <w:rFonts w:asciiTheme="minorHAnsi" w:hAnsiTheme="minorHAnsi" w:cstheme="minorHAnsi"/>
                <w:sz w:val="16"/>
              </w:rPr>
            </w:pPr>
            <w:r w:rsidRPr="00596925">
              <w:rPr>
                <w:rFonts w:asciiTheme="minorHAnsi" w:hAnsiTheme="minorHAnsi" w:cstheme="minorHAnsi"/>
                <w:sz w:val="16"/>
              </w:rPr>
              <w:t>…</w:t>
            </w:r>
          </w:p>
        </w:tc>
        <w:tc>
          <w:tcPr>
            <w:tcW w:w="1418" w:type="dxa"/>
          </w:tcPr>
          <w:p w14:paraId="66CA1D82" w14:textId="1028BC1D" w:rsidR="00564C5A" w:rsidRPr="00596925" w:rsidRDefault="00564C5A" w:rsidP="00A2582A">
            <w:pPr>
              <w:pStyle w:val="testo"/>
              <w:ind w:left="0" w:right="34"/>
              <w:jc w:val="center"/>
              <w:rPr>
                <w:rFonts w:asciiTheme="minorHAnsi" w:hAnsiTheme="minorHAnsi" w:cstheme="minorHAnsi"/>
                <w:sz w:val="16"/>
              </w:rPr>
            </w:pPr>
            <w:r w:rsidRPr="00596925">
              <w:rPr>
                <w:rFonts w:asciiTheme="minorHAnsi" w:hAnsiTheme="minorHAnsi" w:cstheme="minorHAnsi"/>
                <w:sz w:val="16"/>
              </w:rPr>
              <w:t>…</w:t>
            </w:r>
          </w:p>
        </w:tc>
        <w:tc>
          <w:tcPr>
            <w:tcW w:w="1134" w:type="dxa"/>
          </w:tcPr>
          <w:p w14:paraId="72DAEA0D" w14:textId="05C54FD9" w:rsidR="00564C5A" w:rsidRPr="00596925" w:rsidRDefault="00564C5A" w:rsidP="00A2582A">
            <w:pPr>
              <w:pStyle w:val="testo"/>
              <w:ind w:left="0" w:right="34"/>
              <w:jc w:val="center"/>
              <w:rPr>
                <w:rFonts w:asciiTheme="minorHAnsi" w:hAnsiTheme="minorHAnsi" w:cstheme="minorHAnsi"/>
                <w:sz w:val="16"/>
              </w:rPr>
            </w:pPr>
            <w:r w:rsidRPr="00596925">
              <w:rPr>
                <w:rFonts w:asciiTheme="minorHAnsi" w:hAnsiTheme="minorHAnsi" w:cstheme="minorHAnsi"/>
                <w:sz w:val="16"/>
              </w:rPr>
              <w:t>…</w:t>
            </w:r>
          </w:p>
        </w:tc>
        <w:tc>
          <w:tcPr>
            <w:tcW w:w="1275" w:type="dxa"/>
          </w:tcPr>
          <w:p w14:paraId="6C0387BB" w14:textId="77777777" w:rsidR="00564C5A" w:rsidRPr="00596925" w:rsidRDefault="00564C5A" w:rsidP="00A2582A">
            <w:pPr>
              <w:pStyle w:val="testo"/>
              <w:ind w:left="0" w:right="34"/>
              <w:jc w:val="center"/>
              <w:rPr>
                <w:rFonts w:asciiTheme="minorHAnsi" w:hAnsiTheme="minorHAnsi" w:cstheme="minorHAnsi"/>
                <w:sz w:val="16"/>
              </w:rPr>
            </w:pPr>
          </w:p>
        </w:tc>
        <w:tc>
          <w:tcPr>
            <w:tcW w:w="1560" w:type="dxa"/>
          </w:tcPr>
          <w:p w14:paraId="5351EF28" w14:textId="60DBD191" w:rsidR="00564C5A" w:rsidRPr="00596925" w:rsidRDefault="00564C5A" w:rsidP="00A2582A">
            <w:pPr>
              <w:pStyle w:val="testo"/>
              <w:ind w:left="0" w:right="34"/>
              <w:jc w:val="center"/>
              <w:rPr>
                <w:rFonts w:asciiTheme="minorHAnsi" w:hAnsiTheme="minorHAnsi" w:cstheme="minorHAnsi"/>
                <w:sz w:val="16"/>
              </w:rPr>
            </w:pPr>
            <w:r w:rsidRPr="00596925">
              <w:rPr>
                <w:rFonts w:asciiTheme="minorHAnsi" w:hAnsiTheme="minorHAnsi" w:cstheme="minorHAnsi"/>
                <w:sz w:val="16"/>
              </w:rPr>
              <w:t>…</w:t>
            </w:r>
          </w:p>
        </w:tc>
        <w:tc>
          <w:tcPr>
            <w:tcW w:w="1943" w:type="dxa"/>
          </w:tcPr>
          <w:p w14:paraId="0950A3E2" w14:textId="5502C825" w:rsidR="00564C5A" w:rsidRPr="00596925" w:rsidRDefault="00564C5A" w:rsidP="00A2582A">
            <w:pPr>
              <w:pStyle w:val="testo"/>
              <w:ind w:left="0" w:right="34"/>
              <w:jc w:val="center"/>
              <w:rPr>
                <w:rFonts w:asciiTheme="minorHAnsi" w:hAnsiTheme="minorHAnsi" w:cstheme="minorHAnsi"/>
                <w:sz w:val="16"/>
              </w:rPr>
            </w:pPr>
            <w:r w:rsidRPr="00596925">
              <w:rPr>
                <w:rFonts w:asciiTheme="minorHAnsi" w:hAnsiTheme="minorHAnsi" w:cstheme="minorHAnsi"/>
                <w:sz w:val="16"/>
              </w:rPr>
              <w:t>…</w:t>
            </w:r>
          </w:p>
        </w:tc>
      </w:tr>
    </w:tbl>
    <w:p w14:paraId="0D7CE4B3" w14:textId="77777777" w:rsidR="00802279" w:rsidRPr="00596925" w:rsidRDefault="00802279" w:rsidP="00EA337E">
      <w:pPr>
        <w:pStyle w:val="testo"/>
        <w:ind w:left="0"/>
        <w:rPr>
          <w:rFonts w:asciiTheme="minorHAnsi" w:hAnsiTheme="minorHAnsi" w:cstheme="minorHAnsi"/>
        </w:rPr>
      </w:pPr>
    </w:p>
    <w:p w14:paraId="54DFF95F" w14:textId="0B5E57A9" w:rsidR="0099260A" w:rsidRPr="00596925" w:rsidRDefault="0099260A" w:rsidP="00EA337E">
      <w:pPr>
        <w:pStyle w:val="testo"/>
        <w:ind w:left="0"/>
        <w:rPr>
          <w:rFonts w:asciiTheme="minorHAnsi" w:hAnsiTheme="minorHAnsi" w:cstheme="minorHAnsi"/>
        </w:rPr>
      </w:pPr>
      <w:r w:rsidRPr="00596925">
        <w:rPr>
          <w:rFonts w:asciiTheme="minorHAnsi" w:hAnsiTheme="minorHAnsi" w:cstheme="minorHAnsi"/>
        </w:rPr>
        <w:t>Il livello di rischio presente viene valutato dal laboratorio considerando ad esempio i seguenti fattori:</w:t>
      </w:r>
    </w:p>
    <w:p w14:paraId="3D559D73" w14:textId="77777777" w:rsidR="00802279" w:rsidRPr="00596925" w:rsidRDefault="00802279" w:rsidP="00EA337E">
      <w:pPr>
        <w:pStyle w:val="testo"/>
        <w:ind w:left="0"/>
        <w:rPr>
          <w:rFonts w:asciiTheme="minorHAnsi" w:hAnsiTheme="minorHAnsi" w:cstheme="minorHAnsi"/>
        </w:rPr>
      </w:pPr>
    </w:p>
    <w:p w14:paraId="3E7A7227" w14:textId="45B4B18B" w:rsidR="0099260A" w:rsidRPr="00596925" w:rsidRDefault="0099260A" w:rsidP="00EE5563">
      <w:pPr>
        <w:pStyle w:val="testo"/>
        <w:numPr>
          <w:ilvl w:val="2"/>
          <w:numId w:val="29"/>
        </w:numPr>
        <w:rPr>
          <w:rFonts w:asciiTheme="minorHAnsi" w:hAnsiTheme="minorHAnsi" w:cstheme="minorHAnsi"/>
        </w:rPr>
      </w:pPr>
      <w:r w:rsidRPr="00596925">
        <w:rPr>
          <w:rFonts w:asciiTheme="minorHAnsi" w:hAnsiTheme="minorHAnsi" w:cstheme="minorHAnsi"/>
        </w:rPr>
        <w:t>Numero di prove effettuate in un anno;</w:t>
      </w:r>
    </w:p>
    <w:p w14:paraId="2359C3AE" w14:textId="1EB9CC2C" w:rsidR="0099260A" w:rsidRPr="00596925" w:rsidRDefault="0099260A" w:rsidP="00EE5563">
      <w:pPr>
        <w:pStyle w:val="testo"/>
        <w:numPr>
          <w:ilvl w:val="2"/>
          <w:numId w:val="29"/>
        </w:numPr>
        <w:rPr>
          <w:rFonts w:asciiTheme="minorHAnsi" w:hAnsiTheme="minorHAnsi" w:cstheme="minorHAnsi"/>
        </w:rPr>
      </w:pPr>
      <w:r w:rsidRPr="00596925">
        <w:rPr>
          <w:rFonts w:asciiTheme="minorHAnsi" w:hAnsiTheme="minorHAnsi" w:cstheme="minorHAnsi"/>
        </w:rPr>
        <w:t>Rotazione del personale tecnico esecutore;</w:t>
      </w:r>
    </w:p>
    <w:p w14:paraId="6FF4D5C5" w14:textId="4F80575D" w:rsidR="0099260A" w:rsidRPr="00596925" w:rsidRDefault="0099260A" w:rsidP="00EE5563">
      <w:pPr>
        <w:pStyle w:val="testo"/>
        <w:numPr>
          <w:ilvl w:val="2"/>
          <w:numId w:val="29"/>
        </w:numPr>
        <w:rPr>
          <w:rFonts w:asciiTheme="minorHAnsi" w:hAnsiTheme="minorHAnsi" w:cstheme="minorHAnsi"/>
        </w:rPr>
      </w:pPr>
      <w:r w:rsidRPr="00596925">
        <w:rPr>
          <w:rFonts w:asciiTheme="minorHAnsi" w:hAnsiTheme="minorHAnsi" w:cstheme="minorHAnsi"/>
        </w:rPr>
        <w:t>Esperienza e conoscenza del personale tecnico esecutore;</w:t>
      </w:r>
    </w:p>
    <w:p w14:paraId="58DA7326" w14:textId="0408508A" w:rsidR="0099260A" w:rsidRPr="00596925" w:rsidRDefault="0099260A" w:rsidP="00EE5563">
      <w:pPr>
        <w:pStyle w:val="testo"/>
        <w:numPr>
          <w:ilvl w:val="2"/>
          <w:numId w:val="29"/>
        </w:numPr>
        <w:rPr>
          <w:rFonts w:asciiTheme="minorHAnsi" w:hAnsiTheme="minorHAnsi" w:cstheme="minorHAnsi"/>
        </w:rPr>
      </w:pPr>
      <w:r w:rsidRPr="00596925">
        <w:rPr>
          <w:rFonts w:asciiTheme="minorHAnsi" w:hAnsiTheme="minorHAnsi" w:cstheme="minorHAnsi"/>
        </w:rPr>
        <w:t>Disponibilità di materiali di riferimento e di materiali di riferimento certificati;</w:t>
      </w:r>
    </w:p>
    <w:p w14:paraId="09A46D78" w14:textId="4E067D99" w:rsidR="0099260A" w:rsidRPr="00596925" w:rsidRDefault="0099260A" w:rsidP="00EE5563">
      <w:pPr>
        <w:pStyle w:val="testo"/>
        <w:numPr>
          <w:ilvl w:val="2"/>
          <w:numId w:val="29"/>
        </w:numPr>
        <w:rPr>
          <w:rFonts w:asciiTheme="minorHAnsi" w:hAnsiTheme="minorHAnsi" w:cstheme="minorHAnsi"/>
        </w:rPr>
      </w:pPr>
      <w:r w:rsidRPr="00596925">
        <w:rPr>
          <w:rFonts w:asciiTheme="minorHAnsi" w:hAnsiTheme="minorHAnsi" w:cstheme="minorHAnsi"/>
        </w:rPr>
        <w:t>Importanza dei dati emessi (es: legati ad un giudizio di conformità di prodotto).</w:t>
      </w:r>
    </w:p>
    <w:p w14:paraId="2F6E8894" w14:textId="77777777" w:rsidR="0099260A" w:rsidRPr="00596925" w:rsidRDefault="0099260A" w:rsidP="00EA337E">
      <w:pPr>
        <w:pStyle w:val="testo"/>
        <w:ind w:left="0"/>
        <w:rPr>
          <w:rFonts w:asciiTheme="minorHAnsi" w:hAnsiTheme="minorHAnsi" w:cstheme="minorHAnsi"/>
        </w:rPr>
      </w:pPr>
    </w:p>
    <w:p w14:paraId="71B8D2E7" w14:textId="53E199A0" w:rsidR="002200AD" w:rsidRPr="00596925" w:rsidRDefault="0099260A" w:rsidP="00EA337E">
      <w:pPr>
        <w:pStyle w:val="testo"/>
        <w:ind w:left="0"/>
        <w:rPr>
          <w:rFonts w:asciiTheme="minorHAnsi" w:hAnsiTheme="minorHAnsi" w:cstheme="minorHAnsi"/>
        </w:rPr>
      </w:pPr>
      <w:r w:rsidRPr="00596925">
        <w:rPr>
          <w:rFonts w:asciiTheme="minorHAnsi" w:hAnsiTheme="minorHAnsi" w:cstheme="minorHAnsi"/>
        </w:rPr>
        <w:t>P</w:t>
      </w:r>
      <w:r w:rsidR="00501FED" w:rsidRPr="00596925">
        <w:rPr>
          <w:rFonts w:asciiTheme="minorHAnsi" w:hAnsiTheme="minorHAnsi" w:cstheme="minorHAnsi"/>
        </w:rPr>
        <w:t>er ulteriori dettagli si rimanda alla procedura PG</w:t>
      </w:r>
      <w:r w:rsidR="00FC16F3" w:rsidRPr="00596925">
        <w:rPr>
          <w:rFonts w:asciiTheme="minorHAnsi" w:hAnsiTheme="minorHAnsi" w:cstheme="minorHAnsi"/>
        </w:rPr>
        <w:t>01</w:t>
      </w:r>
      <w:r w:rsidR="001713A2">
        <w:rPr>
          <w:rFonts w:asciiTheme="minorHAnsi" w:hAnsiTheme="minorHAnsi" w:cstheme="minorHAnsi"/>
        </w:rPr>
        <w:t>_</w:t>
      </w:r>
      <w:r w:rsidR="00501FED" w:rsidRPr="00596925">
        <w:rPr>
          <w:rFonts w:asciiTheme="minorHAnsi" w:hAnsiTheme="minorHAnsi" w:cstheme="minorHAnsi"/>
        </w:rPr>
        <w:t>Gestione del rischio</w:t>
      </w:r>
      <w:r w:rsidR="002200AD" w:rsidRPr="00596925">
        <w:rPr>
          <w:rFonts w:asciiTheme="minorHAnsi" w:hAnsiTheme="minorHAnsi" w:cstheme="minorHAnsi"/>
        </w:rPr>
        <w:t>.</w:t>
      </w:r>
    </w:p>
    <w:p w14:paraId="5598C8C7" w14:textId="77777777" w:rsidR="000655C3" w:rsidRPr="00596925" w:rsidRDefault="000655C3" w:rsidP="00EA337E">
      <w:pPr>
        <w:pStyle w:val="testo"/>
        <w:ind w:left="0"/>
        <w:rPr>
          <w:rFonts w:asciiTheme="minorHAnsi" w:hAnsiTheme="minorHAnsi" w:cstheme="minorHAnsi"/>
        </w:rPr>
      </w:pPr>
    </w:p>
    <w:p w14:paraId="203E0E61" w14:textId="2D6BD746" w:rsidR="00303681" w:rsidRPr="00596925" w:rsidRDefault="002200AD" w:rsidP="00303681">
      <w:pPr>
        <w:pStyle w:val="testo"/>
        <w:ind w:left="0"/>
        <w:rPr>
          <w:rFonts w:asciiTheme="minorHAnsi" w:hAnsiTheme="minorHAnsi" w:cstheme="minorHAnsi"/>
        </w:rPr>
      </w:pPr>
      <w:r w:rsidRPr="00596925">
        <w:rPr>
          <w:rFonts w:asciiTheme="minorHAnsi" w:hAnsiTheme="minorHAnsi" w:cstheme="minorHAnsi"/>
        </w:rPr>
        <w:t>Al ricevimento dei campioni inviati dall’ente</w:t>
      </w:r>
      <w:r w:rsidR="00501FED" w:rsidRPr="00596925">
        <w:rPr>
          <w:rFonts w:asciiTheme="minorHAnsi" w:hAnsiTheme="minorHAnsi" w:cstheme="minorHAnsi"/>
        </w:rPr>
        <w:t xml:space="preserve"> organizzatore del PT</w:t>
      </w:r>
      <w:r w:rsidRPr="00596925">
        <w:rPr>
          <w:rFonts w:asciiTheme="minorHAnsi" w:hAnsiTheme="minorHAnsi" w:cstheme="minorHAnsi"/>
        </w:rPr>
        <w:t>, il laboratorio li accetta come campioni di routine, esegue le prove ed i risultati otten</w:t>
      </w:r>
      <w:r w:rsidR="005A0216" w:rsidRPr="00596925">
        <w:rPr>
          <w:rFonts w:asciiTheme="minorHAnsi" w:hAnsiTheme="minorHAnsi" w:cstheme="minorHAnsi"/>
        </w:rPr>
        <w:t>uti vengono trascritti sia sul r</w:t>
      </w:r>
      <w:r w:rsidRPr="00596925">
        <w:rPr>
          <w:rFonts w:asciiTheme="minorHAnsi" w:hAnsiTheme="minorHAnsi" w:cstheme="minorHAnsi"/>
        </w:rPr>
        <w:t xml:space="preserve">apporto di </w:t>
      </w:r>
      <w:r w:rsidR="005A0216" w:rsidRPr="00596925">
        <w:rPr>
          <w:rFonts w:asciiTheme="minorHAnsi" w:hAnsiTheme="minorHAnsi" w:cstheme="minorHAnsi"/>
        </w:rPr>
        <w:t>p</w:t>
      </w:r>
      <w:r w:rsidRPr="00596925">
        <w:rPr>
          <w:rFonts w:asciiTheme="minorHAnsi" w:hAnsiTheme="minorHAnsi" w:cstheme="minorHAnsi"/>
        </w:rPr>
        <w:t xml:space="preserve">rova, da conservare in archivio storico, sia sull'apposito modulo </w:t>
      </w:r>
      <w:r w:rsidR="00303681" w:rsidRPr="00596925">
        <w:rPr>
          <w:rFonts w:asciiTheme="minorHAnsi" w:hAnsiTheme="minorHAnsi" w:cstheme="minorHAnsi"/>
          <w:i/>
        </w:rPr>
        <w:t>on-line</w:t>
      </w:r>
      <w:r w:rsidR="00303681" w:rsidRPr="00596925">
        <w:rPr>
          <w:rFonts w:asciiTheme="minorHAnsi" w:hAnsiTheme="minorHAnsi" w:cstheme="minorHAnsi"/>
        </w:rPr>
        <w:t xml:space="preserve"> </w:t>
      </w:r>
      <w:r w:rsidRPr="00596925">
        <w:rPr>
          <w:rFonts w:asciiTheme="minorHAnsi" w:hAnsiTheme="minorHAnsi" w:cstheme="minorHAnsi"/>
        </w:rPr>
        <w:t>indirizzato all’organizzazione.</w:t>
      </w:r>
    </w:p>
    <w:p w14:paraId="4DA6E055" w14:textId="77777777" w:rsidR="007211C9" w:rsidRDefault="002200AD" w:rsidP="00303681">
      <w:pPr>
        <w:pStyle w:val="testo"/>
        <w:ind w:left="0"/>
        <w:rPr>
          <w:ins w:id="116" w:author="11770" w:date="2026-02-19T08:58:00Z" w16du:dateUtc="2026-02-19T07:58:00Z"/>
          <w:rFonts w:asciiTheme="minorHAnsi" w:hAnsiTheme="minorHAnsi" w:cstheme="minorHAnsi"/>
        </w:rPr>
      </w:pPr>
      <w:r w:rsidRPr="00596925">
        <w:rPr>
          <w:rFonts w:asciiTheme="minorHAnsi" w:hAnsiTheme="minorHAnsi" w:cstheme="minorHAnsi"/>
        </w:rPr>
        <w:t xml:space="preserve">A seguito di elaborazione da parte dell’ente organizzatore, il laboratorio analizza gli esiti </w:t>
      </w:r>
      <w:ins w:id="117" w:author="11770" w:date="2026-02-19T08:58:00Z" w16du:dateUtc="2026-02-19T07:58:00Z">
        <w:r w:rsidR="007211C9" w:rsidRPr="007211C9">
          <w:rPr>
            <w:rFonts w:asciiTheme="minorHAnsi" w:hAnsiTheme="minorHAnsi" w:cstheme="minorHAnsi"/>
          </w:rPr>
          <w:t>sulla base dei criteri di accettabilità definiti dal laboratorio.</w:t>
        </w:r>
      </w:ins>
    </w:p>
    <w:p w14:paraId="5E34768B" w14:textId="07DEDD54" w:rsidR="002200AD" w:rsidDel="007211C9" w:rsidRDefault="007211C9" w:rsidP="00303681">
      <w:pPr>
        <w:pStyle w:val="testo"/>
        <w:ind w:left="0"/>
        <w:rPr>
          <w:del w:id="118" w:author="11770" w:date="2026-02-19T08:58:00Z" w16du:dateUtc="2026-02-19T07:58:00Z"/>
          <w:rFonts w:asciiTheme="minorHAnsi" w:hAnsiTheme="minorHAnsi" w:cstheme="minorHAnsi"/>
        </w:rPr>
      </w:pPr>
      <w:ins w:id="119" w:author="11770" w:date="2026-02-19T08:58:00Z" w16du:dateUtc="2026-02-19T07:58:00Z">
        <w:r w:rsidRPr="007211C9">
          <w:rPr>
            <w:rFonts w:asciiTheme="minorHAnsi" w:hAnsiTheme="minorHAnsi" w:cstheme="minorHAnsi"/>
          </w:rPr>
          <w:t>I circuiti scelti dal laboratorio prevedono sia la ricerca (prova qualitativa) che l’enumerazione (prova quantitativa) di determinate specie microbiche. In quest’ultimo caso, il risultato è convertito in “z-score” allineati con i requisiti della UNI CEI EN ISO/IEC 17043. Tuttavia, il laboratorio impiega esclusivamente metodi di analisi qualitativi e pertanto, ai fini del superamento della prova, reputa accettabile il risultato qualora sia congruente con la presenza/assenza dell’organismo target, indipendentemente dal valore di z-score indicato nel report prodotto dal PT provider.</w:t>
        </w:r>
      </w:ins>
      <w:del w:id="120" w:author="11770" w:date="2026-02-19T08:58:00Z" w16du:dateUtc="2026-02-19T07:58:00Z">
        <w:r w:rsidR="002200AD" w:rsidRPr="00596925" w:rsidDel="007211C9">
          <w:rPr>
            <w:rFonts w:asciiTheme="minorHAnsi" w:hAnsiTheme="minorHAnsi" w:cstheme="minorHAnsi"/>
          </w:rPr>
          <w:delText>e</w:delText>
        </w:r>
        <w:r w:rsidR="00303681" w:rsidRPr="00596925" w:rsidDel="007211C9">
          <w:rPr>
            <w:rFonts w:asciiTheme="minorHAnsi" w:hAnsiTheme="minorHAnsi" w:cstheme="minorHAnsi"/>
          </w:rPr>
          <w:delText>d</w:delText>
        </w:r>
        <w:r w:rsidR="002200AD" w:rsidRPr="00596925" w:rsidDel="007211C9">
          <w:rPr>
            <w:rFonts w:asciiTheme="minorHAnsi" w:hAnsiTheme="minorHAnsi" w:cstheme="minorHAnsi"/>
          </w:rPr>
          <w:delText xml:space="preserve"> </w:delText>
        </w:r>
        <w:r w:rsidR="00303681" w:rsidRPr="00596925" w:rsidDel="007211C9">
          <w:rPr>
            <w:rFonts w:asciiTheme="minorHAnsi" w:hAnsiTheme="minorHAnsi" w:cstheme="minorHAnsi"/>
          </w:rPr>
          <w:delText xml:space="preserve">il </w:delText>
        </w:r>
        <w:r w:rsidR="002200AD" w:rsidRPr="00596925" w:rsidDel="007211C9">
          <w:rPr>
            <w:rFonts w:asciiTheme="minorHAnsi" w:hAnsiTheme="minorHAnsi" w:cstheme="minorHAnsi"/>
          </w:rPr>
          <w:delText>calcol</w:delText>
        </w:r>
        <w:r w:rsidR="00303681" w:rsidRPr="00596925" w:rsidDel="007211C9">
          <w:rPr>
            <w:rFonts w:asciiTheme="minorHAnsi" w:hAnsiTheme="minorHAnsi" w:cstheme="minorHAnsi"/>
          </w:rPr>
          <w:delText>o</w:delText>
        </w:r>
        <w:r w:rsidR="002200AD" w:rsidRPr="00596925" w:rsidDel="007211C9">
          <w:rPr>
            <w:rFonts w:asciiTheme="minorHAnsi" w:hAnsiTheme="minorHAnsi" w:cstheme="minorHAnsi"/>
          </w:rPr>
          <w:delText xml:space="preserve"> </w:delText>
        </w:r>
        <w:r w:rsidR="00303681" w:rsidRPr="00596925" w:rsidDel="007211C9">
          <w:rPr>
            <w:rFonts w:asciiTheme="minorHAnsi" w:hAnsiTheme="minorHAnsi" w:cstheme="minorHAnsi"/>
          </w:rPr>
          <w:delText>del</w:delText>
        </w:r>
        <w:r w:rsidR="002200AD" w:rsidRPr="00596925" w:rsidDel="007211C9">
          <w:rPr>
            <w:rFonts w:asciiTheme="minorHAnsi" w:hAnsiTheme="minorHAnsi" w:cstheme="minorHAnsi"/>
          </w:rPr>
          <w:delText xml:space="preserve">lo </w:delText>
        </w:r>
        <w:r w:rsidR="002200AD" w:rsidRPr="00596925" w:rsidDel="007211C9">
          <w:rPr>
            <w:rFonts w:asciiTheme="minorHAnsi" w:hAnsiTheme="minorHAnsi" w:cstheme="minorHAnsi"/>
            <w:i/>
          </w:rPr>
          <w:delText>z-score</w:delText>
        </w:r>
        <w:r w:rsidR="002200AD" w:rsidRPr="00596925" w:rsidDel="007211C9">
          <w:rPr>
            <w:rFonts w:asciiTheme="minorHAnsi" w:hAnsiTheme="minorHAnsi" w:cstheme="minorHAnsi"/>
          </w:rPr>
          <w:delText>. Possono presentarsi tre casi:</w:delText>
        </w:r>
      </w:del>
    </w:p>
    <w:p w14:paraId="07BA6560" w14:textId="668CA7A9" w:rsidR="00303681" w:rsidRPr="00596925" w:rsidDel="007211C9" w:rsidRDefault="00303681" w:rsidP="00303681">
      <w:pPr>
        <w:pStyle w:val="testo"/>
        <w:ind w:left="0"/>
        <w:rPr>
          <w:del w:id="121" w:author="11770" w:date="2026-02-19T08:58:00Z" w16du:dateUtc="2026-02-19T07:58:00Z"/>
          <w:rFonts w:asciiTheme="minorHAnsi" w:hAnsiTheme="minorHAnsi" w:cstheme="minorHAnsi"/>
        </w:rPr>
      </w:pPr>
    </w:p>
    <w:p w14:paraId="1DB49507" w14:textId="17876588" w:rsidR="002200AD" w:rsidRPr="00596925" w:rsidDel="007211C9" w:rsidRDefault="002200AD" w:rsidP="002200AD">
      <w:pPr>
        <w:pStyle w:val="testo"/>
        <w:rPr>
          <w:del w:id="122" w:author="11770" w:date="2026-02-19T08:58:00Z" w16du:dateUtc="2026-02-19T07:58:00Z"/>
          <w:rFonts w:asciiTheme="minorHAnsi" w:hAnsiTheme="minorHAnsi" w:cstheme="minorHAnsi"/>
        </w:rPr>
      </w:pPr>
      <w:del w:id="123" w:author="11770" w:date="2026-02-19T08:58:00Z" w16du:dateUtc="2026-02-19T07:58:00Z">
        <w:r w:rsidRPr="00596925" w:rsidDel="007211C9">
          <w:rPr>
            <w:rFonts w:asciiTheme="minorHAnsi" w:hAnsiTheme="minorHAnsi" w:cstheme="minorHAnsi"/>
          </w:rPr>
          <w:delText>a)</w:delText>
        </w:r>
        <w:r w:rsidRPr="00596925" w:rsidDel="007211C9">
          <w:rPr>
            <w:rFonts w:asciiTheme="minorHAnsi" w:hAnsiTheme="minorHAnsi" w:cstheme="minorHAnsi"/>
          </w:rPr>
          <w:tab/>
          <w:delText>-2 &lt; z &lt; +2 accettabile;</w:delText>
        </w:r>
      </w:del>
    </w:p>
    <w:p w14:paraId="33C601EA" w14:textId="2B3507D1" w:rsidR="002200AD" w:rsidRPr="00596925" w:rsidDel="007211C9" w:rsidRDefault="002200AD" w:rsidP="002200AD">
      <w:pPr>
        <w:pStyle w:val="testo"/>
        <w:rPr>
          <w:del w:id="124" w:author="11770" w:date="2026-02-19T08:58:00Z" w16du:dateUtc="2026-02-19T07:58:00Z"/>
          <w:rFonts w:asciiTheme="minorHAnsi" w:hAnsiTheme="minorHAnsi" w:cstheme="minorHAnsi"/>
        </w:rPr>
      </w:pPr>
      <w:del w:id="125" w:author="11770" w:date="2026-02-19T08:58:00Z" w16du:dateUtc="2026-02-19T07:58:00Z">
        <w:r w:rsidRPr="00596925" w:rsidDel="007211C9">
          <w:rPr>
            <w:rFonts w:asciiTheme="minorHAnsi" w:hAnsiTheme="minorHAnsi" w:cstheme="minorHAnsi"/>
          </w:rPr>
          <w:delText>b)</w:delText>
        </w:r>
        <w:r w:rsidRPr="00596925" w:rsidDel="007211C9">
          <w:rPr>
            <w:rFonts w:asciiTheme="minorHAnsi" w:hAnsiTheme="minorHAnsi" w:cstheme="minorHAnsi"/>
          </w:rPr>
          <w:tab/>
          <w:delText>2 &lt; |z| &lt; 3 questionabile;</w:delText>
        </w:r>
      </w:del>
    </w:p>
    <w:p w14:paraId="4E4435B7" w14:textId="501E2026" w:rsidR="002200AD" w:rsidRPr="00596925" w:rsidDel="007211C9" w:rsidRDefault="002200AD" w:rsidP="002200AD">
      <w:pPr>
        <w:pStyle w:val="testo"/>
        <w:rPr>
          <w:del w:id="126" w:author="11770" w:date="2026-02-19T08:58:00Z" w16du:dateUtc="2026-02-19T07:58:00Z"/>
          <w:rFonts w:asciiTheme="minorHAnsi" w:hAnsiTheme="minorHAnsi" w:cstheme="minorHAnsi"/>
        </w:rPr>
      </w:pPr>
      <w:del w:id="127" w:author="11770" w:date="2026-02-19T08:58:00Z" w16du:dateUtc="2026-02-19T07:58:00Z">
        <w:r w:rsidRPr="00596925" w:rsidDel="007211C9">
          <w:rPr>
            <w:rFonts w:asciiTheme="minorHAnsi" w:hAnsiTheme="minorHAnsi" w:cstheme="minorHAnsi"/>
          </w:rPr>
          <w:delText>c)</w:delText>
        </w:r>
        <w:r w:rsidRPr="00596925" w:rsidDel="007211C9">
          <w:rPr>
            <w:rFonts w:asciiTheme="minorHAnsi" w:hAnsiTheme="minorHAnsi" w:cstheme="minorHAnsi"/>
          </w:rPr>
          <w:tab/>
          <w:delText>|z| &gt; 3 non conforme.</w:delText>
        </w:r>
      </w:del>
    </w:p>
    <w:p w14:paraId="1EF7B158" w14:textId="2EC4286C" w:rsidR="000205A9" w:rsidRPr="00596925" w:rsidDel="007211C9" w:rsidRDefault="000205A9" w:rsidP="00303681">
      <w:pPr>
        <w:pStyle w:val="testo"/>
        <w:ind w:left="0"/>
        <w:rPr>
          <w:del w:id="128" w:author="11770" w:date="2026-02-19T08:58:00Z" w16du:dateUtc="2026-02-19T07:58:00Z"/>
          <w:rFonts w:asciiTheme="minorHAnsi" w:hAnsiTheme="minorHAnsi" w:cstheme="minorHAnsi"/>
        </w:rPr>
      </w:pPr>
    </w:p>
    <w:p w14:paraId="4BD311B6" w14:textId="50BD43CD" w:rsidR="002200AD" w:rsidRPr="00596925" w:rsidRDefault="002200AD" w:rsidP="00303681">
      <w:pPr>
        <w:pStyle w:val="testo"/>
        <w:ind w:left="0"/>
        <w:rPr>
          <w:rFonts w:asciiTheme="minorHAnsi" w:hAnsiTheme="minorHAnsi" w:cstheme="minorHAnsi"/>
        </w:rPr>
      </w:pPr>
      <w:del w:id="129" w:author="11770" w:date="2026-02-19T08:58:00Z" w16du:dateUtc="2026-02-19T07:58:00Z">
        <w:r w:rsidRPr="00596925" w:rsidDel="007211C9">
          <w:rPr>
            <w:rFonts w:asciiTheme="minorHAnsi" w:hAnsiTheme="minorHAnsi" w:cstheme="minorHAnsi"/>
          </w:rPr>
          <w:delText xml:space="preserve">Nel caso di risultati questionabili, RQL apre </w:delText>
        </w:r>
        <w:r w:rsidR="00303681" w:rsidRPr="00596925" w:rsidDel="007211C9">
          <w:rPr>
            <w:rFonts w:asciiTheme="minorHAnsi" w:hAnsiTheme="minorHAnsi" w:cstheme="minorHAnsi"/>
          </w:rPr>
          <w:delText>una non conformità</w:delText>
        </w:r>
        <w:r w:rsidRPr="00596925" w:rsidDel="007211C9">
          <w:rPr>
            <w:rFonts w:asciiTheme="minorHAnsi" w:hAnsiTheme="minorHAnsi" w:cstheme="minorHAnsi"/>
          </w:rPr>
          <w:delText xml:space="preserve"> ed </w:delText>
        </w:r>
        <w:r w:rsidR="00303681" w:rsidRPr="00596925" w:rsidDel="007211C9">
          <w:rPr>
            <w:rFonts w:asciiTheme="minorHAnsi" w:hAnsiTheme="minorHAnsi" w:cstheme="minorHAnsi"/>
          </w:rPr>
          <w:delText>assieme al</w:delText>
        </w:r>
        <w:r w:rsidRPr="00596925" w:rsidDel="007211C9">
          <w:rPr>
            <w:rFonts w:asciiTheme="minorHAnsi" w:hAnsiTheme="minorHAnsi" w:cstheme="minorHAnsi"/>
          </w:rPr>
          <w:delText xml:space="preserve"> personale addetto alle prove valuta le cause che hanno portato a quel risultato ed il trattamento necessario. RQL a seguito delle info</w:delText>
        </w:r>
        <w:r w:rsidR="00303681" w:rsidRPr="00596925" w:rsidDel="007211C9">
          <w:rPr>
            <w:rFonts w:asciiTheme="minorHAnsi" w:hAnsiTheme="minorHAnsi" w:cstheme="minorHAnsi"/>
          </w:rPr>
          <w:delText>rmazioni fornite può aprire un’a</w:delText>
        </w:r>
        <w:r w:rsidRPr="00596925" w:rsidDel="007211C9">
          <w:rPr>
            <w:rFonts w:asciiTheme="minorHAnsi" w:hAnsiTheme="minorHAnsi" w:cstheme="minorHAnsi"/>
          </w:rPr>
          <w:delText xml:space="preserve">zione </w:delText>
        </w:r>
        <w:r w:rsidR="00303681" w:rsidRPr="00596925" w:rsidDel="007211C9">
          <w:rPr>
            <w:rFonts w:asciiTheme="minorHAnsi" w:hAnsiTheme="minorHAnsi" w:cstheme="minorHAnsi"/>
          </w:rPr>
          <w:delText>c</w:delText>
        </w:r>
        <w:r w:rsidRPr="00596925" w:rsidDel="007211C9">
          <w:rPr>
            <w:rFonts w:asciiTheme="minorHAnsi" w:hAnsiTheme="minorHAnsi" w:cstheme="minorHAnsi"/>
          </w:rPr>
          <w:delText xml:space="preserve">orrettiva che elimini la causa evidenziata. </w:delText>
        </w:r>
      </w:del>
    </w:p>
    <w:p w14:paraId="7B5B59C4" w14:textId="2A05E049" w:rsidR="002200AD" w:rsidRPr="00596925" w:rsidRDefault="002200AD" w:rsidP="00303681">
      <w:pPr>
        <w:pStyle w:val="testo"/>
        <w:ind w:left="0"/>
        <w:rPr>
          <w:rFonts w:asciiTheme="minorHAnsi" w:hAnsiTheme="minorHAnsi" w:cstheme="minorHAnsi"/>
        </w:rPr>
      </w:pPr>
      <w:r w:rsidRPr="00596925">
        <w:rPr>
          <w:rFonts w:asciiTheme="minorHAnsi" w:hAnsiTheme="minorHAnsi" w:cstheme="minorHAnsi"/>
        </w:rPr>
        <w:t xml:space="preserve">Nel caso di risultati non accettabili il laboratorio esegue, se possibile, una ripetizione sul campione inviato dal </w:t>
      </w:r>
      <w:r w:rsidRPr="00596925">
        <w:rPr>
          <w:rFonts w:asciiTheme="minorHAnsi" w:hAnsiTheme="minorHAnsi" w:cstheme="minorHAnsi"/>
          <w:i/>
        </w:rPr>
        <w:t>Proficiency Test Provider</w:t>
      </w:r>
      <w:r w:rsidRPr="00596925">
        <w:rPr>
          <w:rFonts w:asciiTheme="minorHAnsi" w:hAnsiTheme="minorHAnsi" w:cstheme="minorHAnsi"/>
        </w:rPr>
        <w:t xml:space="preserve"> (PTP) o richiede un nuovo campione allo stesso o, come ultima possibilità, e</w:t>
      </w:r>
      <w:r w:rsidR="00303681" w:rsidRPr="00596925">
        <w:rPr>
          <w:rFonts w:asciiTheme="minorHAnsi" w:hAnsiTheme="minorHAnsi" w:cstheme="minorHAnsi"/>
        </w:rPr>
        <w:t>segue un controllo qualità con m</w:t>
      </w:r>
      <w:r w:rsidRPr="00596925">
        <w:rPr>
          <w:rFonts w:asciiTheme="minorHAnsi" w:hAnsiTheme="minorHAnsi" w:cstheme="minorHAnsi"/>
        </w:rPr>
        <w:t xml:space="preserve">ateriale di riferimento a disposizione. </w:t>
      </w:r>
    </w:p>
    <w:p w14:paraId="7A8FAE8F" w14:textId="1E985AE0" w:rsidR="002200AD" w:rsidRPr="00596925" w:rsidRDefault="002200AD" w:rsidP="00303681">
      <w:pPr>
        <w:pStyle w:val="testo"/>
        <w:ind w:left="0"/>
        <w:rPr>
          <w:rFonts w:asciiTheme="minorHAnsi" w:hAnsiTheme="minorHAnsi" w:cstheme="minorHAnsi"/>
        </w:rPr>
      </w:pPr>
      <w:proofErr w:type="gramStart"/>
      <w:r w:rsidRPr="00596925">
        <w:rPr>
          <w:rFonts w:asciiTheme="minorHAnsi" w:hAnsiTheme="minorHAnsi" w:cstheme="minorHAnsi"/>
        </w:rPr>
        <w:lastRenderedPageBreak/>
        <w:t>Nel contempo</w:t>
      </w:r>
      <w:proofErr w:type="gramEnd"/>
      <w:r w:rsidRPr="00596925">
        <w:rPr>
          <w:rFonts w:asciiTheme="minorHAnsi" w:hAnsiTheme="minorHAnsi" w:cstheme="minorHAnsi"/>
        </w:rPr>
        <w:t xml:space="preserve"> valuta quali potrebbero essere state le cause della </w:t>
      </w:r>
      <w:r w:rsidR="00303681" w:rsidRPr="00596925">
        <w:rPr>
          <w:rFonts w:asciiTheme="minorHAnsi" w:hAnsiTheme="minorHAnsi" w:cstheme="minorHAnsi"/>
        </w:rPr>
        <w:t>non conformità</w:t>
      </w:r>
      <w:r w:rsidRPr="00596925">
        <w:rPr>
          <w:rFonts w:asciiTheme="minorHAnsi" w:hAnsiTheme="minorHAnsi" w:cstheme="minorHAnsi"/>
        </w:rPr>
        <w:t xml:space="preserve"> lungo il processo di misurazione e verifica le eventuali influenze sui risu</w:t>
      </w:r>
      <w:r w:rsidR="00303681" w:rsidRPr="00596925">
        <w:rPr>
          <w:rFonts w:asciiTheme="minorHAnsi" w:hAnsiTheme="minorHAnsi" w:cstheme="minorHAnsi"/>
        </w:rPr>
        <w:t>ltati precedentemente forniti al</w:t>
      </w:r>
      <w:r w:rsidRPr="00596925">
        <w:rPr>
          <w:rFonts w:asciiTheme="minorHAnsi" w:hAnsiTheme="minorHAnsi" w:cstheme="minorHAnsi"/>
        </w:rPr>
        <w:t xml:space="preserve"> client</w:t>
      </w:r>
      <w:r w:rsidR="00303681" w:rsidRPr="00596925">
        <w:rPr>
          <w:rFonts w:asciiTheme="minorHAnsi" w:hAnsiTheme="minorHAnsi" w:cstheme="minorHAnsi"/>
        </w:rPr>
        <w:t>e</w:t>
      </w:r>
      <w:r w:rsidRPr="00596925">
        <w:rPr>
          <w:rFonts w:asciiTheme="minorHAnsi" w:hAnsiTheme="minorHAnsi" w:cstheme="minorHAnsi"/>
        </w:rPr>
        <w:t>. Nel caso di valori non accettabili è nece</w:t>
      </w:r>
      <w:r w:rsidR="00303681" w:rsidRPr="00596925">
        <w:rPr>
          <w:rFonts w:asciiTheme="minorHAnsi" w:hAnsiTheme="minorHAnsi" w:cstheme="minorHAnsi"/>
        </w:rPr>
        <w:t>ssaria sempre l’apertura di un’azione</w:t>
      </w:r>
      <w:r w:rsidRPr="00596925">
        <w:rPr>
          <w:rFonts w:asciiTheme="minorHAnsi" w:hAnsiTheme="minorHAnsi" w:cstheme="minorHAnsi"/>
        </w:rPr>
        <w:t xml:space="preserve"> </w:t>
      </w:r>
      <w:r w:rsidR="00303681" w:rsidRPr="00596925">
        <w:rPr>
          <w:rFonts w:asciiTheme="minorHAnsi" w:hAnsiTheme="minorHAnsi" w:cstheme="minorHAnsi"/>
        </w:rPr>
        <w:t>c</w:t>
      </w:r>
      <w:r w:rsidRPr="00596925">
        <w:rPr>
          <w:rFonts w:asciiTheme="minorHAnsi" w:hAnsiTheme="minorHAnsi" w:cstheme="minorHAnsi"/>
        </w:rPr>
        <w:t>orrettiva per elimi</w:t>
      </w:r>
      <w:r w:rsidR="00303681" w:rsidRPr="00596925">
        <w:rPr>
          <w:rFonts w:asciiTheme="minorHAnsi" w:hAnsiTheme="minorHAnsi" w:cstheme="minorHAnsi"/>
        </w:rPr>
        <w:t>nare le cause della n</w:t>
      </w:r>
      <w:r w:rsidRPr="00596925">
        <w:rPr>
          <w:rFonts w:asciiTheme="minorHAnsi" w:hAnsiTheme="minorHAnsi" w:cstheme="minorHAnsi"/>
        </w:rPr>
        <w:t xml:space="preserve">on </w:t>
      </w:r>
      <w:r w:rsidR="00303681" w:rsidRPr="00596925">
        <w:rPr>
          <w:rFonts w:asciiTheme="minorHAnsi" w:hAnsiTheme="minorHAnsi" w:cstheme="minorHAnsi"/>
        </w:rPr>
        <w:t>c</w:t>
      </w:r>
      <w:r w:rsidRPr="00596925">
        <w:rPr>
          <w:rFonts w:asciiTheme="minorHAnsi" w:hAnsiTheme="minorHAnsi" w:cstheme="minorHAnsi"/>
        </w:rPr>
        <w:t>onformità. Poterebbero essere inoltre necess</w:t>
      </w:r>
      <w:r w:rsidR="00303681" w:rsidRPr="00596925">
        <w:rPr>
          <w:rFonts w:asciiTheme="minorHAnsi" w:hAnsiTheme="minorHAnsi" w:cstheme="minorHAnsi"/>
        </w:rPr>
        <w:t>ari trattamenti collegati alla n</w:t>
      </w:r>
      <w:r w:rsidRPr="00596925">
        <w:rPr>
          <w:rFonts w:asciiTheme="minorHAnsi" w:hAnsiTheme="minorHAnsi" w:cstheme="minorHAnsi"/>
        </w:rPr>
        <w:t xml:space="preserve">on </w:t>
      </w:r>
      <w:r w:rsidR="00303681" w:rsidRPr="00596925">
        <w:rPr>
          <w:rFonts w:asciiTheme="minorHAnsi" w:hAnsiTheme="minorHAnsi" w:cstheme="minorHAnsi"/>
        </w:rPr>
        <w:t>c</w:t>
      </w:r>
      <w:r w:rsidRPr="00596925">
        <w:rPr>
          <w:rFonts w:asciiTheme="minorHAnsi" w:hAnsiTheme="minorHAnsi" w:cstheme="minorHAnsi"/>
        </w:rPr>
        <w:t xml:space="preserve">onformità specifica ed a quelle collegate (segregazione di un’apparecchiatura, emissione di nuovi rapporti di prova, comunicazione ai committenti, etc.). </w:t>
      </w:r>
    </w:p>
    <w:p w14:paraId="31009701" w14:textId="6EE4534F" w:rsidR="002200AD" w:rsidRPr="00596925" w:rsidRDefault="002200AD" w:rsidP="00E36EC2">
      <w:pPr>
        <w:pStyle w:val="testo"/>
        <w:ind w:left="0"/>
        <w:rPr>
          <w:rFonts w:asciiTheme="minorHAnsi" w:hAnsiTheme="minorHAnsi" w:cstheme="minorHAnsi"/>
        </w:rPr>
      </w:pPr>
      <w:r w:rsidRPr="00596925">
        <w:rPr>
          <w:rFonts w:asciiTheme="minorHAnsi" w:hAnsiTheme="minorHAnsi" w:cstheme="minorHAnsi"/>
        </w:rPr>
        <w:t>Nel caso di non conformità anche sulla ripetizione del campione disponibile o di quello fatto invia</w:t>
      </w:r>
      <w:r w:rsidR="00303681" w:rsidRPr="00596925">
        <w:rPr>
          <w:rFonts w:asciiTheme="minorHAnsi" w:hAnsiTheme="minorHAnsi" w:cstheme="minorHAnsi"/>
        </w:rPr>
        <w:t>re dal PTP od in ripetizioni dei controlli qualità</w:t>
      </w:r>
      <w:r w:rsidRPr="00596925">
        <w:rPr>
          <w:rFonts w:asciiTheme="minorHAnsi" w:hAnsiTheme="minorHAnsi" w:cstheme="minorHAnsi"/>
        </w:rPr>
        <w:t xml:space="preserve"> intern</w:t>
      </w:r>
      <w:r w:rsidR="00303681" w:rsidRPr="00596925">
        <w:rPr>
          <w:rFonts w:asciiTheme="minorHAnsi" w:hAnsiTheme="minorHAnsi" w:cstheme="minorHAnsi"/>
        </w:rPr>
        <w:t>i</w:t>
      </w:r>
      <w:r w:rsidRPr="00596925">
        <w:rPr>
          <w:rFonts w:asciiTheme="minorHAnsi" w:hAnsiTheme="minorHAnsi" w:cstheme="minorHAnsi"/>
        </w:rPr>
        <w:t>, il laboratorio sospende l’accreditamento della prova e</w:t>
      </w:r>
      <w:r w:rsidR="00303681" w:rsidRPr="00596925">
        <w:rPr>
          <w:rFonts w:asciiTheme="minorHAnsi" w:hAnsiTheme="minorHAnsi" w:cstheme="minorHAnsi"/>
        </w:rPr>
        <w:t>d</w:t>
      </w:r>
      <w:r w:rsidRPr="00596925">
        <w:rPr>
          <w:rFonts w:asciiTheme="minorHAnsi" w:hAnsiTheme="minorHAnsi" w:cstheme="minorHAnsi"/>
        </w:rPr>
        <w:t xml:space="preserve"> avvisa ACCREDIA.</w:t>
      </w:r>
      <w:r w:rsidR="00E36EC2" w:rsidRPr="00596925">
        <w:rPr>
          <w:rFonts w:asciiTheme="minorHAnsi" w:hAnsiTheme="minorHAnsi" w:cstheme="minorHAnsi"/>
        </w:rPr>
        <w:t xml:space="preserve"> Nonostante una approfondita ricerca su database disponibili, (es: </w:t>
      </w:r>
      <w:hyperlink r:id="rId11" w:history="1">
        <w:r w:rsidR="00E36EC2" w:rsidRPr="00596925">
          <w:rPr>
            <w:rStyle w:val="Collegamentoipertestuale"/>
            <w:rFonts w:asciiTheme="minorHAnsi" w:hAnsiTheme="minorHAnsi" w:cstheme="minorHAnsi"/>
          </w:rPr>
          <w:t>http://www.eptis.org/</w:t>
        </w:r>
      </w:hyperlink>
      <w:r w:rsidR="00E36EC2" w:rsidRPr="00596925">
        <w:rPr>
          <w:rFonts w:asciiTheme="minorHAnsi" w:hAnsiTheme="minorHAnsi" w:cstheme="minorHAnsi"/>
        </w:rPr>
        <w:t>), qualora non siano disponibili sul mercato circuiti inter</w:t>
      </w:r>
      <w:r w:rsidR="00836DDE" w:rsidRPr="00596925">
        <w:rPr>
          <w:rFonts w:asciiTheme="minorHAnsi" w:hAnsiTheme="minorHAnsi" w:cstheme="minorHAnsi"/>
        </w:rPr>
        <w:t>-</w:t>
      </w:r>
      <w:r w:rsidR="00E36EC2" w:rsidRPr="00596925">
        <w:rPr>
          <w:rFonts w:asciiTheme="minorHAnsi" w:hAnsiTheme="minorHAnsi" w:cstheme="minorHAnsi"/>
        </w:rPr>
        <w:t xml:space="preserve">laboratorio per le prove oggetto di accreditamento o di interesse per il cliente, il laboratorio può aderire ad un </w:t>
      </w:r>
      <w:proofErr w:type="spellStart"/>
      <w:r w:rsidR="00E36EC2" w:rsidRPr="00596925">
        <w:rPr>
          <w:rFonts w:asciiTheme="minorHAnsi" w:hAnsiTheme="minorHAnsi" w:cstheme="minorHAnsi"/>
          <w:i/>
        </w:rPr>
        <w:t>Interlaboratory</w:t>
      </w:r>
      <w:proofErr w:type="spellEnd"/>
      <w:r w:rsidR="00E36EC2" w:rsidRPr="00596925">
        <w:rPr>
          <w:rFonts w:asciiTheme="minorHAnsi" w:hAnsiTheme="minorHAnsi" w:cstheme="minorHAnsi"/>
        </w:rPr>
        <w:t xml:space="preserve"> </w:t>
      </w:r>
      <w:proofErr w:type="spellStart"/>
      <w:r w:rsidR="00E36EC2" w:rsidRPr="00596925">
        <w:rPr>
          <w:rFonts w:asciiTheme="minorHAnsi" w:hAnsiTheme="minorHAnsi" w:cstheme="minorHAnsi"/>
          <w:i/>
        </w:rPr>
        <w:t>Comparison</w:t>
      </w:r>
      <w:proofErr w:type="spellEnd"/>
      <w:r w:rsidR="00E36EC2" w:rsidRPr="00596925">
        <w:rPr>
          <w:rFonts w:asciiTheme="minorHAnsi" w:hAnsiTheme="minorHAnsi" w:cstheme="minorHAnsi"/>
        </w:rPr>
        <w:t xml:space="preserve"> (CI), ovvero si adopera per l’organizzazione, partecipazione e valutazione dei risultati ottenuti da prove eseguite su stessi materiali o su materiali simili, da parte di due o più laboratori esterni, in conformità a condizioni prestabilite, in un apposito contratto stilato ed approvato tra le parti coinvolte</w:t>
      </w:r>
      <w:r w:rsidR="00802279" w:rsidRPr="00596925">
        <w:rPr>
          <w:rFonts w:asciiTheme="minorHAnsi" w:hAnsiTheme="minorHAnsi" w:cstheme="minorHAnsi"/>
        </w:rPr>
        <w:t>.</w:t>
      </w:r>
    </w:p>
    <w:p w14:paraId="0D5FFB38" w14:textId="77777777" w:rsidR="00E36EC2" w:rsidRPr="00596925" w:rsidRDefault="00E36EC2" w:rsidP="00E36EC2">
      <w:pPr>
        <w:pStyle w:val="testo"/>
        <w:ind w:left="0"/>
        <w:rPr>
          <w:rFonts w:asciiTheme="minorHAnsi" w:hAnsiTheme="minorHAnsi" w:cstheme="minorHAnsi"/>
        </w:rPr>
      </w:pPr>
    </w:p>
    <w:p w14:paraId="7EADDBA6" w14:textId="15689E55" w:rsidR="002200AD" w:rsidRPr="00596925" w:rsidRDefault="002200AD" w:rsidP="00303681">
      <w:pPr>
        <w:pStyle w:val="testo"/>
        <w:ind w:left="0"/>
        <w:rPr>
          <w:rFonts w:asciiTheme="minorHAnsi" w:hAnsiTheme="minorHAnsi" w:cstheme="minorHAnsi"/>
        </w:rPr>
      </w:pPr>
      <w:r w:rsidRPr="00596925">
        <w:rPr>
          <w:rFonts w:asciiTheme="minorHAnsi" w:hAnsiTheme="minorHAnsi" w:cstheme="minorHAnsi"/>
        </w:rPr>
        <w:t>Il laboratorio mantiene a disposizione del gruppo di audit di ACCREDIA una sintesi dei risultati relativi alla partecipazione ai confronti inter-laboratorio (data di esecuzione, tipo di prova, metodo applicato, valu</w:t>
      </w:r>
      <w:r w:rsidR="00303681" w:rsidRPr="00596925">
        <w:rPr>
          <w:rFonts w:asciiTheme="minorHAnsi" w:hAnsiTheme="minorHAnsi" w:cstheme="minorHAnsi"/>
        </w:rPr>
        <w:t>tazione dell’ente organizzatore)</w:t>
      </w:r>
      <w:r w:rsidRPr="00596925">
        <w:rPr>
          <w:rFonts w:asciiTheme="minorHAnsi" w:hAnsiTheme="minorHAnsi" w:cstheme="minorHAnsi"/>
        </w:rPr>
        <w:t xml:space="preserve"> e le eventuali azioni messe in atto a seguito di risultati non conformi.</w:t>
      </w:r>
    </w:p>
    <w:p w14:paraId="581CD5F2" w14:textId="77777777" w:rsidR="002200AD" w:rsidRPr="00596925" w:rsidRDefault="002200AD" w:rsidP="001D1D07">
      <w:pPr>
        <w:pStyle w:val="testo"/>
        <w:rPr>
          <w:rFonts w:asciiTheme="minorHAnsi" w:hAnsiTheme="minorHAnsi" w:cstheme="minorHAnsi"/>
        </w:rPr>
      </w:pPr>
    </w:p>
    <w:p w14:paraId="2B514324" w14:textId="34EBFE6A" w:rsidR="002200AD" w:rsidRPr="00596925" w:rsidRDefault="00303681" w:rsidP="00303681">
      <w:pPr>
        <w:pStyle w:val="testo"/>
        <w:ind w:left="0"/>
        <w:rPr>
          <w:rFonts w:asciiTheme="minorHAnsi" w:hAnsiTheme="minorHAnsi" w:cstheme="minorHAnsi"/>
        </w:rPr>
      </w:pPr>
      <w:r w:rsidRPr="00596925">
        <w:rPr>
          <w:rFonts w:asciiTheme="minorHAnsi" w:hAnsiTheme="minorHAnsi" w:cstheme="minorHAnsi"/>
        </w:rPr>
        <w:t xml:space="preserve">Per assicurare la validità dei dati prodotti, il laboratorio utilizza altresì </w:t>
      </w:r>
      <w:r w:rsidR="002200AD" w:rsidRPr="00596925">
        <w:rPr>
          <w:rFonts w:asciiTheme="minorHAnsi" w:hAnsiTheme="minorHAnsi" w:cstheme="minorHAnsi"/>
        </w:rPr>
        <w:t>cart</w:t>
      </w:r>
      <w:r w:rsidRPr="00596925">
        <w:rPr>
          <w:rFonts w:asciiTheme="minorHAnsi" w:hAnsiTheme="minorHAnsi" w:cstheme="minorHAnsi"/>
        </w:rPr>
        <w:t xml:space="preserve">e di controllo </w:t>
      </w:r>
      <w:r w:rsidR="00182DB8" w:rsidRPr="00596925">
        <w:rPr>
          <w:rFonts w:asciiTheme="minorHAnsi" w:hAnsiTheme="minorHAnsi" w:cstheme="minorHAnsi"/>
        </w:rPr>
        <w:t xml:space="preserve">ad esempio </w:t>
      </w:r>
      <w:r w:rsidRPr="00596925">
        <w:rPr>
          <w:rFonts w:asciiTheme="minorHAnsi" w:hAnsiTheme="minorHAnsi" w:cstheme="minorHAnsi"/>
        </w:rPr>
        <w:t>costruite</w:t>
      </w:r>
      <w:r w:rsidR="002200AD" w:rsidRPr="00596925">
        <w:rPr>
          <w:rFonts w:asciiTheme="minorHAnsi" w:hAnsiTheme="minorHAnsi" w:cstheme="minorHAnsi"/>
        </w:rPr>
        <w:t xml:space="preserve"> eseguendo nel tempo l’ana</w:t>
      </w:r>
      <w:r w:rsidRPr="00596925">
        <w:rPr>
          <w:rFonts w:asciiTheme="minorHAnsi" w:hAnsiTheme="minorHAnsi" w:cstheme="minorHAnsi"/>
        </w:rPr>
        <w:t>lisi di un campione derivato da</w:t>
      </w:r>
      <w:r w:rsidR="002200AD" w:rsidRPr="00596925">
        <w:rPr>
          <w:rFonts w:asciiTheme="minorHAnsi" w:hAnsiTheme="minorHAnsi" w:cstheme="minorHAnsi"/>
        </w:rPr>
        <w:t xml:space="preserve"> materiale di riferimento certificato o da altro materiale di riferimento non certificato, ovvero preparato utili</w:t>
      </w:r>
      <w:r w:rsidRPr="00596925">
        <w:rPr>
          <w:rFonts w:asciiTheme="minorHAnsi" w:hAnsiTheme="minorHAnsi" w:cstheme="minorHAnsi"/>
        </w:rPr>
        <w:t>zzando una serie di campioni. Le carte di controllo</w:t>
      </w:r>
      <w:r w:rsidR="002200AD" w:rsidRPr="00596925">
        <w:rPr>
          <w:rFonts w:asciiTheme="minorHAnsi" w:hAnsiTheme="minorHAnsi" w:cstheme="minorHAnsi"/>
        </w:rPr>
        <w:t xml:space="preserve"> avendo </w:t>
      </w:r>
      <w:r w:rsidR="002200AD" w:rsidRPr="00596925">
        <w:rPr>
          <w:rFonts w:asciiTheme="minorHAnsi" w:hAnsiTheme="minorHAnsi" w:cstheme="minorHAnsi"/>
          <w:i/>
        </w:rPr>
        <w:t>limiti di guardia e di intervento</w:t>
      </w:r>
      <w:r w:rsidRPr="00596925">
        <w:rPr>
          <w:rFonts w:asciiTheme="minorHAnsi" w:hAnsiTheme="minorHAnsi" w:cstheme="minorHAnsi"/>
        </w:rPr>
        <w:t>, forniscono</w:t>
      </w:r>
      <w:r w:rsidR="002200AD" w:rsidRPr="00596925">
        <w:rPr>
          <w:rFonts w:asciiTheme="minorHAnsi" w:hAnsiTheme="minorHAnsi" w:cstheme="minorHAnsi"/>
        </w:rPr>
        <w:t xml:space="preserve"> un campanello d’allarme per prevenire l’insorgenza di una causa di variabilità non controllata nel processo, anticipando il momento in cui esso non produce risultati validi.</w:t>
      </w:r>
    </w:p>
    <w:p w14:paraId="67897579" w14:textId="4DE2FE68" w:rsidR="002200AD" w:rsidRPr="00596925" w:rsidRDefault="002200AD" w:rsidP="00303681">
      <w:pPr>
        <w:pStyle w:val="testo"/>
        <w:ind w:left="0"/>
        <w:rPr>
          <w:rFonts w:asciiTheme="minorHAnsi" w:hAnsiTheme="minorHAnsi" w:cstheme="minorHAnsi"/>
        </w:rPr>
      </w:pPr>
      <w:r w:rsidRPr="00596925">
        <w:rPr>
          <w:rFonts w:asciiTheme="minorHAnsi" w:hAnsiTheme="minorHAnsi" w:cstheme="minorHAnsi"/>
        </w:rPr>
        <w:t xml:space="preserve">Il campione utilizzato come controllo qualità presenta una certa omogeneità e stabilità nel tempo ed è disponibile in quantità sufficienti per essere utilizzato per un periodo che può </w:t>
      </w:r>
      <w:r w:rsidR="00A73C87" w:rsidRPr="00596925">
        <w:rPr>
          <w:rFonts w:asciiTheme="minorHAnsi" w:hAnsiTheme="minorHAnsi" w:cstheme="minorHAnsi"/>
        </w:rPr>
        <w:t>arrivare sino a 12 mesi solari.</w:t>
      </w:r>
      <w:r w:rsidRPr="00596925">
        <w:rPr>
          <w:rFonts w:asciiTheme="minorHAnsi" w:hAnsiTheme="minorHAnsi" w:cstheme="minorHAnsi"/>
        </w:rPr>
        <w:t xml:space="preserve"> </w:t>
      </w:r>
    </w:p>
    <w:p w14:paraId="1F6C820B" w14:textId="77777777" w:rsidR="002200AD" w:rsidRPr="00596925" w:rsidRDefault="002200AD" w:rsidP="00303681">
      <w:pPr>
        <w:pStyle w:val="testo"/>
        <w:ind w:left="0"/>
        <w:rPr>
          <w:rFonts w:asciiTheme="minorHAnsi" w:hAnsiTheme="minorHAnsi" w:cstheme="minorHAnsi"/>
        </w:rPr>
      </w:pPr>
      <w:r w:rsidRPr="00596925">
        <w:rPr>
          <w:rFonts w:asciiTheme="minorHAnsi" w:hAnsiTheme="minorHAnsi" w:cstheme="minorHAnsi"/>
        </w:rPr>
        <w:t xml:space="preserve">In caso di anomalie si deve controllare l’applicazione del metodo prima di proseguire con le prove. Una volta riportato il sistema sotto controllo si ricostruisce la carta di controllo ripetendo più volte l’analisi del campione di controllo qualità. </w:t>
      </w:r>
    </w:p>
    <w:p w14:paraId="20C5A6BB" w14:textId="77777777" w:rsidR="002200AD" w:rsidRPr="00596925" w:rsidRDefault="002200AD" w:rsidP="00303681">
      <w:pPr>
        <w:pStyle w:val="testo"/>
        <w:ind w:left="0"/>
        <w:rPr>
          <w:rFonts w:asciiTheme="minorHAnsi" w:hAnsiTheme="minorHAnsi" w:cstheme="minorHAnsi"/>
        </w:rPr>
      </w:pPr>
      <w:r w:rsidRPr="00596925">
        <w:rPr>
          <w:rFonts w:asciiTheme="minorHAnsi" w:hAnsiTheme="minorHAnsi" w:cstheme="minorHAnsi"/>
        </w:rPr>
        <w:t xml:space="preserve">In alcuni casi i limiti di accettabilità sono definiti dal metodo di prova. I risultati del controllo qualità vengono in questi casi valutati facendo riferimento a questi limiti.  </w:t>
      </w:r>
    </w:p>
    <w:p w14:paraId="599A1964" w14:textId="25F14E5E" w:rsidR="002200AD" w:rsidRPr="00596925" w:rsidRDefault="002200AD" w:rsidP="00303681">
      <w:pPr>
        <w:pStyle w:val="testo"/>
        <w:ind w:left="0"/>
        <w:rPr>
          <w:rFonts w:asciiTheme="minorHAnsi" w:hAnsiTheme="minorHAnsi" w:cstheme="minorHAnsi"/>
        </w:rPr>
      </w:pPr>
      <w:r w:rsidRPr="00596925">
        <w:rPr>
          <w:rFonts w:asciiTheme="minorHAnsi" w:hAnsiTheme="minorHAnsi" w:cstheme="minorHAnsi"/>
        </w:rPr>
        <w:t xml:space="preserve">Le carte di controllo sono utilizzate anche per la registrazione di verifiche della taratura degli strumenti di misura. Ulteriori dettagli sono riportati nella procedura </w:t>
      </w:r>
      <w:r w:rsidR="00691903" w:rsidRPr="00596925">
        <w:rPr>
          <w:rFonts w:asciiTheme="minorHAnsi" w:hAnsiTheme="minorHAnsi" w:cstheme="minorHAnsi"/>
        </w:rPr>
        <w:t>PG02</w:t>
      </w:r>
      <w:r w:rsidR="001713A2">
        <w:rPr>
          <w:rFonts w:asciiTheme="minorHAnsi" w:hAnsiTheme="minorHAnsi" w:cstheme="minorHAnsi"/>
        </w:rPr>
        <w:t>_</w:t>
      </w:r>
      <w:r w:rsidR="00F246DD" w:rsidRPr="00596925">
        <w:rPr>
          <w:rFonts w:asciiTheme="minorHAnsi" w:hAnsiTheme="minorHAnsi" w:cstheme="minorHAnsi"/>
        </w:rPr>
        <w:t>Gestione prove di laboratorio</w:t>
      </w:r>
      <w:r w:rsidR="00487373" w:rsidRPr="00596925">
        <w:rPr>
          <w:rFonts w:asciiTheme="minorHAnsi" w:hAnsiTheme="minorHAnsi" w:cstheme="minorHAnsi"/>
        </w:rPr>
        <w:t>.</w:t>
      </w:r>
    </w:p>
    <w:p w14:paraId="2F37E39C" w14:textId="77777777" w:rsidR="00A9140F" w:rsidRPr="00596925" w:rsidRDefault="00A9140F" w:rsidP="00A9140F">
      <w:pPr>
        <w:pStyle w:val="testo"/>
        <w:ind w:left="0"/>
        <w:rPr>
          <w:rFonts w:asciiTheme="minorHAnsi" w:hAnsiTheme="minorHAnsi" w:cstheme="minorHAnsi"/>
        </w:rPr>
      </w:pPr>
    </w:p>
    <w:p w14:paraId="17E43EEE" w14:textId="5714B61F" w:rsidR="00A9140F" w:rsidRPr="00596925" w:rsidRDefault="00A9140F" w:rsidP="00A9140F">
      <w:pPr>
        <w:pStyle w:val="testo"/>
        <w:ind w:left="0"/>
        <w:rPr>
          <w:rFonts w:asciiTheme="minorHAnsi" w:hAnsiTheme="minorHAnsi" w:cstheme="minorHAnsi"/>
        </w:rPr>
      </w:pPr>
      <w:r w:rsidRPr="00596925">
        <w:rPr>
          <w:rFonts w:asciiTheme="minorHAnsi" w:hAnsiTheme="minorHAnsi" w:cstheme="minorHAnsi"/>
        </w:rPr>
        <w:t>Come ulteriore strumento di assicurazione validità dei dati, il laboratorio utilizza le prove in doppio per riqualificare il personale che esegue specifiche prove accreditate. I risultati di tale verifica vengono inoltre utilizzati come controllo qualità dei metodi</w:t>
      </w:r>
      <w:r w:rsidR="003F0CCD" w:rsidRPr="00596925">
        <w:rPr>
          <w:rFonts w:asciiTheme="minorHAnsi" w:hAnsiTheme="minorHAnsi" w:cstheme="minorHAnsi"/>
        </w:rPr>
        <w:t xml:space="preserve"> (precisione)</w:t>
      </w:r>
      <w:r w:rsidRPr="00596925">
        <w:rPr>
          <w:rFonts w:asciiTheme="minorHAnsi" w:hAnsiTheme="minorHAnsi" w:cstheme="minorHAnsi"/>
        </w:rPr>
        <w:t xml:space="preserve"> ed i dati finali archiviati come tali (nelle relative carte di controllo, specifiche per metodo di prova). </w:t>
      </w:r>
    </w:p>
    <w:p w14:paraId="718E3EFF" w14:textId="6917E2DD" w:rsidR="003F0CCD" w:rsidRPr="00596925" w:rsidRDefault="00A9140F" w:rsidP="003F0CCD">
      <w:pPr>
        <w:pStyle w:val="testo"/>
        <w:ind w:left="0"/>
        <w:rPr>
          <w:rFonts w:asciiTheme="minorHAnsi" w:hAnsiTheme="minorHAnsi" w:cstheme="minorHAnsi"/>
        </w:rPr>
      </w:pPr>
      <w:r w:rsidRPr="00596925">
        <w:rPr>
          <w:rFonts w:asciiTheme="minorHAnsi" w:hAnsiTheme="minorHAnsi" w:cstheme="minorHAnsi"/>
        </w:rPr>
        <w:lastRenderedPageBreak/>
        <w:t>RQL una volta ottenuti i risultati dei test verifica nel tempo che la ripetibilità della prova rimanga all’interno di quella prevista dal metodo stesso o di quella ottenuta in fase di validazione/verifica iniziale. Nel caso di non conformità rispetto a quanto stabilito, RQL, apre azioni correttive per la ricerca delle cause e loro eliminazione</w:t>
      </w:r>
      <w:r w:rsidR="003F0CCD" w:rsidRPr="00596925">
        <w:rPr>
          <w:rFonts w:asciiTheme="minorHAnsi" w:hAnsiTheme="minorHAnsi" w:cstheme="minorHAnsi"/>
        </w:rPr>
        <w:t xml:space="preserve">. </w:t>
      </w:r>
    </w:p>
    <w:p w14:paraId="615B5BFF" w14:textId="77777777" w:rsidR="000655C3" w:rsidRPr="00596925" w:rsidRDefault="000655C3" w:rsidP="00A9140F">
      <w:pPr>
        <w:pStyle w:val="testo"/>
        <w:ind w:left="0"/>
        <w:rPr>
          <w:rFonts w:asciiTheme="minorHAnsi" w:hAnsiTheme="minorHAnsi" w:cstheme="minorHAnsi"/>
        </w:rPr>
      </w:pPr>
    </w:p>
    <w:p w14:paraId="2A10E159" w14:textId="6096AB56" w:rsidR="007A31E6" w:rsidRPr="00596925" w:rsidRDefault="008733B1" w:rsidP="00E8315D">
      <w:pPr>
        <w:pStyle w:val="testo"/>
        <w:ind w:left="0"/>
        <w:rPr>
          <w:rFonts w:asciiTheme="minorHAnsi" w:hAnsiTheme="minorHAnsi" w:cstheme="minorHAnsi"/>
        </w:rPr>
      </w:pPr>
      <w:r w:rsidRPr="00596925">
        <w:rPr>
          <w:rFonts w:asciiTheme="minorHAnsi" w:hAnsiTheme="minorHAnsi" w:cstheme="minorHAnsi"/>
        </w:rPr>
        <w:t xml:space="preserve">Tutti i dati prodotti come sopra descritto </w:t>
      </w:r>
      <w:r w:rsidR="009619C4" w:rsidRPr="00596925">
        <w:rPr>
          <w:rFonts w:asciiTheme="minorHAnsi" w:hAnsiTheme="minorHAnsi" w:cstheme="minorHAnsi"/>
        </w:rPr>
        <w:t>rappresentano</w:t>
      </w:r>
      <w:r w:rsidRPr="00596925">
        <w:rPr>
          <w:rFonts w:asciiTheme="minorHAnsi" w:hAnsiTheme="minorHAnsi" w:cstheme="minorHAnsi"/>
        </w:rPr>
        <w:t xml:space="preserve"> elementi di INPUT al riesame della direzione annuale e vengono </w:t>
      </w:r>
      <w:r w:rsidR="009619C4" w:rsidRPr="00596925">
        <w:rPr>
          <w:rFonts w:asciiTheme="minorHAnsi" w:hAnsiTheme="minorHAnsi" w:cstheme="minorHAnsi"/>
        </w:rPr>
        <w:t>impiegati</w:t>
      </w:r>
      <w:r w:rsidRPr="00596925">
        <w:rPr>
          <w:rFonts w:asciiTheme="minorHAnsi" w:hAnsiTheme="minorHAnsi" w:cstheme="minorHAnsi"/>
        </w:rPr>
        <w:t xml:space="preserve"> per il miglioramento continuo delle attività di laboratorio</w:t>
      </w:r>
      <w:r w:rsidR="009619C4" w:rsidRPr="00596925">
        <w:rPr>
          <w:rFonts w:asciiTheme="minorHAnsi" w:hAnsiTheme="minorHAnsi" w:cstheme="minorHAnsi"/>
        </w:rPr>
        <w:t>.</w:t>
      </w:r>
      <w:r w:rsidRPr="00596925">
        <w:rPr>
          <w:rFonts w:asciiTheme="minorHAnsi" w:hAnsiTheme="minorHAnsi" w:cstheme="minorHAnsi"/>
        </w:rPr>
        <w:t xml:space="preserve"> </w:t>
      </w:r>
      <w:r w:rsidR="000655C3" w:rsidRPr="00596925">
        <w:rPr>
          <w:rFonts w:asciiTheme="minorHAnsi" w:hAnsiTheme="minorHAnsi" w:cstheme="minorHAnsi"/>
        </w:rPr>
        <w:t>Come sopra riportato nel presente paragrafo, c</w:t>
      </w:r>
      <w:r w:rsidR="009619C4" w:rsidRPr="00596925">
        <w:rPr>
          <w:rFonts w:asciiTheme="minorHAnsi" w:hAnsiTheme="minorHAnsi" w:cstheme="minorHAnsi"/>
        </w:rPr>
        <w:t xml:space="preserve">ome espressione della </w:t>
      </w:r>
      <w:r w:rsidRPr="00596925">
        <w:rPr>
          <w:rFonts w:asciiTheme="minorHAnsi" w:hAnsiTheme="minorHAnsi" w:cstheme="minorHAnsi"/>
        </w:rPr>
        <w:t xml:space="preserve">mitigazione del rischio </w:t>
      </w:r>
      <w:r w:rsidR="009619C4" w:rsidRPr="00596925">
        <w:rPr>
          <w:rFonts w:asciiTheme="minorHAnsi" w:hAnsiTheme="minorHAnsi" w:cstheme="minorHAnsi"/>
        </w:rPr>
        <w:t>in merito alla produzione di</w:t>
      </w:r>
      <w:r w:rsidRPr="00596925">
        <w:rPr>
          <w:rFonts w:asciiTheme="minorHAnsi" w:hAnsiTheme="minorHAnsi" w:cstheme="minorHAnsi"/>
        </w:rPr>
        <w:t xml:space="preserve"> dati non validi, </w:t>
      </w:r>
      <w:r w:rsidR="009619C4" w:rsidRPr="00596925">
        <w:rPr>
          <w:rFonts w:asciiTheme="minorHAnsi" w:hAnsiTheme="minorHAnsi" w:cstheme="minorHAnsi"/>
        </w:rPr>
        <w:t>il laboratorio riesamina ed emette sistematicamente</w:t>
      </w:r>
      <w:r w:rsidRPr="00596925">
        <w:rPr>
          <w:rFonts w:asciiTheme="minorHAnsi" w:hAnsiTheme="minorHAnsi" w:cstheme="minorHAnsi"/>
        </w:rPr>
        <w:t xml:space="preserve"> </w:t>
      </w:r>
      <w:r w:rsidR="009619C4" w:rsidRPr="00596925">
        <w:rPr>
          <w:rFonts w:asciiTheme="minorHAnsi" w:hAnsiTheme="minorHAnsi" w:cstheme="minorHAnsi"/>
        </w:rPr>
        <w:t>il</w:t>
      </w:r>
      <w:r w:rsidRPr="00596925">
        <w:rPr>
          <w:rFonts w:asciiTheme="minorHAnsi" w:hAnsiTheme="minorHAnsi" w:cstheme="minorHAnsi"/>
        </w:rPr>
        <w:t xml:space="preserve"> </w:t>
      </w:r>
      <w:r w:rsidR="009619C4" w:rsidRPr="00596925">
        <w:rPr>
          <w:rFonts w:asciiTheme="minorHAnsi" w:hAnsiTheme="minorHAnsi" w:cstheme="minorHAnsi"/>
        </w:rPr>
        <w:t>documento di pianificazione annua</w:t>
      </w:r>
      <w:r w:rsidR="00727C5B">
        <w:rPr>
          <w:rFonts w:asciiTheme="minorHAnsi" w:hAnsiTheme="minorHAnsi" w:cstheme="minorHAnsi"/>
        </w:rPr>
        <w:t xml:space="preserve"> (M123)</w:t>
      </w:r>
      <w:r w:rsidR="00691903" w:rsidRPr="00596925">
        <w:rPr>
          <w:rFonts w:asciiTheme="minorHAnsi" w:hAnsiTheme="minorHAnsi" w:cstheme="minorHAnsi"/>
        </w:rPr>
        <w:t>,</w:t>
      </w:r>
      <w:r w:rsidRPr="00596925">
        <w:rPr>
          <w:rFonts w:asciiTheme="minorHAnsi" w:hAnsiTheme="minorHAnsi" w:cstheme="minorHAnsi"/>
        </w:rPr>
        <w:t xml:space="preserve"> </w:t>
      </w:r>
      <w:r w:rsidR="000655C3" w:rsidRPr="00596925">
        <w:rPr>
          <w:rFonts w:asciiTheme="minorHAnsi" w:hAnsiTheme="minorHAnsi" w:cstheme="minorHAnsi"/>
        </w:rPr>
        <w:t xml:space="preserve">anche </w:t>
      </w:r>
      <w:r w:rsidR="009619C4" w:rsidRPr="00596925">
        <w:rPr>
          <w:rFonts w:asciiTheme="minorHAnsi" w:hAnsiTheme="minorHAnsi" w:cstheme="minorHAnsi"/>
        </w:rPr>
        <w:t>sulla base dell’andamento del livello di conformità raggiunto nel tempo.</w:t>
      </w:r>
    </w:p>
    <w:p w14:paraId="06CD28BE" w14:textId="77777777" w:rsidR="002200AD" w:rsidRPr="00596925" w:rsidRDefault="002200AD" w:rsidP="001D1D07">
      <w:pPr>
        <w:rPr>
          <w:rFonts w:asciiTheme="minorHAnsi" w:hAnsiTheme="minorHAnsi" w:cstheme="minorHAnsi"/>
        </w:rPr>
      </w:pPr>
    </w:p>
    <w:p w14:paraId="63932F33" w14:textId="5CE20590" w:rsidR="00DC4C9D" w:rsidRPr="00596925" w:rsidRDefault="00FA329B" w:rsidP="00A9140F">
      <w:pPr>
        <w:pStyle w:val="Titolo2"/>
        <w:rPr>
          <w:rFonts w:asciiTheme="minorHAnsi" w:hAnsiTheme="minorHAnsi" w:cstheme="minorHAnsi"/>
          <w:color w:val="002060"/>
        </w:rPr>
      </w:pPr>
      <w:bookmarkStart w:id="130" w:name="_Toc169248531"/>
      <w:r w:rsidRPr="00596925">
        <w:rPr>
          <w:rFonts w:asciiTheme="minorHAnsi" w:hAnsiTheme="minorHAnsi" w:cstheme="minorHAnsi"/>
          <w:color w:val="002060"/>
        </w:rPr>
        <w:t>7.8 Presentazione dei risultati</w:t>
      </w:r>
      <w:bookmarkEnd w:id="130"/>
    </w:p>
    <w:p w14:paraId="3FE58946" w14:textId="407B48A0" w:rsidR="002458D5" w:rsidRPr="00596925" w:rsidRDefault="002458D5" w:rsidP="000A0AA3">
      <w:pPr>
        <w:pStyle w:val="testo"/>
        <w:ind w:left="0"/>
        <w:rPr>
          <w:rFonts w:asciiTheme="minorHAnsi" w:hAnsiTheme="minorHAnsi" w:cstheme="minorHAnsi"/>
        </w:rPr>
      </w:pPr>
      <w:r w:rsidRPr="00596925">
        <w:rPr>
          <w:rFonts w:asciiTheme="minorHAnsi" w:hAnsiTheme="minorHAnsi" w:cstheme="minorHAnsi"/>
        </w:rPr>
        <w:t>Il §7.8.</w:t>
      </w:r>
      <w:r w:rsidR="00FF1AA0" w:rsidRPr="00596925">
        <w:rPr>
          <w:rFonts w:asciiTheme="minorHAnsi" w:hAnsiTheme="minorHAnsi" w:cstheme="minorHAnsi"/>
        </w:rPr>
        <w:t>5</w:t>
      </w:r>
      <w:r w:rsidRPr="00596925">
        <w:rPr>
          <w:rFonts w:asciiTheme="minorHAnsi" w:hAnsiTheme="minorHAnsi" w:cstheme="minorHAnsi"/>
        </w:rPr>
        <w:t xml:space="preserve"> della norma </w:t>
      </w:r>
      <w:r w:rsidR="00FF1AA0" w:rsidRPr="00596925">
        <w:rPr>
          <w:rFonts w:asciiTheme="minorHAnsi" w:hAnsiTheme="minorHAnsi" w:cstheme="minorHAnsi"/>
        </w:rPr>
        <w:t>non è applicabile</w:t>
      </w:r>
      <w:r w:rsidRPr="00596925">
        <w:rPr>
          <w:rFonts w:asciiTheme="minorHAnsi" w:hAnsiTheme="minorHAnsi" w:cstheme="minorHAnsi"/>
        </w:rPr>
        <w:t xml:space="preserve"> </w:t>
      </w:r>
      <w:r w:rsidR="002475C2" w:rsidRPr="00596925">
        <w:rPr>
          <w:rFonts w:asciiTheme="minorHAnsi" w:hAnsiTheme="minorHAnsi" w:cstheme="minorHAnsi"/>
        </w:rPr>
        <w:t>giacché</w:t>
      </w:r>
      <w:r w:rsidRPr="00596925">
        <w:rPr>
          <w:rFonts w:asciiTheme="minorHAnsi" w:hAnsiTheme="minorHAnsi" w:cstheme="minorHAnsi"/>
        </w:rPr>
        <w:t xml:space="preserve"> il laboratorio non </w:t>
      </w:r>
      <w:r w:rsidR="00691903" w:rsidRPr="00596925">
        <w:rPr>
          <w:rFonts w:asciiTheme="minorHAnsi" w:hAnsiTheme="minorHAnsi" w:cstheme="minorHAnsi"/>
        </w:rPr>
        <w:t>ha accreditato</w:t>
      </w:r>
      <w:r w:rsidRPr="00596925">
        <w:rPr>
          <w:rFonts w:asciiTheme="minorHAnsi" w:hAnsiTheme="minorHAnsi" w:cstheme="minorHAnsi"/>
        </w:rPr>
        <w:t xml:space="preserve"> attività di campionamento ed infine non risulta altresì applicabile il §7.8.7 </w:t>
      </w:r>
      <w:r w:rsidR="002475C2" w:rsidRPr="00596925">
        <w:rPr>
          <w:rFonts w:asciiTheme="minorHAnsi" w:hAnsiTheme="minorHAnsi" w:cstheme="minorHAnsi"/>
        </w:rPr>
        <w:t>dato che</w:t>
      </w:r>
      <w:r w:rsidRPr="00596925">
        <w:rPr>
          <w:rFonts w:asciiTheme="minorHAnsi" w:hAnsiTheme="minorHAnsi" w:cstheme="minorHAnsi"/>
        </w:rPr>
        <w:t xml:space="preserve"> il laboratorio non emette </w:t>
      </w:r>
      <w:r w:rsidR="009106BD" w:rsidRPr="00596925">
        <w:rPr>
          <w:rFonts w:asciiTheme="minorHAnsi" w:hAnsiTheme="minorHAnsi" w:cstheme="minorHAnsi"/>
        </w:rPr>
        <w:t xml:space="preserve">per iscritto o verbalmente </w:t>
      </w:r>
      <w:r w:rsidRPr="00596925">
        <w:rPr>
          <w:rFonts w:asciiTheme="minorHAnsi" w:hAnsiTheme="minorHAnsi" w:cstheme="minorHAnsi"/>
        </w:rPr>
        <w:t xml:space="preserve">opinioni ed interpretazioni relative ai dati </w:t>
      </w:r>
      <w:r w:rsidR="00F33880" w:rsidRPr="00596925">
        <w:rPr>
          <w:rFonts w:asciiTheme="minorHAnsi" w:hAnsiTheme="minorHAnsi" w:cstheme="minorHAnsi"/>
        </w:rPr>
        <w:t xml:space="preserve">qualitativi e quantitativi </w:t>
      </w:r>
      <w:r w:rsidR="002475C2" w:rsidRPr="00596925">
        <w:rPr>
          <w:rFonts w:asciiTheme="minorHAnsi" w:hAnsiTheme="minorHAnsi" w:cstheme="minorHAnsi"/>
        </w:rPr>
        <w:t>generati</w:t>
      </w:r>
      <w:r w:rsidRPr="00596925">
        <w:rPr>
          <w:rFonts w:asciiTheme="minorHAnsi" w:hAnsiTheme="minorHAnsi" w:cstheme="minorHAnsi"/>
        </w:rPr>
        <w:t>.</w:t>
      </w:r>
    </w:p>
    <w:p w14:paraId="10D8FAB9" w14:textId="55B6146D" w:rsidR="002200AD" w:rsidRPr="00596925" w:rsidRDefault="002200AD" w:rsidP="000A0AA3">
      <w:pPr>
        <w:pStyle w:val="testo"/>
        <w:ind w:left="0"/>
        <w:rPr>
          <w:rFonts w:asciiTheme="minorHAnsi" w:hAnsiTheme="minorHAnsi" w:cstheme="minorHAnsi"/>
        </w:rPr>
      </w:pPr>
      <w:r w:rsidRPr="00596925">
        <w:rPr>
          <w:rFonts w:asciiTheme="minorHAnsi" w:hAnsiTheme="minorHAnsi" w:cstheme="minorHAnsi"/>
        </w:rPr>
        <w:t xml:space="preserve">I requisiti che il laboratorio rispetta nella presentazione dei risultati sono contenuti oltre che nella norma UNI </w:t>
      </w:r>
      <w:r w:rsidR="00953C63" w:rsidRPr="00596925">
        <w:rPr>
          <w:rFonts w:asciiTheme="minorHAnsi" w:hAnsiTheme="minorHAnsi" w:cstheme="minorHAnsi"/>
        </w:rPr>
        <w:t xml:space="preserve">CEI </w:t>
      </w:r>
      <w:r w:rsidRPr="00596925">
        <w:rPr>
          <w:rFonts w:asciiTheme="minorHAnsi" w:hAnsiTheme="minorHAnsi" w:cstheme="minorHAnsi"/>
        </w:rPr>
        <w:t>EN ISO/IEC 17025, anche nel documento</w:t>
      </w:r>
      <w:r w:rsidR="00972A74" w:rsidRPr="00596925">
        <w:rPr>
          <w:rFonts w:asciiTheme="minorHAnsi" w:hAnsiTheme="minorHAnsi" w:cstheme="minorHAnsi"/>
        </w:rPr>
        <w:t xml:space="preserve"> ACCREDIA</w:t>
      </w:r>
      <w:r w:rsidRPr="00596925">
        <w:rPr>
          <w:rFonts w:asciiTheme="minorHAnsi" w:hAnsiTheme="minorHAnsi" w:cstheme="minorHAnsi"/>
        </w:rPr>
        <w:t xml:space="preserve"> RT-08</w:t>
      </w:r>
      <w:r w:rsidR="00972A74" w:rsidRPr="00596925">
        <w:rPr>
          <w:rFonts w:asciiTheme="minorHAnsi" w:hAnsiTheme="minorHAnsi" w:cstheme="minorHAnsi"/>
        </w:rPr>
        <w:t xml:space="preserve"> – Prescrizioni per l’accreditamento dei laboratori di prova </w:t>
      </w:r>
      <w:r w:rsidRPr="00596925">
        <w:rPr>
          <w:rFonts w:asciiTheme="minorHAnsi" w:hAnsiTheme="minorHAnsi" w:cstheme="minorHAnsi"/>
        </w:rPr>
        <w:t>e nel RG-</w:t>
      </w:r>
      <w:r w:rsidR="00691903" w:rsidRPr="00596925">
        <w:rPr>
          <w:rFonts w:asciiTheme="minorHAnsi" w:hAnsiTheme="minorHAnsi" w:cstheme="minorHAnsi"/>
        </w:rPr>
        <w:t>09</w:t>
      </w:r>
      <w:r w:rsidRPr="00596925">
        <w:rPr>
          <w:rFonts w:asciiTheme="minorHAnsi" w:hAnsiTheme="minorHAnsi" w:cstheme="minorHAnsi"/>
        </w:rPr>
        <w:t xml:space="preserve"> </w:t>
      </w:r>
      <w:r w:rsidR="00953C63" w:rsidRPr="00596925">
        <w:rPr>
          <w:rFonts w:asciiTheme="minorHAnsi" w:hAnsiTheme="minorHAnsi" w:cstheme="minorHAnsi"/>
        </w:rPr>
        <w:t xml:space="preserve">- </w:t>
      </w:r>
      <w:r w:rsidRPr="00596925">
        <w:rPr>
          <w:rFonts w:asciiTheme="minorHAnsi" w:hAnsiTheme="minorHAnsi" w:cstheme="minorHAnsi"/>
        </w:rPr>
        <w:t>Regolamento per l’utilizzo del marchio ACCREDIA</w:t>
      </w:r>
      <w:ins w:id="131" w:author="11770" w:date="2026-02-18T16:18:00Z" w16du:dateUtc="2026-02-18T15:18:00Z">
        <w:r w:rsidR="00D34930">
          <w:rPr>
            <w:rFonts w:asciiTheme="minorHAnsi" w:hAnsiTheme="minorHAnsi" w:cstheme="minorHAnsi"/>
          </w:rPr>
          <w:t xml:space="preserve"> (il laboratorio impiega il marchio Accredia esclusivamente nell’intestazione dei Rapporti di Prova)</w:t>
        </w:r>
      </w:ins>
      <w:r w:rsidRPr="00596925">
        <w:rPr>
          <w:rFonts w:asciiTheme="minorHAnsi" w:hAnsiTheme="minorHAnsi" w:cstheme="minorHAnsi"/>
        </w:rPr>
        <w:t xml:space="preserve">. </w:t>
      </w:r>
    </w:p>
    <w:p w14:paraId="6F174952" w14:textId="662F9358" w:rsidR="002200AD" w:rsidRPr="00596925" w:rsidRDefault="002200AD" w:rsidP="000A0AA3">
      <w:pPr>
        <w:pStyle w:val="testo"/>
        <w:ind w:left="0"/>
        <w:rPr>
          <w:rFonts w:asciiTheme="minorHAnsi" w:hAnsiTheme="minorHAnsi" w:cstheme="minorHAnsi"/>
        </w:rPr>
      </w:pPr>
      <w:r w:rsidRPr="00596925">
        <w:rPr>
          <w:rFonts w:asciiTheme="minorHAnsi" w:hAnsiTheme="minorHAnsi" w:cstheme="minorHAnsi"/>
        </w:rPr>
        <w:t>In riferi</w:t>
      </w:r>
      <w:r w:rsidR="003810D6" w:rsidRPr="00596925">
        <w:rPr>
          <w:rFonts w:asciiTheme="minorHAnsi" w:hAnsiTheme="minorHAnsi" w:cstheme="minorHAnsi"/>
        </w:rPr>
        <w:t>mento ai suddetti documenti, il l</w:t>
      </w:r>
      <w:r w:rsidRPr="00596925">
        <w:rPr>
          <w:rFonts w:asciiTheme="minorHAnsi" w:hAnsiTheme="minorHAnsi" w:cstheme="minorHAnsi"/>
        </w:rPr>
        <w:t>aboratorio</w:t>
      </w:r>
      <w:r w:rsidR="003810D6" w:rsidRPr="00596925">
        <w:rPr>
          <w:rFonts w:asciiTheme="minorHAnsi" w:hAnsiTheme="minorHAnsi" w:cstheme="minorHAnsi"/>
        </w:rPr>
        <w:t xml:space="preserve"> </w:t>
      </w:r>
      <w:r w:rsidRPr="00596925">
        <w:rPr>
          <w:rFonts w:asciiTheme="minorHAnsi" w:hAnsiTheme="minorHAnsi" w:cstheme="minorHAnsi"/>
        </w:rPr>
        <w:t xml:space="preserve">ha specificato nella procedura </w:t>
      </w:r>
      <w:r w:rsidR="003810D6" w:rsidRPr="00596925">
        <w:rPr>
          <w:rFonts w:asciiTheme="minorHAnsi" w:hAnsiTheme="minorHAnsi" w:cstheme="minorHAnsi"/>
        </w:rPr>
        <w:t>P</w:t>
      </w:r>
      <w:r w:rsidR="00691903" w:rsidRPr="00596925">
        <w:rPr>
          <w:rFonts w:asciiTheme="minorHAnsi" w:hAnsiTheme="minorHAnsi" w:cstheme="minorHAnsi"/>
        </w:rPr>
        <w:t>G02</w:t>
      </w:r>
      <w:r w:rsidR="001713A2">
        <w:rPr>
          <w:rFonts w:asciiTheme="minorHAnsi" w:hAnsiTheme="minorHAnsi" w:cstheme="minorHAnsi"/>
        </w:rPr>
        <w:t>_</w:t>
      </w:r>
      <w:r w:rsidR="003810D6" w:rsidRPr="00596925">
        <w:rPr>
          <w:rFonts w:asciiTheme="minorHAnsi" w:hAnsiTheme="minorHAnsi" w:cstheme="minorHAnsi"/>
        </w:rPr>
        <w:t>Gestione prove di laboratorio</w:t>
      </w:r>
      <w:r w:rsidR="00953C63" w:rsidRPr="00596925">
        <w:rPr>
          <w:rFonts w:asciiTheme="minorHAnsi" w:hAnsiTheme="minorHAnsi" w:cstheme="minorHAnsi"/>
        </w:rPr>
        <w:t xml:space="preserve"> le attività di </w:t>
      </w:r>
      <w:r w:rsidR="003810D6" w:rsidRPr="00596925">
        <w:rPr>
          <w:rFonts w:asciiTheme="minorHAnsi" w:hAnsiTheme="minorHAnsi" w:cstheme="minorHAnsi"/>
        </w:rPr>
        <w:t xml:space="preserve">stesura, approvazione e </w:t>
      </w:r>
      <w:r w:rsidRPr="00596925">
        <w:rPr>
          <w:rFonts w:asciiTheme="minorHAnsi" w:hAnsiTheme="minorHAnsi" w:cstheme="minorHAnsi"/>
        </w:rPr>
        <w:t>distribuzione d</w:t>
      </w:r>
      <w:r w:rsidR="00E526EC" w:rsidRPr="00596925">
        <w:rPr>
          <w:rFonts w:asciiTheme="minorHAnsi" w:hAnsiTheme="minorHAnsi" w:cstheme="minorHAnsi"/>
        </w:rPr>
        <w:t xml:space="preserve">ei </w:t>
      </w:r>
      <w:r w:rsidRPr="00596925">
        <w:rPr>
          <w:rFonts w:asciiTheme="minorHAnsi" w:hAnsiTheme="minorHAnsi" w:cstheme="minorHAnsi"/>
        </w:rPr>
        <w:t>rapport</w:t>
      </w:r>
      <w:r w:rsidR="00E526EC" w:rsidRPr="00596925">
        <w:rPr>
          <w:rFonts w:asciiTheme="minorHAnsi" w:hAnsiTheme="minorHAnsi" w:cstheme="minorHAnsi"/>
        </w:rPr>
        <w:t>i</w:t>
      </w:r>
      <w:r w:rsidRPr="00596925">
        <w:rPr>
          <w:rFonts w:asciiTheme="minorHAnsi" w:hAnsiTheme="minorHAnsi" w:cstheme="minorHAnsi"/>
        </w:rPr>
        <w:t xml:space="preserve"> di prova</w:t>
      </w:r>
      <w:r w:rsidR="00E526EC" w:rsidRPr="00596925">
        <w:rPr>
          <w:rFonts w:asciiTheme="minorHAnsi" w:hAnsiTheme="minorHAnsi" w:cstheme="minorHAnsi"/>
        </w:rPr>
        <w:t xml:space="preserve"> emessi</w:t>
      </w:r>
      <w:r w:rsidRPr="00596925">
        <w:rPr>
          <w:rFonts w:asciiTheme="minorHAnsi" w:hAnsiTheme="minorHAnsi" w:cstheme="minorHAnsi"/>
        </w:rPr>
        <w:t xml:space="preserve">. </w:t>
      </w:r>
    </w:p>
    <w:p w14:paraId="66F19B36" w14:textId="376EF737" w:rsidR="00AC7A22" w:rsidRPr="00596925" w:rsidRDefault="00E526EC" w:rsidP="000A0AA3">
      <w:pPr>
        <w:pStyle w:val="testo"/>
        <w:ind w:left="0"/>
        <w:rPr>
          <w:rFonts w:asciiTheme="minorHAnsi" w:hAnsiTheme="minorHAnsi" w:cstheme="minorHAnsi"/>
        </w:rPr>
      </w:pPr>
      <w:r w:rsidRPr="00596925">
        <w:rPr>
          <w:rFonts w:asciiTheme="minorHAnsi" w:hAnsiTheme="minorHAnsi" w:cstheme="minorHAnsi"/>
        </w:rPr>
        <w:t>Talune r</w:t>
      </w:r>
      <w:r w:rsidR="002200AD" w:rsidRPr="00596925">
        <w:rPr>
          <w:rFonts w:asciiTheme="minorHAnsi" w:hAnsiTheme="minorHAnsi" w:cstheme="minorHAnsi"/>
        </w:rPr>
        <w:t>ichieste dei clienti possono essere prese in considerazione se non contrastano con quanto definito nelle procedure</w:t>
      </w:r>
      <w:r w:rsidRPr="00596925">
        <w:rPr>
          <w:rFonts w:asciiTheme="minorHAnsi" w:hAnsiTheme="minorHAnsi" w:cstheme="minorHAnsi"/>
        </w:rPr>
        <w:t xml:space="preserve"> del sistema di gestione per la qualità del laboratorio</w:t>
      </w:r>
      <w:r w:rsidR="00953C63" w:rsidRPr="00596925">
        <w:rPr>
          <w:rFonts w:asciiTheme="minorHAnsi" w:hAnsiTheme="minorHAnsi" w:cstheme="minorHAnsi"/>
        </w:rPr>
        <w:t xml:space="preserve"> e con quanto previsto dal presente documento</w:t>
      </w:r>
      <w:r w:rsidR="002200AD" w:rsidRPr="00596925">
        <w:rPr>
          <w:rFonts w:asciiTheme="minorHAnsi" w:hAnsiTheme="minorHAnsi" w:cstheme="minorHAnsi"/>
        </w:rPr>
        <w:t xml:space="preserve">. </w:t>
      </w:r>
      <w:r w:rsidRPr="00596925">
        <w:rPr>
          <w:rFonts w:asciiTheme="minorHAnsi" w:hAnsiTheme="minorHAnsi" w:cstheme="minorHAnsi"/>
        </w:rPr>
        <w:t>I r</w:t>
      </w:r>
      <w:r w:rsidR="00AC7A22" w:rsidRPr="00596925">
        <w:rPr>
          <w:rFonts w:asciiTheme="minorHAnsi" w:hAnsiTheme="minorHAnsi" w:cstheme="minorHAnsi"/>
        </w:rPr>
        <w:t xml:space="preserve">apporti di prova non vengono trasmessi in formato elettronico, ma </w:t>
      </w:r>
      <w:r w:rsidRPr="00596925">
        <w:rPr>
          <w:rFonts w:asciiTheme="minorHAnsi" w:hAnsiTheme="minorHAnsi" w:cstheme="minorHAnsi"/>
        </w:rPr>
        <w:t>resi disponibili</w:t>
      </w:r>
      <w:r w:rsidR="00AC7A22" w:rsidRPr="00596925">
        <w:rPr>
          <w:rFonts w:asciiTheme="minorHAnsi" w:hAnsiTheme="minorHAnsi" w:cstheme="minorHAnsi"/>
        </w:rPr>
        <w:t xml:space="preserve"> in formato </w:t>
      </w:r>
      <w:r w:rsidR="00691903" w:rsidRPr="00596925">
        <w:rPr>
          <w:rFonts w:asciiTheme="minorHAnsi" w:hAnsiTheme="minorHAnsi" w:cstheme="minorHAnsi"/>
        </w:rPr>
        <w:t>digitale</w:t>
      </w:r>
      <w:r w:rsidRPr="00596925">
        <w:rPr>
          <w:rFonts w:asciiTheme="minorHAnsi" w:hAnsiTheme="minorHAnsi" w:cstheme="minorHAnsi"/>
        </w:rPr>
        <w:t xml:space="preserve"> all’interno di una ripartizione dedicata del server aziendale, ad accesso controllato e gestito dalla funzione IT aziendale, in collaborazione con </w:t>
      </w:r>
      <w:r w:rsidR="00691903" w:rsidRPr="00596925">
        <w:rPr>
          <w:rFonts w:asciiTheme="minorHAnsi" w:hAnsiTheme="minorHAnsi" w:cstheme="minorHAnsi"/>
        </w:rPr>
        <w:t>DG</w:t>
      </w:r>
      <w:r w:rsidRPr="00596925">
        <w:rPr>
          <w:rFonts w:asciiTheme="minorHAnsi" w:hAnsiTheme="minorHAnsi" w:cstheme="minorHAnsi"/>
        </w:rPr>
        <w:t xml:space="preserve"> e RL</w:t>
      </w:r>
      <w:r w:rsidR="00691903" w:rsidRPr="00596925">
        <w:rPr>
          <w:rFonts w:asciiTheme="minorHAnsi" w:hAnsiTheme="minorHAnsi" w:cstheme="minorHAnsi"/>
        </w:rPr>
        <w:t>.</w:t>
      </w:r>
      <w:r w:rsidR="00802279" w:rsidRPr="00596925">
        <w:rPr>
          <w:rFonts w:asciiTheme="minorHAnsi" w:hAnsiTheme="minorHAnsi" w:cstheme="minorHAnsi"/>
        </w:rPr>
        <w:t xml:space="preserve"> </w:t>
      </w:r>
      <w:r w:rsidR="00AC7A22" w:rsidRPr="00596925">
        <w:rPr>
          <w:rFonts w:asciiTheme="minorHAnsi" w:hAnsiTheme="minorHAnsi" w:cstheme="minorHAnsi"/>
        </w:rPr>
        <w:t xml:space="preserve">I rapporti di prova vengono conservati in formato elettronico non modificabile con </w:t>
      </w:r>
      <w:r w:rsidRPr="00596925">
        <w:rPr>
          <w:rFonts w:asciiTheme="minorHAnsi" w:hAnsiTheme="minorHAnsi" w:cstheme="minorHAnsi"/>
        </w:rPr>
        <w:t xml:space="preserve">apposizione della </w:t>
      </w:r>
      <w:r w:rsidR="00AC7A22" w:rsidRPr="00596925">
        <w:rPr>
          <w:rFonts w:asciiTheme="minorHAnsi" w:hAnsiTheme="minorHAnsi" w:cstheme="minorHAnsi"/>
        </w:rPr>
        <w:t xml:space="preserve">firma </w:t>
      </w:r>
      <w:r w:rsidRPr="00596925">
        <w:rPr>
          <w:rFonts w:asciiTheme="minorHAnsi" w:hAnsiTheme="minorHAnsi" w:cstheme="minorHAnsi"/>
        </w:rPr>
        <w:t xml:space="preserve">di RL o </w:t>
      </w:r>
      <w:r w:rsidR="00A827C0" w:rsidRPr="00596925">
        <w:rPr>
          <w:rFonts w:asciiTheme="minorHAnsi" w:hAnsiTheme="minorHAnsi" w:cstheme="minorHAnsi"/>
        </w:rPr>
        <w:t>TEC</w:t>
      </w:r>
      <w:r w:rsidRPr="00596925">
        <w:rPr>
          <w:rFonts w:asciiTheme="minorHAnsi" w:hAnsiTheme="minorHAnsi" w:cstheme="minorHAnsi"/>
        </w:rPr>
        <w:t xml:space="preserve"> (sostituto)</w:t>
      </w:r>
      <w:r w:rsidR="004B75FC" w:rsidRPr="00596925">
        <w:rPr>
          <w:rFonts w:asciiTheme="minorHAnsi" w:hAnsiTheme="minorHAnsi" w:cstheme="minorHAnsi"/>
        </w:rPr>
        <w:t xml:space="preserve"> come </w:t>
      </w:r>
      <w:r w:rsidR="00953C63" w:rsidRPr="00596925">
        <w:rPr>
          <w:rFonts w:asciiTheme="minorHAnsi" w:hAnsiTheme="minorHAnsi" w:cstheme="minorHAnsi"/>
        </w:rPr>
        <w:t>registrazioni tecniche (</w:t>
      </w:r>
      <w:r w:rsidR="006E7833" w:rsidRPr="00596925">
        <w:rPr>
          <w:rFonts w:asciiTheme="minorHAnsi" w:hAnsiTheme="minorHAnsi" w:cstheme="minorHAnsi"/>
        </w:rPr>
        <w:t>Cfr.</w:t>
      </w:r>
      <w:r w:rsidR="00953C63" w:rsidRPr="00596925">
        <w:rPr>
          <w:rFonts w:asciiTheme="minorHAnsi" w:hAnsiTheme="minorHAnsi" w:cstheme="minorHAnsi"/>
        </w:rPr>
        <w:t xml:space="preserve"> </w:t>
      </w:r>
      <w:r w:rsidR="004B75FC" w:rsidRPr="00596925">
        <w:rPr>
          <w:rFonts w:asciiTheme="minorHAnsi" w:hAnsiTheme="minorHAnsi" w:cstheme="minorHAnsi"/>
        </w:rPr>
        <w:t>§7.5 del presente MQL</w:t>
      </w:r>
      <w:r w:rsidR="00953C63" w:rsidRPr="00596925">
        <w:rPr>
          <w:rFonts w:asciiTheme="minorHAnsi" w:hAnsiTheme="minorHAnsi" w:cstheme="minorHAnsi"/>
        </w:rPr>
        <w:t>)</w:t>
      </w:r>
      <w:r w:rsidR="004B75FC" w:rsidRPr="00596925">
        <w:rPr>
          <w:rFonts w:asciiTheme="minorHAnsi" w:hAnsiTheme="minorHAnsi" w:cstheme="minorHAnsi"/>
        </w:rPr>
        <w:t>.</w:t>
      </w:r>
    </w:p>
    <w:p w14:paraId="2328260B" w14:textId="7571BCC7" w:rsidR="00804265" w:rsidRPr="00596925" w:rsidRDefault="00AC7A22" w:rsidP="00804265">
      <w:pPr>
        <w:pStyle w:val="testo"/>
        <w:ind w:left="0"/>
        <w:rPr>
          <w:rFonts w:asciiTheme="minorHAnsi" w:hAnsiTheme="minorHAnsi" w:cstheme="minorHAnsi"/>
        </w:rPr>
      </w:pPr>
      <w:r w:rsidRPr="00596925">
        <w:rPr>
          <w:rFonts w:asciiTheme="minorHAnsi" w:hAnsiTheme="minorHAnsi" w:cstheme="minorHAnsi"/>
        </w:rPr>
        <w:t xml:space="preserve">Il rapporto di prova è emesso </w:t>
      </w:r>
      <w:r w:rsidR="00E526EC" w:rsidRPr="00596925">
        <w:rPr>
          <w:rFonts w:asciiTheme="minorHAnsi" w:hAnsiTheme="minorHAnsi" w:cstheme="minorHAnsi"/>
        </w:rPr>
        <w:t xml:space="preserve">direttamente </w:t>
      </w:r>
      <w:r w:rsidRPr="00596925">
        <w:rPr>
          <w:rFonts w:asciiTheme="minorHAnsi" w:hAnsiTheme="minorHAnsi" w:cstheme="minorHAnsi"/>
        </w:rPr>
        <w:t xml:space="preserve">dal </w:t>
      </w:r>
      <w:r w:rsidR="00691903" w:rsidRPr="00596925">
        <w:rPr>
          <w:rFonts w:asciiTheme="minorHAnsi" w:hAnsiTheme="minorHAnsi" w:cstheme="minorHAnsi"/>
        </w:rPr>
        <w:t>software gestionale</w:t>
      </w:r>
      <w:r w:rsidRPr="00596925">
        <w:rPr>
          <w:rFonts w:asciiTheme="minorHAnsi" w:hAnsiTheme="minorHAnsi" w:cstheme="minorHAnsi"/>
        </w:rPr>
        <w:t xml:space="preserve"> secondo formati prestabiliti</w:t>
      </w:r>
      <w:r w:rsidR="00E526EC" w:rsidRPr="00596925">
        <w:rPr>
          <w:rFonts w:asciiTheme="minorHAnsi" w:hAnsiTheme="minorHAnsi" w:cstheme="minorHAnsi"/>
        </w:rPr>
        <w:t>.</w:t>
      </w:r>
      <w:ins w:id="132" w:author="11770" w:date="2026-02-18T16:19:00Z" w16du:dateUtc="2026-02-18T15:19:00Z">
        <w:r w:rsidR="00D34930">
          <w:rPr>
            <w:rFonts w:asciiTheme="minorHAnsi" w:hAnsiTheme="minorHAnsi" w:cstheme="minorHAnsi"/>
          </w:rPr>
          <w:t xml:space="preserve"> </w:t>
        </w:r>
      </w:ins>
      <w:ins w:id="133" w:author="11770" w:date="2026-02-18T16:20:00Z" w16du:dateUtc="2026-02-18T15:20:00Z">
        <w:r w:rsidR="00D34930">
          <w:rPr>
            <w:rFonts w:asciiTheme="minorHAnsi" w:hAnsiTheme="minorHAnsi" w:cstheme="minorHAnsi"/>
          </w:rPr>
          <w:t>Dato l’esiguo  numero di rapporti di prova emessi in un anno, il</w:t>
        </w:r>
      </w:ins>
      <w:ins w:id="134" w:author="11770" w:date="2026-02-18T16:19:00Z" w16du:dateUtc="2026-02-18T15:19:00Z">
        <w:r w:rsidR="00D34930">
          <w:rPr>
            <w:rFonts w:asciiTheme="minorHAnsi" w:hAnsiTheme="minorHAnsi" w:cstheme="minorHAnsi"/>
          </w:rPr>
          <w:t xml:space="preserve"> laboratorio non emette rapporti di prova semplificati.</w:t>
        </w:r>
      </w:ins>
      <w:r w:rsidRPr="00596925">
        <w:rPr>
          <w:rFonts w:asciiTheme="minorHAnsi" w:hAnsiTheme="minorHAnsi" w:cstheme="minorHAnsi"/>
        </w:rPr>
        <w:t xml:space="preserve"> Le variazioni al format</w:t>
      </w:r>
      <w:r w:rsidR="00953C63" w:rsidRPr="00596925">
        <w:rPr>
          <w:rFonts w:asciiTheme="minorHAnsi" w:hAnsiTheme="minorHAnsi" w:cstheme="minorHAnsi"/>
        </w:rPr>
        <w:t xml:space="preserve">o prevedono l’aggiornamento dello stato di </w:t>
      </w:r>
      <w:r w:rsidRPr="00596925">
        <w:rPr>
          <w:rFonts w:asciiTheme="minorHAnsi" w:hAnsiTheme="minorHAnsi" w:cstheme="minorHAnsi"/>
        </w:rPr>
        <w:t>revisione</w:t>
      </w:r>
      <w:r w:rsidR="00E526EC" w:rsidRPr="00596925">
        <w:rPr>
          <w:rFonts w:asciiTheme="minorHAnsi" w:hAnsiTheme="minorHAnsi" w:cstheme="minorHAnsi"/>
        </w:rPr>
        <w:t xml:space="preserve"> del documento.</w:t>
      </w:r>
    </w:p>
    <w:p w14:paraId="4154AEBF" w14:textId="77777777" w:rsidR="00802279" w:rsidRPr="00596925" w:rsidRDefault="00802279" w:rsidP="00804265">
      <w:pPr>
        <w:pStyle w:val="testo"/>
        <w:ind w:left="0"/>
        <w:rPr>
          <w:rFonts w:asciiTheme="minorHAnsi" w:hAnsiTheme="minorHAnsi" w:cstheme="minorHAnsi"/>
          <w:strike/>
        </w:rPr>
      </w:pPr>
    </w:p>
    <w:p w14:paraId="73437A74" w14:textId="5648303D" w:rsidR="00CB222D" w:rsidRPr="00596925" w:rsidRDefault="00CB222D" w:rsidP="00804265">
      <w:pPr>
        <w:pStyle w:val="testo"/>
        <w:ind w:left="0"/>
        <w:rPr>
          <w:rFonts w:asciiTheme="minorHAnsi" w:hAnsiTheme="minorHAnsi" w:cstheme="minorHAnsi"/>
        </w:rPr>
      </w:pPr>
      <w:r w:rsidRPr="00596925">
        <w:rPr>
          <w:rFonts w:asciiTheme="minorHAnsi" w:hAnsiTheme="minorHAnsi" w:cstheme="minorHAnsi"/>
        </w:rPr>
        <w:t>Nel rapporto di prova compaiono</w:t>
      </w:r>
      <w:r w:rsidR="00804265" w:rsidRPr="00596925">
        <w:rPr>
          <w:rFonts w:asciiTheme="minorHAnsi" w:hAnsiTheme="minorHAnsi" w:cstheme="minorHAnsi"/>
        </w:rPr>
        <w:t xml:space="preserve"> le seguenti informazioni</w:t>
      </w:r>
      <w:r w:rsidRPr="00596925">
        <w:rPr>
          <w:rFonts w:asciiTheme="minorHAnsi" w:hAnsiTheme="minorHAnsi" w:cstheme="minorHAnsi"/>
        </w:rPr>
        <w:t>:</w:t>
      </w:r>
    </w:p>
    <w:p w14:paraId="042801DF" w14:textId="77777777" w:rsidR="00E526EC" w:rsidRPr="00596925" w:rsidRDefault="00E526EC" w:rsidP="00CB222D">
      <w:pPr>
        <w:pStyle w:val="testo"/>
        <w:rPr>
          <w:rFonts w:asciiTheme="minorHAnsi" w:hAnsiTheme="minorHAnsi" w:cstheme="minorHAnsi"/>
        </w:rPr>
      </w:pPr>
    </w:p>
    <w:p w14:paraId="0DDC702D" w14:textId="520AE48F" w:rsidR="00E526EC" w:rsidRPr="00596925" w:rsidRDefault="00E526EC" w:rsidP="00EE5563">
      <w:pPr>
        <w:pStyle w:val="testo"/>
        <w:numPr>
          <w:ilvl w:val="2"/>
          <w:numId w:val="29"/>
        </w:numPr>
        <w:rPr>
          <w:rFonts w:asciiTheme="minorHAnsi" w:hAnsiTheme="minorHAnsi" w:cstheme="minorHAnsi"/>
        </w:rPr>
      </w:pPr>
      <w:r w:rsidRPr="00596925">
        <w:rPr>
          <w:rFonts w:asciiTheme="minorHAnsi" w:hAnsiTheme="minorHAnsi" w:cstheme="minorHAnsi"/>
        </w:rPr>
        <w:t>Titolo: “rapporto di prova”</w:t>
      </w:r>
      <w:r w:rsidR="00804265" w:rsidRPr="00596925">
        <w:rPr>
          <w:rFonts w:asciiTheme="minorHAnsi" w:hAnsiTheme="minorHAnsi" w:cstheme="minorHAnsi"/>
        </w:rPr>
        <w:t xml:space="preserve"> e sua identificazione univoca “numero rapporto di prova”</w:t>
      </w:r>
      <w:r w:rsidRPr="00596925">
        <w:rPr>
          <w:rFonts w:asciiTheme="minorHAnsi" w:hAnsiTheme="minorHAnsi" w:cstheme="minorHAnsi"/>
        </w:rPr>
        <w:t>;</w:t>
      </w:r>
    </w:p>
    <w:p w14:paraId="0DF8FE6D" w14:textId="68C0B332" w:rsidR="00E526EC" w:rsidRPr="00596925" w:rsidRDefault="00804265" w:rsidP="00EE5563">
      <w:pPr>
        <w:pStyle w:val="testo"/>
        <w:numPr>
          <w:ilvl w:val="2"/>
          <w:numId w:val="29"/>
        </w:numPr>
        <w:rPr>
          <w:rFonts w:asciiTheme="minorHAnsi" w:hAnsiTheme="minorHAnsi" w:cstheme="minorHAnsi"/>
        </w:rPr>
      </w:pPr>
      <w:r w:rsidRPr="00596925">
        <w:rPr>
          <w:rFonts w:asciiTheme="minorHAnsi" w:hAnsiTheme="minorHAnsi" w:cstheme="minorHAnsi"/>
        </w:rPr>
        <w:t>Informazioni (es: n</w:t>
      </w:r>
      <w:r w:rsidR="00E526EC" w:rsidRPr="00596925">
        <w:rPr>
          <w:rFonts w:asciiTheme="minorHAnsi" w:hAnsiTheme="minorHAnsi" w:cstheme="minorHAnsi"/>
        </w:rPr>
        <w:t>ome ed indirizzo</w:t>
      </w:r>
      <w:r w:rsidRPr="00596925">
        <w:rPr>
          <w:rFonts w:asciiTheme="minorHAnsi" w:hAnsiTheme="minorHAnsi" w:cstheme="minorHAnsi"/>
        </w:rPr>
        <w:t>)</w:t>
      </w:r>
      <w:r w:rsidR="00E526EC" w:rsidRPr="00596925">
        <w:rPr>
          <w:rFonts w:asciiTheme="minorHAnsi" w:hAnsiTheme="minorHAnsi" w:cstheme="minorHAnsi"/>
        </w:rPr>
        <w:t xml:space="preserve"> del laboratorio;</w:t>
      </w:r>
    </w:p>
    <w:p w14:paraId="6CE3E4BF" w14:textId="77777777" w:rsidR="00E526EC" w:rsidRPr="00596925" w:rsidRDefault="00E526EC" w:rsidP="00EE5563">
      <w:pPr>
        <w:pStyle w:val="testo"/>
        <w:numPr>
          <w:ilvl w:val="2"/>
          <w:numId w:val="29"/>
        </w:numPr>
        <w:rPr>
          <w:rFonts w:asciiTheme="minorHAnsi" w:hAnsiTheme="minorHAnsi" w:cstheme="minorHAnsi"/>
        </w:rPr>
      </w:pPr>
      <w:r w:rsidRPr="00596925">
        <w:rPr>
          <w:rFonts w:asciiTheme="minorHAnsi" w:hAnsiTheme="minorHAnsi" w:cstheme="minorHAnsi"/>
        </w:rPr>
        <w:t>Sede di esecuzione delle prove;</w:t>
      </w:r>
    </w:p>
    <w:p w14:paraId="2D41624C" w14:textId="0532BF51" w:rsidR="00E526EC" w:rsidRPr="00596925" w:rsidRDefault="00E526EC" w:rsidP="00EE5563">
      <w:pPr>
        <w:pStyle w:val="testo"/>
        <w:numPr>
          <w:ilvl w:val="2"/>
          <w:numId w:val="29"/>
        </w:numPr>
        <w:rPr>
          <w:rFonts w:asciiTheme="minorHAnsi" w:hAnsiTheme="minorHAnsi" w:cstheme="minorHAnsi"/>
        </w:rPr>
      </w:pPr>
      <w:r w:rsidRPr="00596925">
        <w:rPr>
          <w:rFonts w:asciiTheme="minorHAnsi" w:hAnsiTheme="minorHAnsi" w:cstheme="minorHAnsi"/>
        </w:rPr>
        <w:t>Numero di pagina e totale di pagine o l’indicazione della fine del rapporto;</w:t>
      </w:r>
    </w:p>
    <w:p w14:paraId="46C0212A" w14:textId="1B8C839E" w:rsidR="00E526EC" w:rsidRPr="00596925" w:rsidRDefault="00E526EC" w:rsidP="00EE5563">
      <w:pPr>
        <w:pStyle w:val="testo"/>
        <w:numPr>
          <w:ilvl w:val="2"/>
          <w:numId w:val="29"/>
        </w:numPr>
        <w:rPr>
          <w:rFonts w:asciiTheme="minorHAnsi" w:hAnsiTheme="minorHAnsi" w:cstheme="minorHAnsi"/>
        </w:rPr>
      </w:pPr>
      <w:r w:rsidRPr="00596925">
        <w:rPr>
          <w:rFonts w:asciiTheme="minorHAnsi" w:hAnsiTheme="minorHAnsi" w:cstheme="minorHAnsi"/>
        </w:rPr>
        <w:t>Nome e recapiti diretti del cliente;</w:t>
      </w:r>
    </w:p>
    <w:p w14:paraId="6D2A52FA" w14:textId="6C1622CB" w:rsidR="00E526EC" w:rsidRPr="00596925" w:rsidRDefault="00804265" w:rsidP="00EE5563">
      <w:pPr>
        <w:pStyle w:val="testo"/>
        <w:numPr>
          <w:ilvl w:val="2"/>
          <w:numId w:val="29"/>
        </w:numPr>
        <w:rPr>
          <w:rFonts w:asciiTheme="minorHAnsi" w:hAnsiTheme="minorHAnsi" w:cstheme="minorHAnsi"/>
        </w:rPr>
      </w:pPr>
      <w:r w:rsidRPr="00596925">
        <w:rPr>
          <w:rFonts w:asciiTheme="minorHAnsi" w:hAnsiTheme="minorHAnsi" w:cstheme="minorHAnsi"/>
        </w:rPr>
        <w:t>Identificazione dei metodi di prova impiegati;</w:t>
      </w:r>
    </w:p>
    <w:p w14:paraId="5E07CB7B" w14:textId="23E35877" w:rsidR="00804265" w:rsidRPr="00596925" w:rsidRDefault="00804265" w:rsidP="00EE5563">
      <w:pPr>
        <w:pStyle w:val="testo"/>
        <w:numPr>
          <w:ilvl w:val="2"/>
          <w:numId w:val="29"/>
        </w:numPr>
        <w:rPr>
          <w:rFonts w:asciiTheme="minorHAnsi" w:hAnsiTheme="minorHAnsi" w:cstheme="minorHAnsi"/>
        </w:rPr>
      </w:pPr>
      <w:r w:rsidRPr="00596925">
        <w:rPr>
          <w:rFonts w:asciiTheme="minorHAnsi" w:hAnsiTheme="minorHAnsi" w:cstheme="minorHAnsi"/>
        </w:rPr>
        <w:lastRenderedPageBreak/>
        <w:t xml:space="preserve">Descrizione </w:t>
      </w:r>
      <w:proofErr w:type="gramStart"/>
      <w:r w:rsidRPr="00596925">
        <w:rPr>
          <w:rFonts w:asciiTheme="minorHAnsi" w:hAnsiTheme="minorHAnsi" w:cstheme="minorHAnsi"/>
        </w:rPr>
        <w:t>ed</w:t>
      </w:r>
      <w:proofErr w:type="gramEnd"/>
      <w:r w:rsidRPr="00596925">
        <w:rPr>
          <w:rFonts w:asciiTheme="minorHAnsi" w:hAnsiTheme="minorHAnsi" w:cstheme="minorHAnsi"/>
        </w:rPr>
        <w:t xml:space="preserve"> identificazione univoca della matrice/oggetti sottoposti a prova (specificate dal cliente);</w:t>
      </w:r>
    </w:p>
    <w:p w14:paraId="2841C247" w14:textId="6D02BE9D" w:rsidR="00804265" w:rsidRPr="00596925" w:rsidRDefault="00804265" w:rsidP="00EE5563">
      <w:pPr>
        <w:pStyle w:val="testo"/>
        <w:numPr>
          <w:ilvl w:val="2"/>
          <w:numId w:val="29"/>
        </w:numPr>
        <w:rPr>
          <w:rFonts w:asciiTheme="minorHAnsi" w:hAnsiTheme="minorHAnsi" w:cstheme="minorHAnsi"/>
        </w:rPr>
      </w:pPr>
      <w:r w:rsidRPr="00596925">
        <w:rPr>
          <w:rFonts w:asciiTheme="minorHAnsi" w:hAnsiTheme="minorHAnsi" w:cstheme="minorHAnsi"/>
        </w:rPr>
        <w:t>Data di presentazione al laboratorio dei campioni e data di campionamento/prelievo (</w:t>
      </w:r>
      <w:r w:rsidR="003528C3" w:rsidRPr="00596925">
        <w:rPr>
          <w:rFonts w:asciiTheme="minorHAnsi" w:hAnsiTheme="minorHAnsi" w:cstheme="minorHAnsi"/>
        </w:rPr>
        <w:t xml:space="preserve">campionamento </w:t>
      </w:r>
      <w:r w:rsidRPr="00596925">
        <w:rPr>
          <w:rFonts w:asciiTheme="minorHAnsi" w:hAnsiTheme="minorHAnsi" w:cstheme="minorHAnsi"/>
        </w:rPr>
        <w:t>a cura del cliente);</w:t>
      </w:r>
    </w:p>
    <w:p w14:paraId="5475DAC4" w14:textId="3C045F13" w:rsidR="00804265" w:rsidRPr="00596925" w:rsidRDefault="00804265" w:rsidP="00EE5563">
      <w:pPr>
        <w:pStyle w:val="testo"/>
        <w:numPr>
          <w:ilvl w:val="2"/>
          <w:numId w:val="29"/>
        </w:numPr>
        <w:rPr>
          <w:rFonts w:asciiTheme="minorHAnsi" w:hAnsiTheme="minorHAnsi" w:cstheme="minorHAnsi"/>
        </w:rPr>
      </w:pPr>
      <w:r w:rsidRPr="00596925">
        <w:rPr>
          <w:rFonts w:asciiTheme="minorHAnsi" w:hAnsiTheme="minorHAnsi" w:cstheme="minorHAnsi"/>
        </w:rPr>
        <w:t>Date di esecuzione delle prove;</w:t>
      </w:r>
    </w:p>
    <w:p w14:paraId="63C59B87" w14:textId="426F50D8" w:rsidR="00804265" w:rsidRPr="00596925" w:rsidRDefault="00804265" w:rsidP="00EE5563">
      <w:pPr>
        <w:pStyle w:val="testo"/>
        <w:numPr>
          <w:ilvl w:val="2"/>
          <w:numId w:val="29"/>
        </w:numPr>
        <w:rPr>
          <w:rFonts w:asciiTheme="minorHAnsi" w:hAnsiTheme="minorHAnsi" w:cstheme="minorHAnsi"/>
        </w:rPr>
      </w:pPr>
      <w:r w:rsidRPr="00596925">
        <w:rPr>
          <w:rFonts w:asciiTheme="minorHAnsi" w:hAnsiTheme="minorHAnsi" w:cstheme="minorHAnsi"/>
        </w:rPr>
        <w:t>Data di inizio e fine delle prove;</w:t>
      </w:r>
    </w:p>
    <w:p w14:paraId="2FDA07F3" w14:textId="77777777" w:rsidR="00804265" w:rsidRPr="00596925" w:rsidRDefault="00804265" w:rsidP="00EE5563">
      <w:pPr>
        <w:pStyle w:val="testo"/>
        <w:numPr>
          <w:ilvl w:val="2"/>
          <w:numId w:val="29"/>
        </w:numPr>
        <w:rPr>
          <w:rFonts w:asciiTheme="minorHAnsi" w:hAnsiTheme="minorHAnsi" w:cstheme="minorHAnsi"/>
        </w:rPr>
      </w:pPr>
      <w:r w:rsidRPr="00596925">
        <w:rPr>
          <w:rFonts w:asciiTheme="minorHAnsi" w:hAnsiTheme="minorHAnsi" w:cstheme="minorHAnsi"/>
        </w:rPr>
        <w:t>Data di emissione del rapporto di prova;</w:t>
      </w:r>
    </w:p>
    <w:p w14:paraId="40466D16" w14:textId="144E424C" w:rsidR="00804265" w:rsidRPr="00596925" w:rsidRDefault="00804265" w:rsidP="00EE5563">
      <w:pPr>
        <w:pStyle w:val="testo"/>
        <w:numPr>
          <w:ilvl w:val="2"/>
          <w:numId w:val="29"/>
        </w:numPr>
        <w:rPr>
          <w:rFonts w:asciiTheme="minorHAnsi" w:hAnsiTheme="minorHAnsi" w:cstheme="minorHAnsi"/>
        </w:rPr>
      </w:pPr>
      <w:r w:rsidRPr="00596925">
        <w:rPr>
          <w:rFonts w:asciiTheme="minorHAnsi" w:hAnsiTheme="minorHAnsi" w:cstheme="minorHAnsi"/>
        </w:rPr>
        <w:t>Dichiarazione che i risultati si riferiscono ai soli oggetti provati</w:t>
      </w:r>
      <w:r w:rsidR="00EA62F5" w:rsidRPr="00596925">
        <w:rPr>
          <w:rFonts w:asciiTheme="minorHAnsi" w:hAnsiTheme="minorHAnsi" w:cstheme="minorHAnsi"/>
        </w:rPr>
        <w:t xml:space="preserve"> (così come ricevuti)</w:t>
      </w:r>
      <w:r w:rsidRPr="00596925">
        <w:rPr>
          <w:rFonts w:asciiTheme="minorHAnsi" w:hAnsiTheme="minorHAnsi" w:cstheme="minorHAnsi"/>
        </w:rPr>
        <w:t>;</w:t>
      </w:r>
    </w:p>
    <w:p w14:paraId="0B39284D" w14:textId="693CBD99" w:rsidR="00804265" w:rsidRPr="00596925" w:rsidRDefault="00804265" w:rsidP="00EE5563">
      <w:pPr>
        <w:pStyle w:val="testo"/>
        <w:numPr>
          <w:ilvl w:val="2"/>
          <w:numId w:val="29"/>
        </w:numPr>
        <w:rPr>
          <w:rFonts w:asciiTheme="minorHAnsi" w:hAnsiTheme="minorHAnsi" w:cstheme="minorHAnsi"/>
        </w:rPr>
      </w:pPr>
      <w:r w:rsidRPr="00596925">
        <w:rPr>
          <w:rFonts w:asciiTheme="minorHAnsi" w:hAnsiTheme="minorHAnsi" w:cstheme="minorHAnsi"/>
        </w:rPr>
        <w:t>Risultati corredati delle loro unità di misura;</w:t>
      </w:r>
    </w:p>
    <w:p w14:paraId="5A428B65" w14:textId="5DA296B4" w:rsidR="00804265" w:rsidRPr="00596925" w:rsidRDefault="00804265" w:rsidP="00EE5563">
      <w:pPr>
        <w:pStyle w:val="testo"/>
        <w:numPr>
          <w:ilvl w:val="2"/>
          <w:numId w:val="29"/>
        </w:numPr>
        <w:rPr>
          <w:rFonts w:asciiTheme="minorHAnsi" w:hAnsiTheme="minorHAnsi" w:cstheme="minorHAnsi"/>
        </w:rPr>
      </w:pPr>
      <w:r w:rsidRPr="00596925">
        <w:rPr>
          <w:rFonts w:asciiTheme="minorHAnsi" w:hAnsiTheme="minorHAnsi" w:cstheme="minorHAnsi"/>
        </w:rPr>
        <w:t>Identificazione della persona che autorizza il rapporto di prova;</w:t>
      </w:r>
    </w:p>
    <w:p w14:paraId="15742A47" w14:textId="0955DF9F" w:rsidR="00804265" w:rsidRPr="00596925" w:rsidRDefault="00630B88" w:rsidP="00EE5563">
      <w:pPr>
        <w:pStyle w:val="testo"/>
        <w:numPr>
          <w:ilvl w:val="2"/>
          <w:numId w:val="29"/>
        </w:numPr>
        <w:rPr>
          <w:rFonts w:asciiTheme="minorHAnsi" w:hAnsiTheme="minorHAnsi" w:cstheme="minorHAnsi"/>
        </w:rPr>
      </w:pPr>
      <w:r w:rsidRPr="00596925">
        <w:rPr>
          <w:rFonts w:asciiTheme="minorHAnsi" w:hAnsiTheme="minorHAnsi" w:cstheme="minorHAnsi"/>
        </w:rPr>
        <w:t>I</w:t>
      </w:r>
      <w:r w:rsidR="00804265" w:rsidRPr="00596925">
        <w:rPr>
          <w:rFonts w:asciiTheme="minorHAnsi" w:hAnsiTheme="minorHAnsi" w:cstheme="minorHAnsi"/>
        </w:rPr>
        <w:t>l recupero %</w:t>
      </w:r>
      <w:r w:rsidRPr="00596925">
        <w:rPr>
          <w:rFonts w:asciiTheme="minorHAnsi" w:hAnsiTheme="minorHAnsi" w:cstheme="minorHAnsi"/>
        </w:rPr>
        <w:t xml:space="preserve"> se </w:t>
      </w:r>
      <w:r w:rsidR="00184D0A" w:rsidRPr="00596925">
        <w:rPr>
          <w:rFonts w:asciiTheme="minorHAnsi" w:hAnsiTheme="minorHAnsi" w:cstheme="minorHAnsi"/>
        </w:rPr>
        <w:t>lo richiede il metodo, il cliente, sempre quando la procedura di pretrattamento dei campioni testati può influenzare il recupero medesimo</w:t>
      </w:r>
      <w:r w:rsidR="00802279" w:rsidRPr="00596925">
        <w:rPr>
          <w:rFonts w:asciiTheme="minorHAnsi" w:hAnsiTheme="minorHAnsi" w:cstheme="minorHAnsi"/>
        </w:rPr>
        <w:t>;</w:t>
      </w:r>
    </w:p>
    <w:p w14:paraId="4A881A75" w14:textId="49E02539" w:rsidR="00CB222D" w:rsidRPr="00596925" w:rsidRDefault="00804265" w:rsidP="00EE5563">
      <w:pPr>
        <w:pStyle w:val="testo"/>
        <w:numPr>
          <w:ilvl w:val="2"/>
          <w:numId w:val="29"/>
        </w:numPr>
        <w:rPr>
          <w:rFonts w:asciiTheme="minorHAnsi" w:hAnsiTheme="minorHAnsi" w:cstheme="minorHAnsi"/>
        </w:rPr>
      </w:pPr>
      <w:r w:rsidRPr="00596925">
        <w:rPr>
          <w:rFonts w:asciiTheme="minorHAnsi" w:hAnsiTheme="minorHAnsi" w:cstheme="minorHAnsi"/>
        </w:rPr>
        <w:t>Dichiarazione che il rapporto non può essere riprodotto parzialmente senza autorizzazione del laboratorio.</w:t>
      </w:r>
    </w:p>
    <w:p w14:paraId="384EF38A" w14:textId="77777777" w:rsidR="004B75FC" w:rsidRPr="00596925" w:rsidRDefault="004B75FC" w:rsidP="000A0AA3">
      <w:pPr>
        <w:pStyle w:val="testo"/>
        <w:ind w:left="0"/>
        <w:rPr>
          <w:rFonts w:asciiTheme="minorHAnsi" w:hAnsiTheme="minorHAnsi" w:cstheme="minorHAnsi"/>
        </w:rPr>
      </w:pPr>
    </w:p>
    <w:p w14:paraId="47E1B7D2" w14:textId="2EE9163D" w:rsidR="004B75FC" w:rsidRPr="00596925" w:rsidRDefault="004B75FC" w:rsidP="000A0AA3">
      <w:pPr>
        <w:pStyle w:val="testo"/>
        <w:ind w:left="0"/>
        <w:rPr>
          <w:rFonts w:asciiTheme="minorHAnsi" w:hAnsiTheme="minorHAnsi" w:cstheme="minorHAnsi"/>
          <w:i/>
        </w:rPr>
      </w:pPr>
      <w:r w:rsidRPr="00596925">
        <w:rPr>
          <w:rFonts w:asciiTheme="minorHAnsi" w:hAnsiTheme="minorHAnsi" w:cstheme="minorHAnsi"/>
        </w:rPr>
        <w:t xml:space="preserve">Quando talune informazioni presenti nel rapporto di prova vengono fornite direttamente dal cliente, </w:t>
      </w:r>
      <w:r w:rsidR="00953C63" w:rsidRPr="00596925">
        <w:rPr>
          <w:rFonts w:asciiTheme="minorHAnsi" w:hAnsiTheme="minorHAnsi" w:cstheme="minorHAnsi"/>
        </w:rPr>
        <w:t>risultano chiaramente identificate</w:t>
      </w:r>
      <w:r w:rsidRPr="00596925">
        <w:rPr>
          <w:rFonts w:asciiTheme="minorHAnsi" w:hAnsiTheme="minorHAnsi" w:cstheme="minorHAnsi"/>
        </w:rPr>
        <w:t xml:space="preserve"> come tali all’interno del documento, questa modalità di gestione viene attuata dal laboratorio anche per quanto riguarda il campionamento/pr</w:t>
      </w:r>
      <w:r w:rsidR="00953C63" w:rsidRPr="00596925">
        <w:rPr>
          <w:rFonts w:asciiTheme="minorHAnsi" w:hAnsiTheme="minorHAnsi" w:cstheme="minorHAnsi"/>
        </w:rPr>
        <w:t>elievo, infatti, se eseguiti dal cliente, nel rapporto di prova compare la dicitura: “</w:t>
      </w:r>
      <w:r w:rsidR="00953C63" w:rsidRPr="00596925">
        <w:rPr>
          <w:rFonts w:asciiTheme="minorHAnsi" w:hAnsiTheme="minorHAnsi" w:cstheme="minorHAnsi"/>
          <w:i/>
        </w:rPr>
        <w:t>campionamento/prelievo a cura del cliente</w:t>
      </w:r>
      <w:r w:rsidR="00953C63" w:rsidRPr="00596925">
        <w:rPr>
          <w:rFonts w:asciiTheme="minorHAnsi" w:hAnsiTheme="minorHAnsi" w:cstheme="minorHAnsi"/>
        </w:rPr>
        <w:t xml:space="preserve">”. </w:t>
      </w:r>
      <w:r w:rsidR="00EA62F5" w:rsidRPr="00596925">
        <w:rPr>
          <w:rFonts w:asciiTheme="minorHAnsi" w:hAnsiTheme="minorHAnsi" w:cstheme="minorHAnsi"/>
        </w:rPr>
        <w:t xml:space="preserve">Quando le informazioni fornite </w:t>
      </w:r>
      <w:r w:rsidR="00C22D52" w:rsidRPr="00596925">
        <w:rPr>
          <w:rFonts w:asciiTheme="minorHAnsi" w:hAnsiTheme="minorHAnsi" w:cstheme="minorHAnsi"/>
        </w:rPr>
        <w:t xml:space="preserve">direttamente </w:t>
      </w:r>
      <w:r w:rsidR="00EA62F5" w:rsidRPr="00596925">
        <w:rPr>
          <w:rFonts w:asciiTheme="minorHAnsi" w:hAnsiTheme="minorHAnsi" w:cstheme="minorHAnsi"/>
        </w:rPr>
        <w:t xml:space="preserve">dal cliente possono influenzare la validità dei dati prodotti dal laboratorio, quest’ultimo riporta nel relativo rapporto di prova la seguente dicitura: </w:t>
      </w:r>
      <w:r w:rsidR="00EA62F5" w:rsidRPr="00596925">
        <w:rPr>
          <w:rFonts w:asciiTheme="minorHAnsi" w:hAnsiTheme="minorHAnsi" w:cstheme="minorHAnsi"/>
          <w:i/>
        </w:rPr>
        <w:t xml:space="preserve">“Il campione (lotto #) di (matrice) all’atto della sua presentazione al laboratorio, mostrava </w:t>
      </w:r>
      <w:r w:rsidR="00C22D52" w:rsidRPr="00596925">
        <w:rPr>
          <w:rFonts w:asciiTheme="minorHAnsi" w:hAnsiTheme="minorHAnsi" w:cstheme="minorHAnsi"/>
          <w:i/>
        </w:rPr>
        <w:t xml:space="preserve">una difformità </w:t>
      </w:r>
      <w:r w:rsidR="00EA62F5" w:rsidRPr="00596925">
        <w:rPr>
          <w:rFonts w:asciiTheme="minorHAnsi" w:hAnsiTheme="minorHAnsi" w:cstheme="minorHAnsi"/>
          <w:i/>
        </w:rPr>
        <w:t>delle informazioni fornite dal cliente per la sua accettazione</w:t>
      </w:r>
      <w:r w:rsidR="00C22D52" w:rsidRPr="00596925">
        <w:rPr>
          <w:rFonts w:asciiTheme="minorHAnsi" w:hAnsiTheme="minorHAnsi" w:cstheme="minorHAnsi"/>
          <w:i/>
        </w:rPr>
        <w:t xml:space="preserve"> (descrizione delle</w:t>
      </w:r>
      <w:r w:rsidR="00EA62F5" w:rsidRPr="00596925">
        <w:rPr>
          <w:rFonts w:asciiTheme="minorHAnsi" w:hAnsiTheme="minorHAnsi" w:cstheme="minorHAnsi"/>
          <w:i/>
        </w:rPr>
        <w:t xml:space="preserve"> </w:t>
      </w:r>
      <w:r w:rsidR="00C22D52" w:rsidRPr="00596925">
        <w:rPr>
          <w:rFonts w:asciiTheme="minorHAnsi" w:hAnsiTheme="minorHAnsi" w:cstheme="minorHAnsi"/>
          <w:i/>
        </w:rPr>
        <w:t>informazioni</w:t>
      </w:r>
      <w:r w:rsidR="00EA62F5" w:rsidRPr="00596925">
        <w:rPr>
          <w:rFonts w:asciiTheme="minorHAnsi" w:hAnsiTheme="minorHAnsi" w:cstheme="minorHAnsi"/>
          <w:i/>
        </w:rPr>
        <w:t xml:space="preserve"> ric</w:t>
      </w:r>
      <w:r w:rsidR="00C22D52" w:rsidRPr="00596925">
        <w:rPr>
          <w:rFonts w:asciiTheme="minorHAnsi" w:hAnsiTheme="minorHAnsi" w:cstheme="minorHAnsi"/>
          <w:i/>
        </w:rPr>
        <w:t>hieste e della</w:t>
      </w:r>
      <w:r w:rsidR="00EA62F5" w:rsidRPr="00596925">
        <w:rPr>
          <w:rFonts w:asciiTheme="minorHAnsi" w:hAnsiTheme="minorHAnsi" w:cstheme="minorHAnsi"/>
          <w:i/>
        </w:rPr>
        <w:t xml:space="preserve"> </w:t>
      </w:r>
      <w:r w:rsidR="00C22D52" w:rsidRPr="00596925">
        <w:rPr>
          <w:rFonts w:asciiTheme="minorHAnsi" w:hAnsiTheme="minorHAnsi" w:cstheme="minorHAnsi"/>
          <w:i/>
        </w:rPr>
        <w:t>difformità</w:t>
      </w:r>
      <w:r w:rsidR="00EA62F5" w:rsidRPr="00596925">
        <w:rPr>
          <w:rFonts w:asciiTheme="minorHAnsi" w:hAnsiTheme="minorHAnsi" w:cstheme="minorHAnsi"/>
          <w:i/>
        </w:rPr>
        <w:t xml:space="preserve"> rilevat</w:t>
      </w:r>
      <w:r w:rsidR="00C22D52" w:rsidRPr="00596925">
        <w:rPr>
          <w:rFonts w:asciiTheme="minorHAnsi" w:hAnsiTheme="minorHAnsi" w:cstheme="minorHAnsi"/>
          <w:i/>
        </w:rPr>
        <w:t>a</w:t>
      </w:r>
      <w:r w:rsidR="00EA62F5" w:rsidRPr="00596925">
        <w:rPr>
          <w:rFonts w:asciiTheme="minorHAnsi" w:hAnsiTheme="minorHAnsi" w:cstheme="minorHAnsi"/>
          <w:i/>
        </w:rPr>
        <w:t>). Per questa ragione, la validità dei risultati della/e prova/e (indicare la/e prova/e) potrebbe esserne influenzata”.</w:t>
      </w:r>
    </w:p>
    <w:p w14:paraId="626BC8A7" w14:textId="7AF8ABBB" w:rsidR="00CB222D" w:rsidRPr="00596925" w:rsidRDefault="000A0AA3" w:rsidP="000A0AA3">
      <w:pPr>
        <w:pStyle w:val="testo"/>
        <w:ind w:left="0"/>
        <w:rPr>
          <w:rFonts w:asciiTheme="minorHAnsi" w:hAnsiTheme="minorHAnsi" w:cstheme="minorHAnsi"/>
        </w:rPr>
      </w:pPr>
      <w:r w:rsidRPr="00596925">
        <w:rPr>
          <w:rFonts w:asciiTheme="minorHAnsi" w:hAnsiTheme="minorHAnsi" w:cstheme="minorHAnsi"/>
        </w:rPr>
        <w:t>Il m</w:t>
      </w:r>
      <w:r w:rsidR="00CB222D" w:rsidRPr="00596925">
        <w:rPr>
          <w:rFonts w:asciiTheme="minorHAnsi" w:hAnsiTheme="minorHAnsi" w:cstheme="minorHAnsi"/>
        </w:rPr>
        <w:t xml:space="preserve">archio ACCREDIA viene riportato sul rapporto di prova quando </w:t>
      </w:r>
      <w:r w:rsidR="00972A74" w:rsidRPr="00596925">
        <w:rPr>
          <w:rFonts w:asciiTheme="minorHAnsi" w:hAnsiTheme="minorHAnsi" w:cstheme="minorHAnsi"/>
        </w:rPr>
        <w:t>esso</w:t>
      </w:r>
      <w:r w:rsidR="00CB222D" w:rsidRPr="00596925">
        <w:rPr>
          <w:rFonts w:asciiTheme="minorHAnsi" w:hAnsiTheme="minorHAnsi" w:cstheme="minorHAnsi"/>
        </w:rPr>
        <w:t xml:space="preserve"> contiene </w:t>
      </w:r>
      <w:r w:rsidR="00317F64" w:rsidRPr="00596925">
        <w:rPr>
          <w:rFonts w:asciiTheme="minorHAnsi" w:hAnsiTheme="minorHAnsi" w:cstheme="minorHAnsi"/>
        </w:rPr>
        <w:t xml:space="preserve">anche </w:t>
      </w:r>
      <w:r w:rsidR="00CB222D" w:rsidRPr="00596925">
        <w:rPr>
          <w:rFonts w:asciiTheme="minorHAnsi" w:hAnsiTheme="minorHAnsi" w:cstheme="minorHAnsi"/>
        </w:rPr>
        <w:t>i risultati di prove eseguite nell'ambito dell’accreditamento ottenuto dal laboratorio.</w:t>
      </w:r>
    </w:p>
    <w:p w14:paraId="5BFD99D0" w14:textId="3E70927B" w:rsidR="00CB222D" w:rsidRPr="00596925" w:rsidRDefault="00804265" w:rsidP="000A0AA3">
      <w:pPr>
        <w:pStyle w:val="testo"/>
        <w:ind w:left="0"/>
        <w:rPr>
          <w:rFonts w:asciiTheme="minorHAnsi" w:hAnsiTheme="minorHAnsi" w:cstheme="minorHAnsi"/>
        </w:rPr>
      </w:pPr>
      <w:r w:rsidRPr="00596925">
        <w:rPr>
          <w:rFonts w:asciiTheme="minorHAnsi" w:hAnsiTheme="minorHAnsi" w:cstheme="minorHAnsi"/>
        </w:rPr>
        <w:t>In tal caso il m</w:t>
      </w:r>
      <w:r w:rsidR="00CB222D" w:rsidRPr="00596925">
        <w:rPr>
          <w:rFonts w:asciiTheme="minorHAnsi" w:hAnsiTheme="minorHAnsi" w:cstheme="minorHAnsi"/>
        </w:rPr>
        <w:t>archio viene apposto su ogni foglio del rapporto di prova dove è apposto anche i</w:t>
      </w:r>
      <w:r w:rsidRPr="00596925">
        <w:rPr>
          <w:rFonts w:asciiTheme="minorHAnsi" w:hAnsiTheme="minorHAnsi" w:cstheme="minorHAnsi"/>
        </w:rPr>
        <w:t>l marchio e l'intestazione del l</w:t>
      </w:r>
      <w:r w:rsidR="00CB222D" w:rsidRPr="00596925">
        <w:rPr>
          <w:rFonts w:asciiTheme="minorHAnsi" w:hAnsiTheme="minorHAnsi" w:cstheme="minorHAnsi"/>
        </w:rPr>
        <w:t>aboratorio; tale intestazion</w:t>
      </w:r>
      <w:r w:rsidRPr="00596925">
        <w:rPr>
          <w:rFonts w:asciiTheme="minorHAnsi" w:hAnsiTheme="minorHAnsi" w:cstheme="minorHAnsi"/>
        </w:rPr>
        <w:t>e ha maggiore rilevanza del m</w:t>
      </w:r>
      <w:r w:rsidR="00CB222D" w:rsidRPr="00596925">
        <w:rPr>
          <w:rFonts w:asciiTheme="minorHAnsi" w:hAnsiTheme="minorHAnsi" w:cstheme="minorHAnsi"/>
        </w:rPr>
        <w:t>archio ACCREDIA.</w:t>
      </w:r>
    </w:p>
    <w:p w14:paraId="2B02B707" w14:textId="619479AA" w:rsidR="00CB222D" w:rsidRPr="00596925" w:rsidRDefault="00CB222D" w:rsidP="000A0AA3">
      <w:pPr>
        <w:pStyle w:val="testo"/>
        <w:ind w:left="0"/>
        <w:rPr>
          <w:rFonts w:asciiTheme="minorHAnsi" w:hAnsiTheme="minorHAnsi" w:cstheme="minorHAnsi"/>
        </w:rPr>
      </w:pPr>
      <w:r w:rsidRPr="00596925">
        <w:rPr>
          <w:rFonts w:asciiTheme="minorHAnsi" w:hAnsiTheme="minorHAnsi" w:cstheme="minorHAnsi"/>
        </w:rPr>
        <w:t xml:space="preserve">Se i rapporti di prova contengono anche risultati di prove non accreditate, questi sono identificati con un asterisco (*) </w:t>
      </w:r>
      <w:r w:rsidR="00804265" w:rsidRPr="00596925">
        <w:rPr>
          <w:rFonts w:asciiTheme="minorHAnsi" w:hAnsiTheme="minorHAnsi" w:cstheme="minorHAnsi"/>
        </w:rPr>
        <w:t xml:space="preserve">a fianco del nome del misurando, </w:t>
      </w:r>
      <w:r w:rsidRPr="00596925">
        <w:rPr>
          <w:rFonts w:asciiTheme="minorHAnsi" w:hAnsiTheme="minorHAnsi" w:cstheme="minorHAnsi"/>
        </w:rPr>
        <w:t xml:space="preserve">che riporta </w:t>
      </w:r>
      <w:r w:rsidR="00804265" w:rsidRPr="00596925">
        <w:rPr>
          <w:rFonts w:asciiTheme="minorHAnsi" w:hAnsiTheme="minorHAnsi" w:cstheme="minorHAnsi"/>
        </w:rPr>
        <w:t>alla</w:t>
      </w:r>
      <w:r w:rsidRPr="00596925">
        <w:rPr>
          <w:rFonts w:asciiTheme="minorHAnsi" w:hAnsiTheme="minorHAnsi" w:cstheme="minorHAnsi"/>
        </w:rPr>
        <w:t xml:space="preserve"> dichiarazione a piè di pagina</w:t>
      </w:r>
      <w:r w:rsidR="00804265" w:rsidRPr="00596925">
        <w:rPr>
          <w:rFonts w:asciiTheme="minorHAnsi" w:hAnsiTheme="minorHAnsi" w:cstheme="minorHAnsi"/>
        </w:rPr>
        <w:t>:</w:t>
      </w:r>
      <w:r w:rsidRPr="00596925">
        <w:rPr>
          <w:rFonts w:asciiTheme="minorHAnsi" w:hAnsiTheme="minorHAnsi" w:cstheme="minorHAnsi"/>
        </w:rPr>
        <w:t xml:space="preserve"> “Prova non accreditata da ACCREDIA”. </w:t>
      </w:r>
    </w:p>
    <w:p w14:paraId="223441B1" w14:textId="213B24E2" w:rsidR="00CB222D" w:rsidRPr="00596925" w:rsidRDefault="00CB222D" w:rsidP="000A0AA3">
      <w:pPr>
        <w:pStyle w:val="testo"/>
        <w:ind w:left="0"/>
        <w:rPr>
          <w:rFonts w:asciiTheme="minorHAnsi" w:hAnsiTheme="minorHAnsi" w:cstheme="minorHAnsi"/>
        </w:rPr>
      </w:pPr>
      <w:r w:rsidRPr="00596925">
        <w:rPr>
          <w:rFonts w:asciiTheme="minorHAnsi" w:hAnsiTheme="minorHAnsi" w:cstheme="minorHAnsi"/>
        </w:rPr>
        <w:t>L’asterisco e la dichiarazione sono stampati con lo stesso carattere, nelle stesse dimensioni della</w:t>
      </w:r>
      <w:r w:rsidR="00804265" w:rsidRPr="00596925">
        <w:rPr>
          <w:rFonts w:asciiTheme="minorHAnsi" w:hAnsiTheme="minorHAnsi" w:cstheme="minorHAnsi"/>
        </w:rPr>
        <w:t xml:space="preserve"> denominazione della prova. Il m</w:t>
      </w:r>
      <w:r w:rsidRPr="00596925">
        <w:rPr>
          <w:rFonts w:asciiTheme="minorHAnsi" w:hAnsiTheme="minorHAnsi" w:cstheme="minorHAnsi"/>
        </w:rPr>
        <w:t>archio non viene utilizzato sui documenti relativi ad attività non accreditate e sulla carta intestata del laboratorio per le lettere di accompagnamento di rapporti di prova relativi a prove non accreditate.</w:t>
      </w:r>
    </w:p>
    <w:p w14:paraId="0D8CEEDE" w14:textId="77777777" w:rsidR="00DA352C" w:rsidRPr="00596925" w:rsidRDefault="00DA352C" w:rsidP="002200AD">
      <w:pPr>
        <w:rPr>
          <w:rFonts w:asciiTheme="minorHAnsi" w:hAnsiTheme="minorHAnsi" w:cstheme="minorHAnsi"/>
        </w:rPr>
      </w:pPr>
    </w:p>
    <w:p w14:paraId="6EA0C8EE" w14:textId="77777777" w:rsidR="00C74166" w:rsidRPr="00596925" w:rsidRDefault="00C74166" w:rsidP="002458D5">
      <w:pPr>
        <w:pStyle w:val="testo"/>
        <w:ind w:left="0"/>
        <w:rPr>
          <w:rFonts w:asciiTheme="minorHAnsi" w:hAnsiTheme="minorHAnsi" w:cstheme="minorHAnsi"/>
        </w:rPr>
      </w:pPr>
      <w:r w:rsidRPr="00596925">
        <w:rPr>
          <w:rFonts w:asciiTheme="minorHAnsi" w:hAnsiTheme="minorHAnsi" w:cstheme="minorHAnsi"/>
        </w:rPr>
        <w:t>In aggiunta a quanto sopra esposto i rapporti di prova possono contenere, ove necessario:</w:t>
      </w:r>
    </w:p>
    <w:p w14:paraId="14527FE7" w14:textId="77777777" w:rsidR="00953C63" w:rsidRPr="00596925" w:rsidRDefault="00953C63" w:rsidP="002458D5">
      <w:pPr>
        <w:pStyle w:val="testo"/>
        <w:ind w:left="0"/>
        <w:rPr>
          <w:rFonts w:asciiTheme="minorHAnsi" w:hAnsiTheme="minorHAnsi" w:cstheme="minorHAnsi"/>
        </w:rPr>
      </w:pPr>
    </w:p>
    <w:p w14:paraId="29495331" w14:textId="77777777" w:rsidR="00C74166" w:rsidRPr="00596925" w:rsidRDefault="00C74166" w:rsidP="00EE5563">
      <w:pPr>
        <w:pStyle w:val="testo"/>
        <w:numPr>
          <w:ilvl w:val="1"/>
          <w:numId w:val="30"/>
        </w:numPr>
        <w:rPr>
          <w:rFonts w:asciiTheme="minorHAnsi" w:hAnsiTheme="minorHAnsi" w:cstheme="minorHAnsi"/>
        </w:rPr>
      </w:pPr>
      <w:r w:rsidRPr="00596925">
        <w:rPr>
          <w:rFonts w:asciiTheme="minorHAnsi" w:hAnsiTheme="minorHAnsi" w:cstheme="minorHAnsi"/>
        </w:rPr>
        <w:t>Scostamenti, aggiunte od esclusioni rispetto ai metodi di prova;</w:t>
      </w:r>
    </w:p>
    <w:p w14:paraId="7D0934AC" w14:textId="354BF564" w:rsidR="00C74166" w:rsidRPr="00596925" w:rsidRDefault="00C74166" w:rsidP="00EE5563">
      <w:pPr>
        <w:pStyle w:val="testo"/>
        <w:numPr>
          <w:ilvl w:val="1"/>
          <w:numId w:val="30"/>
        </w:numPr>
        <w:rPr>
          <w:rFonts w:asciiTheme="minorHAnsi" w:hAnsiTheme="minorHAnsi" w:cstheme="minorHAnsi"/>
        </w:rPr>
      </w:pPr>
      <w:r w:rsidRPr="00596925">
        <w:rPr>
          <w:rFonts w:asciiTheme="minorHAnsi" w:hAnsiTheme="minorHAnsi" w:cstheme="minorHAnsi"/>
        </w:rPr>
        <w:t xml:space="preserve">Informazioni su specifiche condizioni </w:t>
      </w:r>
      <w:r w:rsidR="00863AFD" w:rsidRPr="00596925">
        <w:rPr>
          <w:rFonts w:asciiTheme="minorHAnsi" w:hAnsiTheme="minorHAnsi" w:cstheme="minorHAnsi"/>
        </w:rPr>
        <w:t xml:space="preserve">di prova ed </w:t>
      </w:r>
      <w:r w:rsidRPr="00596925">
        <w:rPr>
          <w:rFonts w:asciiTheme="minorHAnsi" w:hAnsiTheme="minorHAnsi" w:cstheme="minorHAnsi"/>
        </w:rPr>
        <w:t>ambientali;</w:t>
      </w:r>
    </w:p>
    <w:p w14:paraId="65369B53" w14:textId="3E11DAD7" w:rsidR="00C74166" w:rsidRPr="00596925" w:rsidRDefault="00C74166" w:rsidP="00EE5563">
      <w:pPr>
        <w:pStyle w:val="testo"/>
        <w:numPr>
          <w:ilvl w:val="1"/>
          <w:numId w:val="30"/>
        </w:numPr>
        <w:rPr>
          <w:rFonts w:asciiTheme="minorHAnsi" w:hAnsiTheme="minorHAnsi" w:cstheme="minorHAnsi"/>
        </w:rPr>
      </w:pPr>
      <w:r w:rsidRPr="00596925">
        <w:rPr>
          <w:rFonts w:asciiTheme="minorHAnsi" w:hAnsiTheme="minorHAnsi" w:cstheme="minorHAnsi"/>
        </w:rPr>
        <w:t>Dichiarazioni di conformità a</w:t>
      </w:r>
      <w:r w:rsidR="00863AFD" w:rsidRPr="00596925">
        <w:rPr>
          <w:rFonts w:asciiTheme="minorHAnsi" w:hAnsiTheme="minorHAnsi" w:cstheme="minorHAnsi"/>
        </w:rPr>
        <w:t xml:space="preserve"> requisiti o</w:t>
      </w:r>
      <w:r w:rsidRPr="00596925">
        <w:rPr>
          <w:rFonts w:asciiTheme="minorHAnsi" w:hAnsiTheme="minorHAnsi" w:cstheme="minorHAnsi"/>
        </w:rPr>
        <w:t xml:space="preserve"> specifiche concordate con il cliente;</w:t>
      </w:r>
    </w:p>
    <w:p w14:paraId="4776A27B" w14:textId="5AA17230" w:rsidR="00184D0A" w:rsidRPr="00596925" w:rsidRDefault="00184D0A" w:rsidP="00EE5563">
      <w:pPr>
        <w:pStyle w:val="testo"/>
        <w:numPr>
          <w:ilvl w:val="1"/>
          <w:numId w:val="30"/>
        </w:numPr>
        <w:rPr>
          <w:rFonts w:asciiTheme="minorHAnsi" w:hAnsiTheme="minorHAnsi" w:cstheme="minorHAnsi"/>
        </w:rPr>
      </w:pPr>
      <w:r w:rsidRPr="00596925">
        <w:rPr>
          <w:rFonts w:asciiTheme="minorHAnsi" w:hAnsiTheme="minorHAnsi" w:cstheme="minorHAnsi"/>
        </w:rPr>
        <w:lastRenderedPageBreak/>
        <w:t>Riferimenti ai documenti in cui sono contenuti limiti/specifiche per la conformità del materiale testato;</w:t>
      </w:r>
    </w:p>
    <w:p w14:paraId="7AAC615F" w14:textId="3A64FA31" w:rsidR="00863AFD" w:rsidRPr="00596925" w:rsidRDefault="00C74166" w:rsidP="00EE5563">
      <w:pPr>
        <w:pStyle w:val="testo"/>
        <w:numPr>
          <w:ilvl w:val="1"/>
          <w:numId w:val="30"/>
        </w:numPr>
        <w:rPr>
          <w:rFonts w:asciiTheme="minorHAnsi" w:hAnsiTheme="minorHAnsi" w:cstheme="minorHAnsi"/>
        </w:rPr>
      </w:pPr>
      <w:r w:rsidRPr="00596925">
        <w:rPr>
          <w:rFonts w:asciiTheme="minorHAnsi" w:hAnsiTheme="minorHAnsi" w:cstheme="minorHAnsi"/>
        </w:rPr>
        <w:t>Dichiarazione circa l’incertezza di misura</w:t>
      </w:r>
      <w:r w:rsidR="00976D1B" w:rsidRPr="00596925">
        <w:rPr>
          <w:rFonts w:asciiTheme="minorHAnsi" w:hAnsiTheme="minorHAnsi" w:cstheme="minorHAnsi"/>
        </w:rPr>
        <w:t>,</w:t>
      </w:r>
      <w:r w:rsidRPr="00596925">
        <w:rPr>
          <w:rFonts w:asciiTheme="minorHAnsi" w:hAnsiTheme="minorHAnsi" w:cstheme="minorHAnsi"/>
        </w:rPr>
        <w:t xml:space="preserve"> espressa nella stessa unità di misura del risultato</w:t>
      </w:r>
      <w:r w:rsidR="00863AFD" w:rsidRPr="00596925">
        <w:rPr>
          <w:rFonts w:asciiTheme="minorHAnsi" w:hAnsiTheme="minorHAnsi" w:cstheme="minorHAnsi"/>
        </w:rPr>
        <w:t xml:space="preserve"> (od in %) se:</w:t>
      </w:r>
    </w:p>
    <w:p w14:paraId="09151AB6" w14:textId="33AACBD0" w:rsidR="00976D1B" w:rsidRPr="00596925" w:rsidRDefault="00863AFD" w:rsidP="00EE5563">
      <w:pPr>
        <w:pStyle w:val="testo"/>
        <w:numPr>
          <w:ilvl w:val="2"/>
          <w:numId w:val="30"/>
        </w:numPr>
        <w:rPr>
          <w:rFonts w:asciiTheme="minorHAnsi" w:hAnsiTheme="minorHAnsi" w:cstheme="minorHAnsi"/>
        </w:rPr>
      </w:pPr>
      <w:r w:rsidRPr="00596925">
        <w:rPr>
          <w:rFonts w:asciiTheme="minorHAnsi" w:hAnsiTheme="minorHAnsi" w:cstheme="minorHAnsi"/>
        </w:rPr>
        <w:t>La sua considerazione è rilevante ai fini della validità</w:t>
      </w:r>
      <w:r w:rsidR="00976D1B" w:rsidRPr="00596925">
        <w:rPr>
          <w:rFonts w:asciiTheme="minorHAnsi" w:hAnsiTheme="minorHAnsi" w:cstheme="minorHAnsi"/>
        </w:rPr>
        <w:t xml:space="preserve"> delle prove ed al</w:t>
      </w:r>
      <w:r w:rsidRPr="00596925">
        <w:rPr>
          <w:rFonts w:asciiTheme="minorHAnsi" w:hAnsiTheme="minorHAnsi" w:cstheme="minorHAnsi"/>
        </w:rPr>
        <w:t>l’utilizzo dei dati prodotti</w:t>
      </w:r>
      <w:r w:rsidR="00976D1B" w:rsidRPr="00596925">
        <w:rPr>
          <w:rFonts w:asciiTheme="minorHAnsi" w:hAnsiTheme="minorHAnsi" w:cstheme="minorHAnsi"/>
        </w:rPr>
        <w:t>;</w:t>
      </w:r>
    </w:p>
    <w:p w14:paraId="04EC462D" w14:textId="77777777" w:rsidR="00976D1B" w:rsidRPr="00596925" w:rsidRDefault="00976D1B" w:rsidP="00EE5563">
      <w:pPr>
        <w:pStyle w:val="testo"/>
        <w:numPr>
          <w:ilvl w:val="2"/>
          <w:numId w:val="30"/>
        </w:numPr>
        <w:rPr>
          <w:rFonts w:asciiTheme="minorHAnsi" w:hAnsiTheme="minorHAnsi" w:cstheme="minorHAnsi"/>
        </w:rPr>
      </w:pPr>
      <w:r w:rsidRPr="00596925">
        <w:rPr>
          <w:rFonts w:asciiTheme="minorHAnsi" w:hAnsiTheme="minorHAnsi" w:cstheme="minorHAnsi"/>
        </w:rPr>
        <w:t>Viene richiesta dal cliente;</w:t>
      </w:r>
    </w:p>
    <w:p w14:paraId="62E5DEC6" w14:textId="6BDAF63A" w:rsidR="00976D1B" w:rsidRPr="00596925" w:rsidRDefault="00976D1B" w:rsidP="00EE5563">
      <w:pPr>
        <w:pStyle w:val="testo"/>
        <w:numPr>
          <w:ilvl w:val="2"/>
          <w:numId w:val="30"/>
        </w:numPr>
        <w:rPr>
          <w:rFonts w:asciiTheme="minorHAnsi" w:hAnsiTheme="minorHAnsi" w:cstheme="minorHAnsi"/>
        </w:rPr>
      </w:pPr>
      <w:r w:rsidRPr="00596925">
        <w:rPr>
          <w:rFonts w:asciiTheme="minorHAnsi" w:hAnsiTheme="minorHAnsi" w:cstheme="minorHAnsi"/>
        </w:rPr>
        <w:t>Influisce sulla conformità rispetto ad un limite specificato.</w:t>
      </w:r>
    </w:p>
    <w:p w14:paraId="24B77538" w14:textId="77777777" w:rsidR="00C74166" w:rsidRPr="00596925" w:rsidRDefault="00C74166" w:rsidP="00EE5563">
      <w:pPr>
        <w:pStyle w:val="testo"/>
        <w:numPr>
          <w:ilvl w:val="1"/>
          <w:numId w:val="30"/>
        </w:numPr>
        <w:rPr>
          <w:rFonts w:asciiTheme="minorHAnsi" w:hAnsiTheme="minorHAnsi" w:cstheme="minorHAnsi"/>
        </w:rPr>
      </w:pPr>
      <w:r w:rsidRPr="00596925">
        <w:rPr>
          <w:rFonts w:asciiTheme="minorHAnsi" w:hAnsiTheme="minorHAnsi" w:cstheme="minorHAnsi"/>
        </w:rPr>
        <w:t xml:space="preserve">Tempo di conservazione del campione, se non specificato nel metodo, nella normativa o nei documenti contrattuali; </w:t>
      </w:r>
    </w:p>
    <w:p w14:paraId="2D18AB67" w14:textId="691748A4" w:rsidR="00C74166" w:rsidRPr="00596925" w:rsidRDefault="00C74166" w:rsidP="00EE5563">
      <w:pPr>
        <w:pStyle w:val="testo"/>
        <w:numPr>
          <w:ilvl w:val="1"/>
          <w:numId w:val="30"/>
        </w:numPr>
        <w:rPr>
          <w:rFonts w:asciiTheme="minorHAnsi" w:hAnsiTheme="minorHAnsi" w:cstheme="minorHAnsi"/>
        </w:rPr>
      </w:pPr>
      <w:r w:rsidRPr="00596925">
        <w:rPr>
          <w:rFonts w:asciiTheme="minorHAnsi" w:hAnsiTheme="minorHAnsi" w:cstheme="minorHAnsi"/>
        </w:rPr>
        <w:t>Informazioni aggiuntive richieste dai metodi o da</w:t>
      </w:r>
      <w:r w:rsidR="00976D1B" w:rsidRPr="00596925">
        <w:rPr>
          <w:rFonts w:asciiTheme="minorHAnsi" w:hAnsiTheme="minorHAnsi" w:cstheme="minorHAnsi"/>
        </w:rPr>
        <w:t>l cliente</w:t>
      </w:r>
      <w:r w:rsidRPr="00596925">
        <w:rPr>
          <w:rFonts w:asciiTheme="minorHAnsi" w:hAnsiTheme="minorHAnsi" w:cstheme="minorHAnsi"/>
        </w:rPr>
        <w:t>.</w:t>
      </w:r>
    </w:p>
    <w:p w14:paraId="44532487" w14:textId="77777777" w:rsidR="00953C63" w:rsidRPr="00596925" w:rsidRDefault="00953C63" w:rsidP="00953C63">
      <w:pPr>
        <w:pStyle w:val="testo"/>
        <w:ind w:left="0"/>
        <w:rPr>
          <w:rFonts w:asciiTheme="minorHAnsi" w:hAnsiTheme="minorHAnsi" w:cstheme="minorHAnsi"/>
        </w:rPr>
      </w:pPr>
    </w:p>
    <w:p w14:paraId="69E4DBC4" w14:textId="77777777" w:rsidR="00951FCC" w:rsidRPr="00501379" w:rsidRDefault="00951FCC" w:rsidP="00951FCC">
      <w:pPr>
        <w:pStyle w:val="testo"/>
        <w:ind w:left="0"/>
        <w:rPr>
          <w:rFonts w:asciiTheme="minorHAnsi" w:hAnsiTheme="minorHAnsi" w:cstheme="minorHAnsi"/>
        </w:rPr>
      </w:pPr>
      <w:r w:rsidRPr="008C00EB">
        <w:rPr>
          <w:rFonts w:asciiTheme="minorHAnsi" w:hAnsiTheme="minorHAnsi" w:cstheme="minorHAnsi"/>
        </w:rPr>
        <w:t>Il laboratorio normalmente non emette dichiarazioni di conformità, ma qualora venissero richieste dal committente, opera come di seguito esposto.</w:t>
      </w:r>
    </w:p>
    <w:p w14:paraId="0BCFD6A8" w14:textId="77777777" w:rsidR="00951FCC" w:rsidRPr="008C00EB" w:rsidRDefault="00951FCC" w:rsidP="00951FCC">
      <w:pPr>
        <w:pStyle w:val="testo"/>
        <w:ind w:left="0"/>
        <w:rPr>
          <w:rFonts w:asciiTheme="minorHAnsi" w:hAnsiTheme="minorHAnsi" w:cstheme="minorHAnsi"/>
        </w:rPr>
      </w:pPr>
      <w:r w:rsidRPr="008C00EB">
        <w:rPr>
          <w:rFonts w:asciiTheme="minorHAnsi" w:hAnsiTheme="minorHAnsi" w:cstheme="minorHAnsi"/>
        </w:rPr>
        <w:t xml:space="preserve">Tenendo conto del livello di rischio determinato e delle azioni attuate per una sua mitigazione, il laboratorio riporta le eventuali dichiarazioni di conformità direttamente nei rapporti di prova, specificando: </w:t>
      </w:r>
    </w:p>
    <w:p w14:paraId="3F6AA673" w14:textId="77777777" w:rsidR="00951FCC" w:rsidRPr="00501379" w:rsidRDefault="00951FCC" w:rsidP="00951FCC">
      <w:pPr>
        <w:pStyle w:val="testo"/>
        <w:numPr>
          <w:ilvl w:val="2"/>
          <w:numId w:val="29"/>
        </w:numPr>
        <w:rPr>
          <w:rFonts w:asciiTheme="minorHAnsi" w:hAnsiTheme="minorHAnsi" w:cstheme="minorHAnsi"/>
        </w:rPr>
      </w:pPr>
      <w:r w:rsidRPr="00501379">
        <w:rPr>
          <w:rFonts w:asciiTheme="minorHAnsi" w:hAnsiTheme="minorHAnsi" w:cstheme="minorHAnsi"/>
        </w:rPr>
        <w:t>la regola decisionale applicata;</w:t>
      </w:r>
    </w:p>
    <w:p w14:paraId="79806530" w14:textId="77777777" w:rsidR="00951FCC" w:rsidRPr="008C00EB" w:rsidRDefault="00951FCC" w:rsidP="00951FCC">
      <w:pPr>
        <w:pStyle w:val="testo"/>
        <w:numPr>
          <w:ilvl w:val="2"/>
          <w:numId w:val="29"/>
        </w:numPr>
        <w:rPr>
          <w:rFonts w:asciiTheme="minorHAnsi" w:hAnsiTheme="minorHAnsi" w:cstheme="minorHAnsi"/>
        </w:rPr>
      </w:pPr>
      <w:r w:rsidRPr="00501379">
        <w:rPr>
          <w:rFonts w:asciiTheme="minorHAnsi" w:hAnsiTheme="minorHAnsi" w:cstheme="minorHAnsi"/>
        </w:rPr>
        <w:t>il livello di rischio associato a errori di tipo alfa (falsi positivi) e beta (falsi negativi), ovvero di erronea accettazione o non accettazione del risultato rispetto al criterio di conformità.</w:t>
      </w:r>
    </w:p>
    <w:p w14:paraId="4DB6D35B" w14:textId="77777777" w:rsidR="00951FCC" w:rsidRDefault="00951FCC" w:rsidP="00951FCC">
      <w:pPr>
        <w:pStyle w:val="testo"/>
        <w:ind w:left="0"/>
        <w:rPr>
          <w:rFonts w:asciiTheme="minorHAnsi" w:hAnsiTheme="minorHAnsi" w:cstheme="minorHAnsi"/>
          <w:highlight w:val="yellow"/>
        </w:rPr>
      </w:pPr>
    </w:p>
    <w:p w14:paraId="79D719B4" w14:textId="77777777" w:rsidR="00951FCC" w:rsidRPr="008C00EB" w:rsidRDefault="00951FCC" w:rsidP="00951FCC">
      <w:pPr>
        <w:pStyle w:val="testo"/>
        <w:ind w:left="0"/>
        <w:rPr>
          <w:rFonts w:asciiTheme="minorHAnsi" w:hAnsiTheme="minorHAnsi" w:cstheme="minorHAnsi"/>
        </w:rPr>
      </w:pPr>
      <w:r w:rsidRPr="008C00EB">
        <w:rPr>
          <w:rFonts w:asciiTheme="minorHAnsi" w:hAnsiTheme="minorHAnsi" w:cstheme="minorHAnsi"/>
        </w:rPr>
        <w:t>Qualora il metodo preveda che i</w:t>
      </w:r>
      <w:r w:rsidRPr="008740F2">
        <w:rPr>
          <w:rFonts w:asciiTheme="minorHAnsi" w:hAnsiTheme="minorHAnsi" w:cstheme="minorHAnsi"/>
        </w:rPr>
        <w:t>l risultato “x” della prova</w:t>
      </w:r>
      <w:r w:rsidRPr="008C00EB">
        <w:rPr>
          <w:rFonts w:asciiTheme="minorHAnsi" w:hAnsiTheme="minorHAnsi" w:cstheme="minorHAnsi"/>
        </w:rPr>
        <w:t xml:space="preserve"> sia accompagnato da una valutazione dell’incertezza di misura, questa viene espressa come incertezza estesa (U), </w:t>
      </w:r>
      <w:r w:rsidRPr="008740F2">
        <w:rPr>
          <w:rFonts w:asciiTheme="minorHAnsi" w:hAnsiTheme="minorHAnsi" w:cstheme="minorHAnsi"/>
        </w:rPr>
        <w:t xml:space="preserve">calcolata </w:t>
      </w:r>
      <w:r w:rsidRPr="008C00EB">
        <w:rPr>
          <w:rFonts w:asciiTheme="minorHAnsi" w:hAnsiTheme="minorHAnsi" w:cstheme="minorHAnsi"/>
        </w:rPr>
        <w:t>applicando un</w:t>
      </w:r>
      <w:r w:rsidRPr="008740F2">
        <w:rPr>
          <w:rFonts w:asciiTheme="minorHAnsi" w:hAnsiTheme="minorHAnsi" w:cstheme="minorHAnsi"/>
        </w:rPr>
        <w:t xml:space="preserve"> fattore di copertura</w:t>
      </w:r>
      <w:r w:rsidRPr="008C00EB">
        <w:rPr>
          <w:rFonts w:asciiTheme="minorHAnsi" w:hAnsiTheme="minorHAnsi" w:cstheme="minorHAnsi"/>
        </w:rPr>
        <w:t xml:space="preserve"> (k) appropriato</w:t>
      </w:r>
      <w:r w:rsidRPr="008740F2">
        <w:rPr>
          <w:rFonts w:asciiTheme="minorHAnsi" w:hAnsiTheme="minorHAnsi" w:cstheme="minorHAnsi"/>
        </w:rPr>
        <w:t xml:space="preserve">.  </w:t>
      </w:r>
    </w:p>
    <w:p w14:paraId="4C0211D0" w14:textId="77777777" w:rsidR="00951FCC" w:rsidRPr="008C00EB" w:rsidRDefault="00951FCC" w:rsidP="00951FCC">
      <w:pPr>
        <w:pStyle w:val="testo"/>
        <w:ind w:left="0"/>
        <w:rPr>
          <w:rFonts w:asciiTheme="minorHAnsi" w:hAnsiTheme="minorHAnsi" w:cstheme="minorHAnsi"/>
        </w:rPr>
      </w:pPr>
      <w:r w:rsidRPr="008C00EB">
        <w:rPr>
          <w:rFonts w:asciiTheme="minorHAnsi" w:hAnsiTheme="minorHAnsi" w:cstheme="minorHAnsi"/>
        </w:rPr>
        <w:t>La presentazione segue il formato:</w:t>
      </w:r>
    </w:p>
    <w:p w14:paraId="0672497C" w14:textId="77777777" w:rsidR="00951FCC" w:rsidRPr="008C00EB" w:rsidRDefault="00951FCC" w:rsidP="00951FCC">
      <w:pPr>
        <w:pStyle w:val="testo"/>
        <w:jc w:val="center"/>
        <w:rPr>
          <w:rFonts w:asciiTheme="minorHAnsi" w:hAnsiTheme="minorHAnsi" w:cstheme="minorHAnsi"/>
          <w:i/>
        </w:rPr>
      </w:pPr>
      <w:r w:rsidRPr="008740F2">
        <w:rPr>
          <w:rFonts w:asciiTheme="minorHAnsi" w:hAnsiTheme="minorHAnsi" w:cstheme="minorHAnsi"/>
        </w:rPr>
        <w:t>“</w:t>
      </w:r>
      <w:r w:rsidRPr="008740F2">
        <w:rPr>
          <w:rFonts w:asciiTheme="minorHAnsi" w:hAnsiTheme="minorHAnsi" w:cstheme="minorHAnsi"/>
          <w:i/>
        </w:rPr>
        <w:t>Risultato: x ± U [unità di misura]</w:t>
      </w:r>
    </w:p>
    <w:p w14:paraId="6979C341" w14:textId="77777777" w:rsidR="00951FCC" w:rsidRPr="008C00EB" w:rsidRDefault="00951FCC" w:rsidP="00951FCC">
      <w:pPr>
        <w:pStyle w:val="testo"/>
        <w:ind w:left="0"/>
        <w:rPr>
          <w:rFonts w:asciiTheme="minorHAnsi" w:hAnsiTheme="minorHAnsi" w:cstheme="minorHAnsi"/>
          <w:highlight w:val="cyan"/>
        </w:rPr>
      </w:pPr>
    </w:p>
    <w:p w14:paraId="7F449111" w14:textId="77777777" w:rsidR="00951FCC" w:rsidRPr="008740F2" w:rsidRDefault="00951FCC" w:rsidP="00951FCC">
      <w:pPr>
        <w:pStyle w:val="testo"/>
        <w:ind w:left="0"/>
        <w:rPr>
          <w:rFonts w:asciiTheme="minorHAnsi" w:hAnsiTheme="minorHAnsi" w:cstheme="minorHAnsi"/>
        </w:rPr>
      </w:pPr>
      <w:r w:rsidRPr="008740F2">
        <w:rPr>
          <w:rFonts w:asciiTheme="minorHAnsi" w:hAnsiTheme="minorHAnsi" w:cstheme="minorHAnsi"/>
        </w:rPr>
        <w:t>L’incertezza estesa U è calcolata:</w:t>
      </w:r>
    </w:p>
    <w:p w14:paraId="047E2E11" w14:textId="77777777" w:rsidR="00951FCC" w:rsidRPr="008740F2" w:rsidRDefault="00951FCC" w:rsidP="00951FCC">
      <w:pPr>
        <w:pStyle w:val="testo"/>
        <w:ind w:left="0"/>
        <w:rPr>
          <w:rFonts w:asciiTheme="minorHAnsi" w:hAnsiTheme="minorHAnsi" w:cstheme="minorHAnsi"/>
        </w:rPr>
      </w:pPr>
      <w:r w:rsidRPr="008740F2">
        <w:rPr>
          <w:rFonts w:asciiTheme="minorHAnsi" w:hAnsiTheme="minorHAnsi" w:cstheme="minorHAnsi"/>
        </w:rPr>
        <w:t>•</w:t>
      </w:r>
      <w:r w:rsidRPr="008740F2">
        <w:rPr>
          <w:rFonts w:asciiTheme="minorHAnsi" w:hAnsiTheme="minorHAnsi" w:cstheme="minorHAnsi"/>
        </w:rPr>
        <w:tab/>
        <w:t>con un fattore di copertura k = 2, corrispondente a un livello di copertura del 95%, quando il numero di gradi di libertà effettivi è maggiore o uguale a 10;</w:t>
      </w:r>
    </w:p>
    <w:p w14:paraId="77BA036F" w14:textId="77777777" w:rsidR="00951FCC" w:rsidRDefault="00951FCC" w:rsidP="00951FCC">
      <w:pPr>
        <w:pStyle w:val="testo"/>
        <w:ind w:left="0"/>
        <w:rPr>
          <w:rFonts w:asciiTheme="minorHAnsi" w:hAnsiTheme="minorHAnsi" w:cstheme="minorHAnsi"/>
        </w:rPr>
      </w:pPr>
      <w:r w:rsidRPr="008740F2">
        <w:rPr>
          <w:rFonts w:asciiTheme="minorHAnsi" w:hAnsiTheme="minorHAnsi" w:cstheme="minorHAnsi"/>
        </w:rPr>
        <w:t>•</w:t>
      </w:r>
      <w:r w:rsidRPr="008740F2">
        <w:rPr>
          <w:rFonts w:asciiTheme="minorHAnsi" w:hAnsiTheme="minorHAnsi" w:cstheme="minorHAnsi"/>
        </w:rPr>
        <w:tab/>
        <w:t>con un fattore di copertura derivato dalla distribuzione t di Student, in funzione dei gradi di libertà effettivi e mantenendo un livello di copertura del 95%, qualora i gradi di libertà siano inferiori a 10.</w:t>
      </w:r>
    </w:p>
    <w:p w14:paraId="3622C18B" w14:textId="77777777" w:rsidR="00951FCC" w:rsidRPr="008740F2" w:rsidRDefault="00951FCC" w:rsidP="00951FCC">
      <w:pPr>
        <w:pStyle w:val="testo"/>
        <w:ind w:left="0"/>
        <w:rPr>
          <w:rFonts w:asciiTheme="minorHAnsi" w:hAnsiTheme="minorHAnsi" w:cstheme="minorHAnsi"/>
        </w:rPr>
      </w:pPr>
    </w:p>
    <w:p w14:paraId="6E67D406" w14:textId="77777777" w:rsidR="00951FCC" w:rsidRPr="00596925" w:rsidRDefault="00951FCC" w:rsidP="00951FCC">
      <w:pPr>
        <w:pStyle w:val="testo"/>
        <w:ind w:left="0"/>
        <w:rPr>
          <w:rFonts w:asciiTheme="minorHAnsi" w:hAnsiTheme="minorHAnsi" w:cstheme="minorHAnsi"/>
        </w:rPr>
      </w:pPr>
      <w:r w:rsidRPr="008740F2">
        <w:rPr>
          <w:rFonts w:asciiTheme="minorHAnsi" w:hAnsiTheme="minorHAnsi" w:cstheme="minorHAnsi"/>
        </w:rPr>
        <w:t>In tutti i casi, il numero di cifre decimali utilizzato per esprimere il risultato e l’incertezza ad esso associata deve essere coerente, in modo da mantenere una presentazione uniforme e tecnicamente corretta.</w:t>
      </w:r>
    </w:p>
    <w:p w14:paraId="219065C2" w14:textId="77777777" w:rsidR="004A2F91" w:rsidRPr="00596925" w:rsidRDefault="004A2F91" w:rsidP="002200AD">
      <w:pPr>
        <w:rPr>
          <w:rFonts w:asciiTheme="minorHAnsi" w:hAnsiTheme="minorHAnsi" w:cstheme="minorHAnsi"/>
        </w:rPr>
      </w:pPr>
    </w:p>
    <w:p w14:paraId="67FC70DE" w14:textId="3738AFAD" w:rsidR="005C3AC1" w:rsidRPr="00596925" w:rsidRDefault="005C3AC1" w:rsidP="00757391">
      <w:pPr>
        <w:pStyle w:val="testo"/>
        <w:ind w:left="0"/>
        <w:rPr>
          <w:rFonts w:asciiTheme="minorHAnsi" w:hAnsiTheme="minorHAnsi" w:cstheme="minorHAnsi"/>
        </w:rPr>
      </w:pPr>
      <w:r w:rsidRPr="00596925">
        <w:rPr>
          <w:rFonts w:asciiTheme="minorHAnsi" w:hAnsiTheme="minorHAnsi" w:cstheme="minorHAnsi"/>
        </w:rPr>
        <w:t>Correzioni, modifiche, ed aggiunte al rapporto di prova sono fatte emettendo un nuovo documento con propria identificazione</w:t>
      </w:r>
      <w:r w:rsidR="008302ED" w:rsidRPr="00596925">
        <w:rPr>
          <w:rFonts w:asciiTheme="minorHAnsi" w:hAnsiTheme="minorHAnsi" w:cstheme="minorHAnsi"/>
        </w:rPr>
        <w:t xml:space="preserve"> univoca </w:t>
      </w:r>
      <w:r w:rsidRPr="00596925">
        <w:rPr>
          <w:rFonts w:asciiTheme="minorHAnsi" w:hAnsiTheme="minorHAnsi" w:cstheme="minorHAnsi"/>
        </w:rPr>
        <w:t>e correlabile al rapporto cui si riferiscono in quanto comprende la dichiarazione: “</w:t>
      </w:r>
      <w:r w:rsidR="00957717" w:rsidRPr="00596925">
        <w:rPr>
          <w:rFonts w:asciiTheme="minorHAnsi" w:hAnsiTheme="minorHAnsi" w:cstheme="minorHAnsi"/>
        </w:rPr>
        <w:t>correzione, s</w:t>
      </w:r>
      <w:r w:rsidRPr="00596925">
        <w:rPr>
          <w:rFonts w:asciiTheme="minorHAnsi" w:hAnsiTheme="minorHAnsi" w:cstheme="minorHAnsi"/>
        </w:rPr>
        <w:t>upplemento o sostituisce il rapporto di prova numero…”.</w:t>
      </w:r>
    </w:p>
    <w:p w14:paraId="27EBD2B3" w14:textId="7413E952" w:rsidR="00992A8E" w:rsidRPr="00596925" w:rsidRDefault="00992A8E" w:rsidP="00757391">
      <w:pPr>
        <w:pStyle w:val="testo"/>
        <w:ind w:left="0"/>
        <w:rPr>
          <w:rFonts w:asciiTheme="minorHAnsi" w:hAnsiTheme="minorHAnsi" w:cstheme="minorHAnsi"/>
        </w:rPr>
      </w:pPr>
      <w:r w:rsidRPr="00596925">
        <w:rPr>
          <w:rFonts w:asciiTheme="minorHAnsi" w:hAnsiTheme="minorHAnsi" w:cstheme="minorHAnsi"/>
        </w:rPr>
        <w:lastRenderedPageBreak/>
        <w:t xml:space="preserve">Tutte le correzioni presenti in un rapporto di prova </w:t>
      </w:r>
      <w:r w:rsidR="00957717" w:rsidRPr="00596925">
        <w:rPr>
          <w:rFonts w:asciiTheme="minorHAnsi" w:hAnsiTheme="minorHAnsi" w:cstheme="minorHAnsi"/>
        </w:rPr>
        <w:t xml:space="preserve">già emesso </w:t>
      </w:r>
      <w:r w:rsidRPr="00596925">
        <w:rPr>
          <w:rFonts w:asciiTheme="minorHAnsi" w:hAnsiTheme="minorHAnsi" w:cstheme="minorHAnsi"/>
        </w:rPr>
        <w:t xml:space="preserve">vengono segnalate direttamente nel cartiglio con una barra laterale </w:t>
      </w:r>
      <w:r w:rsidR="00957717" w:rsidRPr="00596925">
        <w:rPr>
          <w:rFonts w:asciiTheme="minorHAnsi" w:hAnsiTheme="minorHAnsi" w:cstheme="minorHAnsi"/>
        </w:rPr>
        <w:t xml:space="preserve">verticale </w:t>
      </w:r>
      <w:r w:rsidR="008302ED" w:rsidRPr="00596925">
        <w:rPr>
          <w:rFonts w:asciiTheme="minorHAnsi" w:hAnsiTheme="minorHAnsi" w:cstheme="minorHAnsi"/>
        </w:rPr>
        <w:t xml:space="preserve">nera </w:t>
      </w:r>
      <w:r w:rsidRPr="00596925">
        <w:rPr>
          <w:rFonts w:asciiTheme="minorHAnsi" w:hAnsiTheme="minorHAnsi" w:cstheme="minorHAnsi"/>
        </w:rPr>
        <w:t>posta a lato della correzione medesima</w:t>
      </w:r>
      <w:r w:rsidR="00957717" w:rsidRPr="00596925">
        <w:rPr>
          <w:rFonts w:asciiTheme="minorHAnsi" w:hAnsiTheme="minorHAnsi" w:cstheme="minorHAnsi"/>
        </w:rPr>
        <w:t>, indicando il motivo della modifica</w:t>
      </w:r>
      <w:r w:rsidR="008302ED" w:rsidRPr="00596925">
        <w:rPr>
          <w:rFonts w:asciiTheme="minorHAnsi" w:hAnsiTheme="minorHAnsi" w:cstheme="minorHAnsi"/>
        </w:rPr>
        <w:t xml:space="preserve"> e chi </w:t>
      </w:r>
      <w:proofErr w:type="spellStart"/>
      <w:r w:rsidR="008302ED" w:rsidRPr="00596925">
        <w:rPr>
          <w:rFonts w:asciiTheme="minorHAnsi" w:hAnsiTheme="minorHAnsi" w:cstheme="minorHAnsi"/>
        </w:rPr>
        <w:t>la</w:t>
      </w:r>
      <w:proofErr w:type="spellEnd"/>
      <w:r w:rsidR="008302ED" w:rsidRPr="00596925">
        <w:rPr>
          <w:rFonts w:asciiTheme="minorHAnsi" w:hAnsiTheme="minorHAnsi" w:cstheme="minorHAnsi"/>
        </w:rPr>
        <w:t xml:space="preserve"> ha autorizzata (RL/RQL)</w:t>
      </w:r>
      <w:r w:rsidR="00957717" w:rsidRPr="00596925">
        <w:rPr>
          <w:rFonts w:asciiTheme="minorHAnsi" w:hAnsiTheme="minorHAnsi" w:cstheme="minorHAnsi"/>
        </w:rPr>
        <w:t>.</w:t>
      </w:r>
    </w:p>
    <w:p w14:paraId="50F8536E" w14:textId="0604D854" w:rsidR="00DA352C" w:rsidRPr="00596925" w:rsidRDefault="005C3AC1" w:rsidP="00757391">
      <w:pPr>
        <w:pStyle w:val="testo"/>
        <w:ind w:left="0"/>
        <w:rPr>
          <w:rFonts w:asciiTheme="minorHAnsi" w:hAnsiTheme="minorHAnsi" w:cstheme="minorHAnsi"/>
        </w:rPr>
      </w:pPr>
      <w:r w:rsidRPr="00596925">
        <w:rPr>
          <w:rFonts w:asciiTheme="minorHAnsi" w:hAnsiTheme="minorHAnsi" w:cstheme="minorHAnsi"/>
        </w:rPr>
        <w:t xml:space="preserve">Quando viene emesso un nuovo rapporto di prova che sostituisce </w:t>
      </w:r>
      <w:r w:rsidR="00992A8E" w:rsidRPr="00596925">
        <w:rPr>
          <w:rFonts w:asciiTheme="minorHAnsi" w:hAnsiTheme="minorHAnsi" w:cstheme="minorHAnsi"/>
        </w:rPr>
        <w:t xml:space="preserve">integralmente </w:t>
      </w:r>
      <w:r w:rsidRPr="00596925">
        <w:rPr>
          <w:rFonts w:asciiTheme="minorHAnsi" w:hAnsiTheme="minorHAnsi" w:cstheme="minorHAnsi"/>
        </w:rPr>
        <w:t xml:space="preserve">quello precedentemente </w:t>
      </w:r>
      <w:r w:rsidR="00992A8E" w:rsidRPr="00596925">
        <w:rPr>
          <w:rFonts w:asciiTheme="minorHAnsi" w:hAnsiTheme="minorHAnsi" w:cstheme="minorHAnsi"/>
        </w:rPr>
        <w:t>messo a disposizione del</w:t>
      </w:r>
      <w:r w:rsidRPr="00596925">
        <w:rPr>
          <w:rFonts w:asciiTheme="minorHAnsi" w:hAnsiTheme="minorHAnsi" w:cstheme="minorHAnsi"/>
        </w:rPr>
        <w:t xml:space="preserve"> cliente, il laboratorio non richiede la restituzione di quello errato mentre richiede evidenza al cliente interno </w:t>
      </w:r>
      <w:r w:rsidR="008302ED" w:rsidRPr="00596925">
        <w:rPr>
          <w:rFonts w:asciiTheme="minorHAnsi" w:hAnsiTheme="minorHAnsi" w:cstheme="minorHAnsi"/>
        </w:rPr>
        <w:t xml:space="preserve">stesso </w:t>
      </w:r>
      <w:r w:rsidRPr="00596925">
        <w:rPr>
          <w:rFonts w:asciiTheme="minorHAnsi" w:hAnsiTheme="minorHAnsi" w:cstheme="minorHAnsi"/>
        </w:rPr>
        <w:t xml:space="preserve">della </w:t>
      </w:r>
      <w:r w:rsidR="00992A8E" w:rsidRPr="00596925">
        <w:rPr>
          <w:rFonts w:asciiTheme="minorHAnsi" w:hAnsiTheme="minorHAnsi" w:cstheme="minorHAnsi"/>
        </w:rPr>
        <w:t>presa in carico</w:t>
      </w:r>
      <w:r w:rsidRPr="00596925">
        <w:rPr>
          <w:rFonts w:asciiTheme="minorHAnsi" w:hAnsiTheme="minorHAnsi" w:cstheme="minorHAnsi"/>
        </w:rPr>
        <w:t xml:space="preserve"> del rapporto o documento eme</w:t>
      </w:r>
      <w:r w:rsidR="00992A8E" w:rsidRPr="00596925">
        <w:rPr>
          <w:rFonts w:asciiTheme="minorHAnsi" w:hAnsiTheme="minorHAnsi" w:cstheme="minorHAnsi"/>
        </w:rPr>
        <w:t>sso in sostituzione.</w:t>
      </w:r>
      <w:r w:rsidR="00F36CF9" w:rsidRPr="00596925">
        <w:rPr>
          <w:rFonts w:asciiTheme="minorHAnsi" w:hAnsiTheme="minorHAnsi" w:cstheme="minorHAnsi"/>
        </w:rPr>
        <w:t xml:space="preserve"> Il laboratorio procede correggendo e riemettendo i rapporti di prova nelle seguenti circostanze:</w:t>
      </w:r>
    </w:p>
    <w:p w14:paraId="1A85D0A8" w14:textId="77777777" w:rsidR="00F36CF9" w:rsidRPr="00596925" w:rsidRDefault="00F36CF9" w:rsidP="00757391">
      <w:pPr>
        <w:pStyle w:val="testo"/>
        <w:ind w:left="0"/>
        <w:rPr>
          <w:rFonts w:asciiTheme="minorHAnsi" w:hAnsiTheme="minorHAnsi" w:cstheme="minorHAnsi"/>
        </w:rPr>
      </w:pPr>
    </w:p>
    <w:p w14:paraId="35D34B84" w14:textId="25C2796C" w:rsidR="00F36CF9" w:rsidRPr="00596925" w:rsidRDefault="00F36CF9" w:rsidP="00EE5563">
      <w:pPr>
        <w:pStyle w:val="testo"/>
        <w:numPr>
          <w:ilvl w:val="2"/>
          <w:numId w:val="29"/>
        </w:numPr>
        <w:rPr>
          <w:rFonts w:asciiTheme="minorHAnsi" w:hAnsiTheme="minorHAnsi" w:cstheme="minorHAnsi"/>
        </w:rPr>
      </w:pPr>
      <w:r w:rsidRPr="00596925">
        <w:rPr>
          <w:rFonts w:asciiTheme="minorHAnsi" w:hAnsiTheme="minorHAnsi" w:cstheme="minorHAnsi"/>
        </w:rPr>
        <w:t>Utilizzo scorretto od ingannevole del marchio ACCREDIA o del riferimento all’accreditamento;</w:t>
      </w:r>
    </w:p>
    <w:p w14:paraId="1AA287BD" w14:textId="41996BDD" w:rsidR="00F36CF9" w:rsidRPr="00596925" w:rsidRDefault="00F36CF9" w:rsidP="00EE5563">
      <w:pPr>
        <w:pStyle w:val="testo"/>
        <w:numPr>
          <w:ilvl w:val="2"/>
          <w:numId w:val="29"/>
        </w:numPr>
        <w:rPr>
          <w:rFonts w:asciiTheme="minorHAnsi" w:hAnsiTheme="minorHAnsi" w:cstheme="minorHAnsi"/>
        </w:rPr>
      </w:pPr>
      <w:r w:rsidRPr="00596925">
        <w:rPr>
          <w:rFonts w:asciiTheme="minorHAnsi" w:hAnsiTheme="minorHAnsi" w:cstheme="minorHAnsi"/>
        </w:rPr>
        <w:t>Errori nei risultati di prova espressi;</w:t>
      </w:r>
    </w:p>
    <w:p w14:paraId="30B8EE44" w14:textId="382AAE77" w:rsidR="00F36CF9" w:rsidRPr="00596925" w:rsidRDefault="00F36CF9" w:rsidP="00EE5563">
      <w:pPr>
        <w:pStyle w:val="testo"/>
        <w:numPr>
          <w:ilvl w:val="2"/>
          <w:numId w:val="29"/>
        </w:numPr>
        <w:rPr>
          <w:rFonts w:asciiTheme="minorHAnsi" w:hAnsiTheme="minorHAnsi" w:cstheme="minorHAnsi"/>
        </w:rPr>
      </w:pPr>
      <w:r w:rsidRPr="00596925">
        <w:rPr>
          <w:rFonts w:asciiTheme="minorHAnsi" w:hAnsiTheme="minorHAnsi" w:cstheme="minorHAnsi"/>
        </w:rPr>
        <w:t>Ogni carenza che possa inficiare il corretto utilizzo del documento da parte del cliente, delle autorità od altra parte terza.</w:t>
      </w:r>
    </w:p>
    <w:p w14:paraId="6E592101" w14:textId="402AD967" w:rsidR="00F36CF9" w:rsidRPr="00596925" w:rsidRDefault="00F36CF9" w:rsidP="00F36CF9">
      <w:pPr>
        <w:pStyle w:val="testo"/>
        <w:ind w:left="0"/>
        <w:rPr>
          <w:rFonts w:asciiTheme="minorHAnsi" w:hAnsiTheme="minorHAnsi" w:cstheme="minorHAnsi"/>
        </w:rPr>
      </w:pPr>
    </w:p>
    <w:p w14:paraId="6C54158D" w14:textId="6E810D6A" w:rsidR="00F36CF9" w:rsidRPr="00596925" w:rsidRDefault="00F36CF9" w:rsidP="00F36CF9">
      <w:pPr>
        <w:pStyle w:val="testo"/>
        <w:ind w:left="0"/>
        <w:rPr>
          <w:rFonts w:asciiTheme="minorHAnsi" w:hAnsiTheme="minorHAnsi" w:cstheme="minorHAnsi"/>
        </w:rPr>
      </w:pPr>
      <w:r w:rsidRPr="00596925">
        <w:rPr>
          <w:rFonts w:asciiTheme="minorHAnsi" w:hAnsiTheme="minorHAnsi" w:cstheme="minorHAnsi"/>
        </w:rPr>
        <w:t>Se il laboratorio, rileva anche solo una delle tre circostanze sopra esposte, informa, entro 24 ore, per iscritto via mail, il cliente della situazione ed apre una non conformità, includendo nelle attività legate alla relativa azione correttiva il riesame di tutti i rapporti di prova emessi nell’anno solare in corso, rintracciando, correggendo e riemettendo tutti i documenti affetti dalla stessa difformità.</w:t>
      </w:r>
    </w:p>
    <w:p w14:paraId="67EC8335" w14:textId="77777777" w:rsidR="00430E18" w:rsidRPr="00596925" w:rsidRDefault="00430E18" w:rsidP="00F36CF9">
      <w:pPr>
        <w:pStyle w:val="testo"/>
        <w:ind w:left="0"/>
        <w:rPr>
          <w:rFonts w:asciiTheme="minorHAnsi" w:hAnsiTheme="minorHAnsi" w:cstheme="minorHAnsi"/>
        </w:rPr>
      </w:pPr>
    </w:p>
    <w:p w14:paraId="73CE3597" w14:textId="50AA4117" w:rsidR="001513F3" w:rsidRPr="00596925" w:rsidRDefault="00F144C3" w:rsidP="00F144C3">
      <w:pPr>
        <w:pStyle w:val="testo"/>
        <w:ind w:left="0"/>
        <w:rPr>
          <w:rFonts w:asciiTheme="minorHAnsi" w:hAnsiTheme="minorHAnsi" w:cstheme="minorHAnsi"/>
        </w:rPr>
      </w:pPr>
      <w:r w:rsidRPr="00596925">
        <w:rPr>
          <w:rFonts w:asciiTheme="minorHAnsi" w:hAnsiTheme="minorHAnsi" w:cstheme="minorHAnsi"/>
        </w:rPr>
        <w:t xml:space="preserve">Specificatamente, in relazione ai rapporti di taratura </w:t>
      </w:r>
      <w:r w:rsidR="0001370E" w:rsidRPr="00596925">
        <w:rPr>
          <w:rFonts w:asciiTheme="minorHAnsi" w:hAnsiTheme="minorHAnsi" w:cstheme="minorHAnsi"/>
        </w:rPr>
        <w:t xml:space="preserve">interna </w:t>
      </w:r>
      <w:r w:rsidRPr="00596925">
        <w:rPr>
          <w:rFonts w:asciiTheme="minorHAnsi" w:hAnsiTheme="minorHAnsi" w:cstheme="minorHAnsi"/>
        </w:rPr>
        <w:t xml:space="preserve">vengono riportate tutte le informazioni necessarie a garantire che sia stata mantenuta la catena di riferibilità metrologica. Nel dettaglio, nel rapporto di taratura, per i campioni di riferimento utilizzati vengono riportati i seguenti dati: codice interno dei campioni di riferimento impiegati, numero di matricola, data di taratura e scadenza della taratura stessa, centro LAT o equivalente presso il quale è stata eseguita la taratura, numero di certificato. </w:t>
      </w:r>
      <w:r w:rsidR="0001370E" w:rsidRPr="00596925">
        <w:rPr>
          <w:rFonts w:asciiTheme="minorHAnsi" w:hAnsiTheme="minorHAnsi" w:cstheme="minorHAnsi"/>
        </w:rPr>
        <w:t xml:space="preserve">I risultati delle tarature interne vengono riportati nei Rapporti di taratura e conservati nel server </w:t>
      </w:r>
      <w:r w:rsidR="00430E18" w:rsidRPr="00596925">
        <w:rPr>
          <w:rFonts w:asciiTheme="minorHAnsi" w:hAnsiTheme="minorHAnsi" w:cstheme="minorHAnsi"/>
        </w:rPr>
        <w:t xml:space="preserve">intranet </w:t>
      </w:r>
      <w:r w:rsidR="0001370E" w:rsidRPr="00596925">
        <w:rPr>
          <w:rFonts w:asciiTheme="minorHAnsi" w:hAnsiTheme="minorHAnsi" w:cstheme="minorHAnsi"/>
        </w:rPr>
        <w:t>aziendale. Tali rapporti, oltre al risultato della taratura, riportano:</w:t>
      </w:r>
    </w:p>
    <w:p w14:paraId="2E90012C" w14:textId="77777777" w:rsidR="00711E4E" w:rsidRPr="00596925" w:rsidRDefault="00711E4E" w:rsidP="00F144C3">
      <w:pPr>
        <w:pStyle w:val="testo"/>
        <w:ind w:left="0"/>
        <w:rPr>
          <w:rFonts w:asciiTheme="minorHAnsi" w:hAnsiTheme="minorHAnsi" w:cstheme="minorHAnsi"/>
        </w:rPr>
      </w:pPr>
    </w:p>
    <w:p w14:paraId="0DE41CBA" w14:textId="137A6B09" w:rsidR="0001370E" w:rsidRPr="00596925" w:rsidRDefault="0001370E" w:rsidP="0001370E">
      <w:pPr>
        <w:pStyle w:val="testo"/>
        <w:numPr>
          <w:ilvl w:val="0"/>
          <w:numId w:val="72"/>
        </w:numPr>
        <w:rPr>
          <w:rFonts w:asciiTheme="minorHAnsi" w:hAnsiTheme="minorHAnsi" w:cstheme="minorHAnsi"/>
        </w:rPr>
      </w:pPr>
      <w:r w:rsidRPr="00596925">
        <w:rPr>
          <w:rFonts w:asciiTheme="minorHAnsi" w:hAnsiTheme="minorHAnsi" w:cstheme="minorHAnsi"/>
        </w:rPr>
        <w:t>Nome e indirizzo del laboratorio;</w:t>
      </w:r>
    </w:p>
    <w:p w14:paraId="7656BF0C" w14:textId="0DC189EB" w:rsidR="0001370E" w:rsidRPr="00596925" w:rsidRDefault="0001370E" w:rsidP="0001370E">
      <w:pPr>
        <w:pStyle w:val="testo"/>
        <w:numPr>
          <w:ilvl w:val="0"/>
          <w:numId w:val="72"/>
        </w:numPr>
        <w:rPr>
          <w:rFonts w:asciiTheme="minorHAnsi" w:hAnsiTheme="minorHAnsi" w:cstheme="minorHAnsi"/>
        </w:rPr>
      </w:pPr>
      <w:r w:rsidRPr="00596925">
        <w:rPr>
          <w:rFonts w:asciiTheme="minorHAnsi" w:hAnsiTheme="minorHAnsi" w:cstheme="minorHAnsi"/>
        </w:rPr>
        <w:t>Titolo (“Rapporto di Taratura”);</w:t>
      </w:r>
    </w:p>
    <w:p w14:paraId="54D4B6F7" w14:textId="7E8BDED7" w:rsidR="0001370E" w:rsidRPr="00596925" w:rsidRDefault="0001370E" w:rsidP="0001370E">
      <w:pPr>
        <w:pStyle w:val="testo"/>
        <w:numPr>
          <w:ilvl w:val="0"/>
          <w:numId w:val="72"/>
        </w:numPr>
        <w:rPr>
          <w:rFonts w:asciiTheme="minorHAnsi" w:hAnsiTheme="minorHAnsi" w:cstheme="minorHAnsi"/>
        </w:rPr>
      </w:pPr>
      <w:r w:rsidRPr="00596925">
        <w:rPr>
          <w:rFonts w:asciiTheme="minorHAnsi" w:hAnsiTheme="minorHAnsi" w:cstheme="minorHAnsi"/>
        </w:rPr>
        <w:t>Identificazione univoca del Rapporto di taratura;</w:t>
      </w:r>
    </w:p>
    <w:p w14:paraId="56F0DB62" w14:textId="5A033FDD" w:rsidR="0001370E" w:rsidRPr="00596925" w:rsidRDefault="0001370E" w:rsidP="0001370E">
      <w:pPr>
        <w:pStyle w:val="testo"/>
        <w:numPr>
          <w:ilvl w:val="0"/>
          <w:numId w:val="72"/>
        </w:numPr>
        <w:rPr>
          <w:rFonts w:asciiTheme="minorHAnsi" w:hAnsiTheme="minorHAnsi" w:cstheme="minorHAnsi"/>
        </w:rPr>
      </w:pPr>
      <w:r w:rsidRPr="00596925">
        <w:rPr>
          <w:rFonts w:asciiTheme="minorHAnsi" w:hAnsiTheme="minorHAnsi" w:cstheme="minorHAnsi"/>
        </w:rPr>
        <w:t>Data di emissione del Rapporto di taratura;</w:t>
      </w:r>
    </w:p>
    <w:p w14:paraId="49B5F5E0" w14:textId="704922CD" w:rsidR="0001370E" w:rsidRPr="00596925" w:rsidRDefault="0001370E" w:rsidP="0001370E">
      <w:pPr>
        <w:pStyle w:val="testo"/>
        <w:numPr>
          <w:ilvl w:val="0"/>
          <w:numId w:val="72"/>
        </w:numPr>
        <w:rPr>
          <w:rFonts w:asciiTheme="minorHAnsi" w:hAnsiTheme="minorHAnsi" w:cstheme="minorHAnsi"/>
        </w:rPr>
      </w:pPr>
      <w:r w:rsidRPr="00596925">
        <w:rPr>
          <w:rFonts w:asciiTheme="minorHAnsi" w:hAnsiTheme="minorHAnsi" w:cstheme="minorHAnsi"/>
        </w:rPr>
        <w:t>Data di esecuzione della taratura;</w:t>
      </w:r>
    </w:p>
    <w:p w14:paraId="40C9057D" w14:textId="1507C4CE" w:rsidR="0001370E" w:rsidRPr="00596925" w:rsidRDefault="0001370E" w:rsidP="0001370E">
      <w:pPr>
        <w:pStyle w:val="testo"/>
        <w:numPr>
          <w:ilvl w:val="0"/>
          <w:numId w:val="72"/>
        </w:numPr>
        <w:rPr>
          <w:rFonts w:asciiTheme="minorHAnsi" w:hAnsiTheme="minorHAnsi" w:cstheme="minorHAnsi"/>
        </w:rPr>
      </w:pPr>
      <w:r w:rsidRPr="00596925">
        <w:rPr>
          <w:rFonts w:asciiTheme="minorHAnsi" w:hAnsiTheme="minorHAnsi" w:cstheme="minorHAnsi"/>
        </w:rPr>
        <w:t>Descrizione del</w:t>
      </w:r>
      <w:r w:rsidR="00430E18" w:rsidRPr="00596925">
        <w:rPr>
          <w:rFonts w:asciiTheme="minorHAnsi" w:hAnsiTheme="minorHAnsi" w:cstheme="minorHAnsi"/>
        </w:rPr>
        <w:t>l’oggetto sottoposto a taratura</w:t>
      </w:r>
      <w:r w:rsidRPr="00596925">
        <w:rPr>
          <w:rFonts w:asciiTheme="minorHAnsi" w:hAnsiTheme="minorHAnsi" w:cstheme="minorHAnsi"/>
        </w:rPr>
        <w:t>;</w:t>
      </w:r>
    </w:p>
    <w:p w14:paraId="13B55B68" w14:textId="26CEFDE7" w:rsidR="0001370E" w:rsidRPr="00596925" w:rsidRDefault="0001370E" w:rsidP="0001370E">
      <w:pPr>
        <w:pStyle w:val="testo"/>
        <w:numPr>
          <w:ilvl w:val="0"/>
          <w:numId w:val="72"/>
        </w:numPr>
        <w:rPr>
          <w:rFonts w:asciiTheme="minorHAnsi" w:hAnsiTheme="minorHAnsi" w:cstheme="minorHAnsi"/>
        </w:rPr>
      </w:pPr>
      <w:r w:rsidRPr="00596925">
        <w:rPr>
          <w:rFonts w:asciiTheme="minorHAnsi" w:hAnsiTheme="minorHAnsi" w:cstheme="minorHAnsi"/>
        </w:rPr>
        <w:t>Riferimento all’istruzione operativa seguita per la taratura tramite sigla, numero, indice di revisione;</w:t>
      </w:r>
    </w:p>
    <w:p w14:paraId="6DEF591D" w14:textId="79452604" w:rsidR="00E33223" w:rsidRPr="00596925" w:rsidRDefault="00E33223" w:rsidP="0001370E">
      <w:pPr>
        <w:pStyle w:val="testo"/>
        <w:numPr>
          <w:ilvl w:val="0"/>
          <w:numId w:val="72"/>
        </w:numPr>
        <w:rPr>
          <w:rFonts w:asciiTheme="minorHAnsi" w:hAnsiTheme="minorHAnsi" w:cstheme="minorHAnsi"/>
        </w:rPr>
      </w:pPr>
      <w:r w:rsidRPr="00596925">
        <w:rPr>
          <w:rFonts w:asciiTheme="minorHAnsi" w:hAnsiTheme="minorHAnsi" w:cstheme="minorHAnsi"/>
        </w:rPr>
        <w:t>Elenco delle caratteristiche determinate e loro unità di misura;</w:t>
      </w:r>
    </w:p>
    <w:p w14:paraId="6CD0628F" w14:textId="6D5FB841" w:rsidR="00E33223" w:rsidRPr="00596925" w:rsidRDefault="00E33223" w:rsidP="0001370E">
      <w:pPr>
        <w:pStyle w:val="testo"/>
        <w:numPr>
          <w:ilvl w:val="0"/>
          <w:numId w:val="72"/>
        </w:numPr>
        <w:rPr>
          <w:rFonts w:asciiTheme="minorHAnsi" w:hAnsiTheme="minorHAnsi" w:cstheme="minorHAnsi"/>
        </w:rPr>
      </w:pPr>
      <w:r w:rsidRPr="00596925">
        <w:rPr>
          <w:rFonts w:asciiTheme="minorHAnsi" w:hAnsiTheme="minorHAnsi" w:cstheme="minorHAnsi"/>
        </w:rPr>
        <w:t>Incertezza di misura;</w:t>
      </w:r>
    </w:p>
    <w:p w14:paraId="0C2C91D9" w14:textId="7E8ACCA7" w:rsidR="00E33223" w:rsidRPr="00596925" w:rsidRDefault="00E33223" w:rsidP="0001370E">
      <w:pPr>
        <w:pStyle w:val="testo"/>
        <w:numPr>
          <w:ilvl w:val="0"/>
          <w:numId w:val="72"/>
        </w:numPr>
        <w:rPr>
          <w:rFonts w:asciiTheme="minorHAnsi" w:hAnsiTheme="minorHAnsi" w:cstheme="minorHAnsi"/>
        </w:rPr>
      </w:pPr>
      <w:r w:rsidRPr="00596925">
        <w:rPr>
          <w:rFonts w:asciiTheme="minorHAnsi" w:hAnsiTheme="minorHAnsi" w:cstheme="minorHAnsi"/>
        </w:rPr>
        <w:t>Limiti di taratura;</w:t>
      </w:r>
    </w:p>
    <w:p w14:paraId="2DDA1995" w14:textId="0FB319A0" w:rsidR="00E33223" w:rsidRPr="00596925" w:rsidRDefault="00E33223" w:rsidP="0001370E">
      <w:pPr>
        <w:pStyle w:val="testo"/>
        <w:numPr>
          <w:ilvl w:val="0"/>
          <w:numId w:val="72"/>
        </w:numPr>
        <w:rPr>
          <w:rFonts w:asciiTheme="minorHAnsi" w:hAnsiTheme="minorHAnsi" w:cstheme="minorHAnsi"/>
        </w:rPr>
      </w:pPr>
      <w:r w:rsidRPr="00596925">
        <w:rPr>
          <w:rFonts w:asciiTheme="minorHAnsi" w:hAnsiTheme="minorHAnsi" w:cstheme="minorHAnsi"/>
        </w:rPr>
        <w:t>Validità della taratura;</w:t>
      </w:r>
    </w:p>
    <w:p w14:paraId="24B61672" w14:textId="67C8210A" w:rsidR="00E33223" w:rsidRPr="00596925" w:rsidRDefault="00E33223" w:rsidP="0001370E">
      <w:pPr>
        <w:pStyle w:val="testo"/>
        <w:numPr>
          <w:ilvl w:val="0"/>
          <w:numId w:val="72"/>
        </w:numPr>
        <w:rPr>
          <w:rFonts w:asciiTheme="minorHAnsi" w:hAnsiTheme="minorHAnsi" w:cstheme="minorHAnsi"/>
        </w:rPr>
      </w:pPr>
      <w:r w:rsidRPr="00596925">
        <w:rPr>
          <w:rFonts w:asciiTheme="minorHAnsi" w:hAnsiTheme="minorHAnsi" w:cstheme="minorHAnsi"/>
        </w:rPr>
        <w:t>Firma dell’esecutore della taratura;</w:t>
      </w:r>
    </w:p>
    <w:p w14:paraId="03A86D8E" w14:textId="58C61A76" w:rsidR="00E33223" w:rsidRPr="00596925" w:rsidRDefault="00E33223" w:rsidP="0001370E">
      <w:pPr>
        <w:pStyle w:val="testo"/>
        <w:numPr>
          <w:ilvl w:val="0"/>
          <w:numId w:val="72"/>
        </w:numPr>
        <w:rPr>
          <w:rFonts w:asciiTheme="minorHAnsi" w:hAnsiTheme="minorHAnsi" w:cstheme="minorHAnsi"/>
        </w:rPr>
      </w:pPr>
      <w:r w:rsidRPr="00596925">
        <w:rPr>
          <w:rFonts w:asciiTheme="minorHAnsi" w:hAnsiTheme="minorHAnsi" w:cstheme="minorHAnsi"/>
        </w:rPr>
        <w:t>Firma del Responsabile (RL/RQL);</w:t>
      </w:r>
    </w:p>
    <w:p w14:paraId="7F3D9934" w14:textId="07B82D64" w:rsidR="00E33223" w:rsidRPr="00596925" w:rsidRDefault="00E33223" w:rsidP="00E33223">
      <w:pPr>
        <w:pStyle w:val="testo"/>
        <w:numPr>
          <w:ilvl w:val="0"/>
          <w:numId w:val="72"/>
        </w:numPr>
        <w:rPr>
          <w:rFonts w:asciiTheme="minorHAnsi" w:hAnsiTheme="minorHAnsi" w:cstheme="minorHAnsi"/>
        </w:rPr>
      </w:pPr>
      <w:r w:rsidRPr="00596925">
        <w:rPr>
          <w:rFonts w:asciiTheme="minorHAnsi" w:hAnsiTheme="minorHAnsi" w:cstheme="minorHAnsi"/>
        </w:rPr>
        <w:lastRenderedPageBreak/>
        <w:t>Una dichiarazione secondo la quale il Rapporto riguarda solo i campioni sottoposti a prova;</w:t>
      </w:r>
    </w:p>
    <w:p w14:paraId="3FB20B0D" w14:textId="6589CB73" w:rsidR="00E33223" w:rsidRPr="00596925" w:rsidRDefault="00E33223" w:rsidP="00E33223">
      <w:pPr>
        <w:pStyle w:val="testo"/>
        <w:numPr>
          <w:ilvl w:val="0"/>
          <w:numId w:val="72"/>
        </w:numPr>
        <w:rPr>
          <w:rFonts w:asciiTheme="minorHAnsi" w:hAnsiTheme="minorHAnsi" w:cstheme="minorHAnsi"/>
        </w:rPr>
      </w:pPr>
      <w:r w:rsidRPr="00596925">
        <w:rPr>
          <w:rFonts w:asciiTheme="minorHAnsi" w:hAnsiTheme="minorHAnsi" w:cstheme="minorHAnsi"/>
        </w:rPr>
        <w:t>Numero della pagina e numero totale di pagine.</w:t>
      </w:r>
    </w:p>
    <w:p w14:paraId="724EEC24" w14:textId="77777777" w:rsidR="00711E4E" w:rsidRPr="00596925" w:rsidRDefault="00711E4E" w:rsidP="00711E4E">
      <w:pPr>
        <w:pStyle w:val="testo"/>
        <w:ind w:left="720"/>
        <w:rPr>
          <w:rFonts w:asciiTheme="minorHAnsi" w:hAnsiTheme="minorHAnsi" w:cstheme="minorHAnsi"/>
        </w:rPr>
      </w:pPr>
    </w:p>
    <w:p w14:paraId="68563E77" w14:textId="08FFFFBE" w:rsidR="00E33223" w:rsidRPr="00596925" w:rsidRDefault="00E33223" w:rsidP="002639CF">
      <w:pPr>
        <w:pStyle w:val="testo"/>
        <w:ind w:left="0"/>
        <w:rPr>
          <w:rFonts w:asciiTheme="minorHAnsi" w:hAnsiTheme="minorHAnsi" w:cstheme="minorHAnsi"/>
        </w:rPr>
      </w:pPr>
      <w:r w:rsidRPr="00596925">
        <w:rPr>
          <w:rFonts w:asciiTheme="minorHAnsi" w:hAnsiTheme="minorHAnsi" w:cstheme="minorHAnsi"/>
        </w:rPr>
        <w:t xml:space="preserve">La dichiarazione secondo cui il Rapporto di Taratura può essere riprodotto solo per intero e le riproduzioni parziali possono essere richieste al </w:t>
      </w:r>
      <w:r w:rsidR="001713A2">
        <w:rPr>
          <w:rFonts w:asciiTheme="minorHAnsi" w:hAnsiTheme="minorHAnsi" w:cstheme="minorHAnsi"/>
        </w:rPr>
        <w:t>l</w:t>
      </w:r>
      <w:r w:rsidRPr="00596925">
        <w:rPr>
          <w:rFonts w:asciiTheme="minorHAnsi" w:hAnsiTheme="minorHAnsi" w:cstheme="minorHAnsi"/>
        </w:rPr>
        <w:t xml:space="preserve">aboratorio ed autorizzate dopo approvazione scritta non è applicabile dato che le tarature sono ad uso interno. Tutte le tarature vengono effettuate da </w:t>
      </w:r>
      <w:r w:rsidR="00430E18" w:rsidRPr="00596925">
        <w:rPr>
          <w:rFonts w:asciiTheme="minorHAnsi" w:hAnsiTheme="minorHAnsi" w:cstheme="minorHAnsi"/>
        </w:rPr>
        <w:t>personale</w:t>
      </w:r>
      <w:r w:rsidRPr="00596925">
        <w:rPr>
          <w:rFonts w:asciiTheme="minorHAnsi" w:hAnsiTheme="minorHAnsi" w:cstheme="minorHAnsi"/>
        </w:rPr>
        <w:t xml:space="preserve"> qualificato e, quando disponibile, a fronte di materiali o campioni certificati</w:t>
      </w:r>
      <w:r w:rsidR="002639CF" w:rsidRPr="00596925">
        <w:rPr>
          <w:rFonts w:asciiTheme="minorHAnsi" w:hAnsiTheme="minorHAnsi" w:cstheme="minorHAnsi"/>
        </w:rPr>
        <w:t xml:space="preserve"> e comunque le cui misure possono essere riferite mediante una catena ininterrotta di tarature per confronto a campioni nazionali od internazionali riconosciuti.</w:t>
      </w:r>
    </w:p>
    <w:p w14:paraId="3D96DD1C" w14:textId="77777777" w:rsidR="00757391" w:rsidRPr="00596925" w:rsidRDefault="00757391" w:rsidP="00757391">
      <w:pPr>
        <w:pStyle w:val="testo"/>
        <w:ind w:left="0"/>
        <w:rPr>
          <w:rFonts w:asciiTheme="minorHAnsi" w:hAnsiTheme="minorHAnsi" w:cstheme="minorHAnsi"/>
        </w:rPr>
      </w:pPr>
    </w:p>
    <w:p w14:paraId="0F195F1B" w14:textId="132F3B67" w:rsidR="005C3AC1" w:rsidRPr="00596925" w:rsidRDefault="00FA329B" w:rsidP="00757391">
      <w:pPr>
        <w:pStyle w:val="Titolo2"/>
        <w:rPr>
          <w:rFonts w:asciiTheme="minorHAnsi" w:hAnsiTheme="minorHAnsi" w:cstheme="minorHAnsi"/>
          <w:color w:val="002060"/>
        </w:rPr>
      </w:pPr>
      <w:bookmarkStart w:id="135" w:name="_Toc169248532"/>
      <w:r w:rsidRPr="00596925">
        <w:rPr>
          <w:rFonts w:asciiTheme="minorHAnsi" w:hAnsiTheme="minorHAnsi" w:cstheme="minorHAnsi"/>
          <w:color w:val="002060"/>
        </w:rPr>
        <w:t>7.9 Reclami</w:t>
      </w:r>
      <w:bookmarkEnd w:id="135"/>
    </w:p>
    <w:p w14:paraId="15CB3ED6" w14:textId="371DB191" w:rsidR="005C3AC1" w:rsidRPr="00596925" w:rsidRDefault="005C3AC1" w:rsidP="00757391">
      <w:pPr>
        <w:pStyle w:val="testo"/>
        <w:ind w:left="0"/>
        <w:rPr>
          <w:rFonts w:asciiTheme="minorHAnsi" w:hAnsiTheme="minorHAnsi" w:cstheme="minorHAnsi"/>
        </w:rPr>
      </w:pPr>
      <w:r w:rsidRPr="00596925">
        <w:rPr>
          <w:rFonts w:asciiTheme="minorHAnsi" w:hAnsiTheme="minorHAnsi" w:cstheme="minorHAnsi"/>
        </w:rPr>
        <w:t>I reclami poss</w:t>
      </w:r>
      <w:r w:rsidR="00135830" w:rsidRPr="00596925">
        <w:rPr>
          <w:rFonts w:asciiTheme="minorHAnsi" w:hAnsiTheme="minorHAnsi" w:cstheme="minorHAnsi"/>
        </w:rPr>
        <w:t>ono pervenire al laboratorio da</w:t>
      </w:r>
      <w:r w:rsidR="00A93F41" w:rsidRPr="00596925">
        <w:rPr>
          <w:rFonts w:asciiTheme="minorHAnsi" w:hAnsiTheme="minorHAnsi" w:cstheme="minorHAnsi"/>
        </w:rPr>
        <w:t xml:space="preserve">l </w:t>
      </w:r>
      <w:r w:rsidRPr="00596925">
        <w:rPr>
          <w:rFonts w:asciiTheme="minorHAnsi" w:hAnsiTheme="minorHAnsi" w:cstheme="minorHAnsi"/>
        </w:rPr>
        <w:t>client</w:t>
      </w:r>
      <w:r w:rsidR="00A93F41" w:rsidRPr="00596925">
        <w:rPr>
          <w:rFonts w:asciiTheme="minorHAnsi" w:hAnsiTheme="minorHAnsi" w:cstheme="minorHAnsi"/>
        </w:rPr>
        <w:t>e</w:t>
      </w:r>
      <w:r w:rsidR="00711E4E" w:rsidRPr="00596925">
        <w:rPr>
          <w:rFonts w:asciiTheme="minorHAnsi" w:hAnsiTheme="minorHAnsi" w:cstheme="minorHAnsi"/>
        </w:rPr>
        <w:t xml:space="preserve"> </w:t>
      </w:r>
      <w:r w:rsidRPr="00596925">
        <w:rPr>
          <w:rFonts w:asciiTheme="minorHAnsi" w:hAnsiTheme="minorHAnsi" w:cstheme="minorHAnsi"/>
        </w:rPr>
        <w:t xml:space="preserve">o da </w:t>
      </w:r>
      <w:r w:rsidR="00135830" w:rsidRPr="00596925">
        <w:rPr>
          <w:rFonts w:asciiTheme="minorHAnsi" w:hAnsiTheme="minorHAnsi" w:cstheme="minorHAnsi"/>
        </w:rPr>
        <w:t xml:space="preserve">altri </w:t>
      </w:r>
      <w:r w:rsidRPr="00596925">
        <w:rPr>
          <w:rFonts w:asciiTheme="minorHAnsi" w:hAnsiTheme="minorHAnsi" w:cstheme="minorHAnsi"/>
        </w:rPr>
        <w:t>enti ed istituzioni interessate nelle seguenti modalità:</w:t>
      </w:r>
    </w:p>
    <w:p w14:paraId="07E6B7EB" w14:textId="77777777" w:rsidR="00135830" w:rsidRPr="00596925" w:rsidRDefault="00135830" w:rsidP="00757391">
      <w:pPr>
        <w:pStyle w:val="testo"/>
        <w:ind w:left="0"/>
        <w:rPr>
          <w:rFonts w:asciiTheme="minorHAnsi" w:hAnsiTheme="minorHAnsi" w:cstheme="minorHAnsi"/>
        </w:rPr>
      </w:pPr>
    </w:p>
    <w:p w14:paraId="31364766" w14:textId="592CEA87" w:rsidR="005C3AC1" w:rsidRPr="00596925" w:rsidRDefault="005C3AC1" w:rsidP="00EE5563">
      <w:pPr>
        <w:pStyle w:val="testo"/>
        <w:numPr>
          <w:ilvl w:val="0"/>
          <w:numId w:val="31"/>
        </w:numPr>
        <w:rPr>
          <w:rFonts w:asciiTheme="minorHAnsi" w:hAnsiTheme="minorHAnsi" w:cstheme="minorHAnsi"/>
        </w:rPr>
      </w:pPr>
      <w:r w:rsidRPr="00596925">
        <w:rPr>
          <w:rFonts w:asciiTheme="minorHAnsi" w:hAnsiTheme="minorHAnsi" w:cstheme="minorHAnsi"/>
        </w:rPr>
        <w:t xml:space="preserve">In forma scritta: viene inoltrato il documento </w:t>
      </w:r>
      <w:r w:rsidR="00BB215D" w:rsidRPr="00596925">
        <w:rPr>
          <w:rFonts w:asciiTheme="minorHAnsi" w:hAnsiTheme="minorHAnsi" w:cstheme="minorHAnsi"/>
        </w:rPr>
        <w:t xml:space="preserve">via mail </w:t>
      </w:r>
      <w:r w:rsidRPr="00596925">
        <w:rPr>
          <w:rFonts w:asciiTheme="minorHAnsi" w:hAnsiTheme="minorHAnsi" w:cstheme="minorHAnsi"/>
        </w:rPr>
        <w:t xml:space="preserve">al RQL; </w:t>
      </w:r>
    </w:p>
    <w:p w14:paraId="0A5DDB9D" w14:textId="2B2E25DF" w:rsidR="005C3AC1" w:rsidRPr="00596925" w:rsidRDefault="005C3AC1" w:rsidP="00EE5563">
      <w:pPr>
        <w:pStyle w:val="testo"/>
        <w:numPr>
          <w:ilvl w:val="0"/>
          <w:numId w:val="31"/>
        </w:numPr>
        <w:rPr>
          <w:rFonts w:asciiTheme="minorHAnsi" w:hAnsiTheme="minorHAnsi" w:cstheme="minorHAnsi"/>
        </w:rPr>
      </w:pPr>
      <w:r w:rsidRPr="00596925">
        <w:rPr>
          <w:rFonts w:asciiTheme="minorHAnsi" w:hAnsiTheme="minorHAnsi" w:cstheme="minorHAnsi"/>
        </w:rPr>
        <w:t>In forma verbale: il personale che riceve il reclamo lo comunica prontamente al RQL.</w:t>
      </w:r>
    </w:p>
    <w:p w14:paraId="5D6F3793" w14:textId="77777777" w:rsidR="004A504D" w:rsidRPr="00596925" w:rsidRDefault="004A504D" w:rsidP="004A504D">
      <w:pPr>
        <w:pStyle w:val="testo"/>
        <w:ind w:left="0"/>
        <w:rPr>
          <w:rFonts w:asciiTheme="minorHAnsi" w:hAnsiTheme="minorHAnsi" w:cstheme="minorHAnsi"/>
        </w:rPr>
      </w:pPr>
    </w:p>
    <w:p w14:paraId="4182B755" w14:textId="0931E32B" w:rsidR="00947090" w:rsidRPr="00596925" w:rsidRDefault="00BB215D" w:rsidP="00947090">
      <w:pPr>
        <w:pStyle w:val="testo"/>
        <w:ind w:left="0"/>
        <w:rPr>
          <w:rFonts w:asciiTheme="minorHAnsi" w:hAnsiTheme="minorHAnsi" w:cstheme="minorHAnsi"/>
        </w:rPr>
      </w:pPr>
      <w:r w:rsidRPr="00596925">
        <w:rPr>
          <w:rFonts w:asciiTheme="minorHAnsi" w:hAnsiTheme="minorHAnsi" w:cstheme="minorHAnsi"/>
        </w:rPr>
        <w:t>A</w:t>
      </w:r>
      <w:r w:rsidR="004A504D" w:rsidRPr="00596925">
        <w:rPr>
          <w:rFonts w:asciiTheme="minorHAnsi" w:hAnsiTheme="minorHAnsi" w:cstheme="minorHAnsi"/>
        </w:rPr>
        <w:t>ll</w:t>
      </w:r>
      <w:r w:rsidR="007274F8" w:rsidRPr="00596925">
        <w:rPr>
          <w:rFonts w:asciiTheme="minorHAnsi" w:hAnsiTheme="minorHAnsi" w:cstheme="minorHAnsi"/>
        </w:rPr>
        <w:t xml:space="preserve">’interno del documento: </w:t>
      </w:r>
      <w:r w:rsidR="004A504D" w:rsidRPr="00596925">
        <w:rPr>
          <w:rFonts w:asciiTheme="minorHAnsi" w:hAnsiTheme="minorHAnsi" w:cstheme="minorHAnsi"/>
        </w:rPr>
        <w:t xml:space="preserve">riesame del contratto annuale </w:t>
      </w:r>
      <w:r w:rsidRPr="00596925">
        <w:rPr>
          <w:rFonts w:asciiTheme="minorHAnsi" w:hAnsiTheme="minorHAnsi" w:cstheme="minorHAnsi"/>
        </w:rPr>
        <w:t xml:space="preserve">vengono </w:t>
      </w:r>
      <w:r w:rsidR="00947090" w:rsidRPr="00596925">
        <w:rPr>
          <w:rFonts w:asciiTheme="minorHAnsi" w:hAnsiTheme="minorHAnsi" w:cstheme="minorHAnsi"/>
        </w:rPr>
        <w:t>illustrate</w:t>
      </w:r>
      <w:r w:rsidRPr="00596925">
        <w:rPr>
          <w:rFonts w:asciiTheme="minorHAnsi" w:hAnsiTheme="minorHAnsi" w:cstheme="minorHAnsi"/>
        </w:rPr>
        <w:t xml:space="preserve"> </w:t>
      </w:r>
      <w:r w:rsidR="004A504D" w:rsidRPr="00596925">
        <w:rPr>
          <w:rFonts w:asciiTheme="minorHAnsi" w:hAnsiTheme="minorHAnsi" w:cstheme="minorHAnsi"/>
        </w:rPr>
        <w:t xml:space="preserve">le </w:t>
      </w:r>
      <w:r w:rsidRPr="00596925">
        <w:rPr>
          <w:rFonts w:asciiTheme="minorHAnsi" w:hAnsiTheme="minorHAnsi" w:cstheme="minorHAnsi"/>
        </w:rPr>
        <w:t xml:space="preserve">possibili </w:t>
      </w:r>
      <w:r w:rsidR="004A504D" w:rsidRPr="00596925">
        <w:rPr>
          <w:rFonts w:asciiTheme="minorHAnsi" w:hAnsiTheme="minorHAnsi" w:cstheme="minorHAnsi"/>
        </w:rPr>
        <w:t xml:space="preserve">modalità di invio </w:t>
      </w:r>
      <w:r w:rsidRPr="00596925">
        <w:rPr>
          <w:rFonts w:asciiTheme="minorHAnsi" w:hAnsiTheme="minorHAnsi" w:cstheme="minorHAnsi"/>
        </w:rPr>
        <w:t>e di gestione dei</w:t>
      </w:r>
      <w:r w:rsidR="004A504D" w:rsidRPr="00596925">
        <w:rPr>
          <w:rFonts w:asciiTheme="minorHAnsi" w:hAnsiTheme="minorHAnsi" w:cstheme="minorHAnsi"/>
        </w:rPr>
        <w:t xml:space="preserve"> reclami </w:t>
      </w:r>
      <w:r w:rsidRPr="00596925">
        <w:rPr>
          <w:rFonts w:asciiTheme="minorHAnsi" w:hAnsiTheme="minorHAnsi" w:cstheme="minorHAnsi"/>
        </w:rPr>
        <w:t xml:space="preserve">formalizzabili </w:t>
      </w:r>
      <w:r w:rsidR="00947090" w:rsidRPr="00596925">
        <w:rPr>
          <w:rFonts w:asciiTheme="minorHAnsi" w:hAnsiTheme="minorHAnsi" w:cstheme="minorHAnsi"/>
        </w:rPr>
        <w:t>al laboratorio (processo di trattamento dei reclami).</w:t>
      </w:r>
    </w:p>
    <w:p w14:paraId="4EC01BE8" w14:textId="77777777" w:rsidR="00947090" w:rsidRPr="00596925" w:rsidRDefault="00947090" w:rsidP="00BB215D">
      <w:pPr>
        <w:pStyle w:val="testo"/>
        <w:ind w:left="0"/>
        <w:rPr>
          <w:rFonts w:asciiTheme="minorHAnsi" w:hAnsiTheme="minorHAnsi" w:cstheme="minorHAnsi"/>
        </w:rPr>
      </w:pPr>
    </w:p>
    <w:p w14:paraId="4DBEDB6B" w14:textId="59E493C7" w:rsidR="005C3AC1" w:rsidRPr="00596925" w:rsidRDefault="005C3AC1" w:rsidP="00757391">
      <w:pPr>
        <w:pStyle w:val="testo"/>
        <w:ind w:left="0"/>
        <w:rPr>
          <w:rFonts w:asciiTheme="minorHAnsi" w:hAnsiTheme="minorHAnsi" w:cstheme="minorHAnsi"/>
        </w:rPr>
      </w:pPr>
      <w:r w:rsidRPr="00596925">
        <w:rPr>
          <w:rFonts w:asciiTheme="minorHAnsi" w:hAnsiTheme="minorHAnsi" w:cstheme="minorHAnsi"/>
        </w:rPr>
        <w:t>RQL registra il reclamo come non conformità nel modulo</w:t>
      </w:r>
      <w:r w:rsidR="00346785" w:rsidRPr="00596925">
        <w:rPr>
          <w:rFonts w:asciiTheme="minorHAnsi" w:hAnsiTheme="minorHAnsi" w:cstheme="minorHAnsi"/>
        </w:rPr>
        <w:t xml:space="preserve"> preposto</w:t>
      </w:r>
      <w:r w:rsidRPr="00596925">
        <w:rPr>
          <w:rFonts w:asciiTheme="minorHAnsi" w:hAnsiTheme="minorHAnsi" w:cstheme="minorHAnsi"/>
        </w:rPr>
        <w:t>, allegando la documentazione, se esistente. In caso di reclamo telefonico, si riportano gli estremi della telefonata (data, ora, interlocutore).</w:t>
      </w:r>
    </w:p>
    <w:p w14:paraId="2B529ED7" w14:textId="1690BCC3" w:rsidR="00135830" w:rsidRPr="00596925" w:rsidRDefault="005C3AC1" w:rsidP="00757391">
      <w:pPr>
        <w:pStyle w:val="testo"/>
        <w:ind w:left="0"/>
        <w:rPr>
          <w:rFonts w:asciiTheme="minorHAnsi" w:hAnsiTheme="minorHAnsi" w:cstheme="minorHAnsi"/>
        </w:rPr>
      </w:pPr>
      <w:r w:rsidRPr="00596925">
        <w:rPr>
          <w:rFonts w:asciiTheme="minorHAnsi" w:hAnsiTheme="minorHAnsi" w:cstheme="minorHAnsi"/>
        </w:rPr>
        <w:t>RQL esamina il reclamo coinvolgendo il personale interessato e valuta attentamente</w:t>
      </w:r>
      <w:r w:rsidR="00947090" w:rsidRPr="00596925">
        <w:rPr>
          <w:rFonts w:asciiTheme="minorHAnsi" w:hAnsiTheme="minorHAnsi" w:cstheme="minorHAnsi"/>
        </w:rPr>
        <w:t xml:space="preserve"> almeno i seguenti elementi gestionali</w:t>
      </w:r>
      <w:r w:rsidRPr="00596925">
        <w:rPr>
          <w:rFonts w:asciiTheme="minorHAnsi" w:hAnsiTheme="minorHAnsi" w:cstheme="minorHAnsi"/>
        </w:rPr>
        <w:t>:</w:t>
      </w:r>
    </w:p>
    <w:p w14:paraId="3EE47077" w14:textId="49A64F78" w:rsidR="00947090" w:rsidRPr="00596925" w:rsidRDefault="00947090" w:rsidP="00EE5563">
      <w:pPr>
        <w:pStyle w:val="testo"/>
        <w:numPr>
          <w:ilvl w:val="0"/>
          <w:numId w:val="32"/>
        </w:numPr>
        <w:rPr>
          <w:rFonts w:asciiTheme="minorHAnsi" w:hAnsiTheme="minorHAnsi" w:cstheme="minorHAnsi"/>
        </w:rPr>
      </w:pPr>
      <w:r w:rsidRPr="00596925">
        <w:rPr>
          <w:rFonts w:asciiTheme="minorHAnsi" w:hAnsiTheme="minorHAnsi" w:cstheme="minorHAnsi"/>
        </w:rPr>
        <w:t xml:space="preserve">Verifica della corretta </w:t>
      </w:r>
      <w:r w:rsidR="007274F8" w:rsidRPr="00596925">
        <w:rPr>
          <w:rFonts w:asciiTheme="minorHAnsi" w:hAnsiTheme="minorHAnsi" w:cstheme="minorHAnsi"/>
        </w:rPr>
        <w:t>applicazione</w:t>
      </w:r>
      <w:r w:rsidRPr="00596925">
        <w:rPr>
          <w:rFonts w:asciiTheme="minorHAnsi" w:hAnsiTheme="minorHAnsi" w:cstheme="minorHAnsi"/>
        </w:rPr>
        <w:t xml:space="preserve"> del processo di trattamento del reclamo, includendone l’esame e la relativa convalida</w:t>
      </w:r>
      <w:r w:rsidR="006D4249" w:rsidRPr="00596925">
        <w:rPr>
          <w:rFonts w:asciiTheme="minorHAnsi" w:hAnsiTheme="minorHAnsi" w:cstheme="minorHAnsi"/>
        </w:rPr>
        <w:t xml:space="preserve"> (RQL invia mezzo mail la conferma di ricezione del reclamo)</w:t>
      </w:r>
      <w:r w:rsidRPr="00596925">
        <w:rPr>
          <w:rFonts w:asciiTheme="minorHAnsi" w:hAnsiTheme="minorHAnsi" w:cstheme="minorHAnsi"/>
        </w:rPr>
        <w:t>;</w:t>
      </w:r>
    </w:p>
    <w:p w14:paraId="16E0579A" w14:textId="77777777" w:rsidR="005C3AC1" w:rsidRPr="00596925" w:rsidRDefault="005C3AC1" w:rsidP="00EE5563">
      <w:pPr>
        <w:pStyle w:val="testo"/>
        <w:numPr>
          <w:ilvl w:val="0"/>
          <w:numId w:val="32"/>
        </w:numPr>
        <w:rPr>
          <w:rFonts w:asciiTheme="minorHAnsi" w:hAnsiTheme="minorHAnsi" w:cstheme="minorHAnsi"/>
        </w:rPr>
      </w:pPr>
      <w:r w:rsidRPr="00596925">
        <w:rPr>
          <w:rFonts w:asciiTheme="minorHAnsi" w:hAnsiTheme="minorHAnsi" w:cstheme="minorHAnsi"/>
        </w:rPr>
        <w:t xml:space="preserve">L’oggetto del reclamo; </w:t>
      </w:r>
    </w:p>
    <w:p w14:paraId="378D639F" w14:textId="77777777" w:rsidR="005C3AC1" w:rsidRPr="00596925" w:rsidRDefault="005C3AC1" w:rsidP="00EE5563">
      <w:pPr>
        <w:pStyle w:val="testo"/>
        <w:numPr>
          <w:ilvl w:val="0"/>
          <w:numId w:val="32"/>
        </w:numPr>
        <w:rPr>
          <w:rFonts w:asciiTheme="minorHAnsi" w:hAnsiTheme="minorHAnsi" w:cstheme="minorHAnsi"/>
        </w:rPr>
      </w:pPr>
      <w:r w:rsidRPr="00596925">
        <w:rPr>
          <w:rFonts w:asciiTheme="minorHAnsi" w:hAnsiTheme="minorHAnsi" w:cstheme="minorHAnsi"/>
        </w:rPr>
        <w:t>Il processo coinvolto e le registrazioni relative (rapporto di prova, fogli di lavoro, quaderni di laboratorio, taratura e manutenzione apparecchiature, materiali utilizzati, etc.).</w:t>
      </w:r>
    </w:p>
    <w:p w14:paraId="1BA46FEE" w14:textId="77777777" w:rsidR="00135830" w:rsidRPr="00596925" w:rsidRDefault="00135830" w:rsidP="00135830">
      <w:pPr>
        <w:pStyle w:val="testo"/>
        <w:ind w:left="1571"/>
        <w:rPr>
          <w:rFonts w:asciiTheme="minorHAnsi" w:hAnsiTheme="minorHAnsi" w:cstheme="minorHAnsi"/>
        </w:rPr>
      </w:pPr>
    </w:p>
    <w:p w14:paraId="463398D6" w14:textId="0C438524" w:rsidR="005C3AC1" w:rsidRPr="00596925" w:rsidRDefault="005C3AC1" w:rsidP="00757391">
      <w:pPr>
        <w:pStyle w:val="testo"/>
        <w:ind w:left="0"/>
        <w:rPr>
          <w:rFonts w:asciiTheme="minorHAnsi" w:hAnsiTheme="minorHAnsi" w:cstheme="minorHAnsi"/>
        </w:rPr>
      </w:pPr>
      <w:r w:rsidRPr="00596925">
        <w:rPr>
          <w:rFonts w:asciiTheme="minorHAnsi" w:hAnsiTheme="minorHAnsi" w:cstheme="minorHAnsi"/>
        </w:rPr>
        <w:t>Se necessario RQL coinvolge il cliente o l’ente nell’analisi mediante contatti telefonici o sopralluoghi.</w:t>
      </w:r>
    </w:p>
    <w:p w14:paraId="1A383E52" w14:textId="77777777" w:rsidR="00346785" w:rsidRPr="00596925" w:rsidRDefault="00346785" w:rsidP="00757391">
      <w:pPr>
        <w:pStyle w:val="testo"/>
        <w:ind w:left="0"/>
        <w:rPr>
          <w:rFonts w:asciiTheme="minorHAnsi" w:hAnsiTheme="minorHAnsi" w:cstheme="minorHAnsi"/>
        </w:rPr>
      </w:pPr>
    </w:p>
    <w:p w14:paraId="0E66BE6D" w14:textId="59165615" w:rsidR="00135830" w:rsidRPr="00596925" w:rsidRDefault="005C3AC1" w:rsidP="00757391">
      <w:pPr>
        <w:pStyle w:val="testo"/>
        <w:ind w:left="0"/>
        <w:rPr>
          <w:rFonts w:asciiTheme="minorHAnsi" w:hAnsiTheme="minorHAnsi" w:cstheme="minorHAnsi"/>
        </w:rPr>
      </w:pPr>
      <w:r w:rsidRPr="00596925">
        <w:rPr>
          <w:rFonts w:asciiTheme="minorHAnsi" w:hAnsiTheme="minorHAnsi" w:cstheme="minorHAnsi"/>
        </w:rPr>
        <w:t>A seguito di questo primo esame individua:</w:t>
      </w:r>
    </w:p>
    <w:p w14:paraId="48F147F5" w14:textId="77777777" w:rsidR="00711E4E" w:rsidRPr="00596925" w:rsidRDefault="00711E4E" w:rsidP="00757391">
      <w:pPr>
        <w:pStyle w:val="testo"/>
        <w:ind w:left="0"/>
        <w:rPr>
          <w:rFonts w:asciiTheme="minorHAnsi" w:hAnsiTheme="minorHAnsi" w:cstheme="minorHAnsi"/>
        </w:rPr>
      </w:pPr>
    </w:p>
    <w:p w14:paraId="449D8AF4" w14:textId="77777777" w:rsidR="005C3AC1" w:rsidRPr="00596925" w:rsidRDefault="005C3AC1" w:rsidP="00EE5563">
      <w:pPr>
        <w:pStyle w:val="testo"/>
        <w:numPr>
          <w:ilvl w:val="0"/>
          <w:numId w:val="33"/>
        </w:numPr>
        <w:rPr>
          <w:rFonts w:asciiTheme="minorHAnsi" w:hAnsiTheme="minorHAnsi" w:cstheme="minorHAnsi"/>
        </w:rPr>
      </w:pPr>
      <w:r w:rsidRPr="00596925">
        <w:rPr>
          <w:rFonts w:asciiTheme="minorHAnsi" w:hAnsiTheme="minorHAnsi" w:cstheme="minorHAnsi"/>
        </w:rPr>
        <w:t xml:space="preserve">Le cause che lo hanno provocato; </w:t>
      </w:r>
    </w:p>
    <w:p w14:paraId="6AE892C5" w14:textId="77777777" w:rsidR="005C3AC1" w:rsidRPr="00596925" w:rsidRDefault="005C3AC1" w:rsidP="00EE5563">
      <w:pPr>
        <w:pStyle w:val="testo"/>
        <w:numPr>
          <w:ilvl w:val="0"/>
          <w:numId w:val="33"/>
        </w:numPr>
        <w:rPr>
          <w:rFonts w:asciiTheme="minorHAnsi" w:hAnsiTheme="minorHAnsi" w:cstheme="minorHAnsi"/>
        </w:rPr>
      </w:pPr>
      <w:r w:rsidRPr="00596925">
        <w:rPr>
          <w:rFonts w:asciiTheme="minorHAnsi" w:hAnsiTheme="minorHAnsi" w:cstheme="minorHAnsi"/>
        </w:rPr>
        <w:t>La fondatezza o meno del reclamo;</w:t>
      </w:r>
    </w:p>
    <w:p w14:paraId="7753917D" w14:textId="77777777" w:rsidR="005C3AC1" w:rsidRPr="00596925" w:rsidRDefault="005C3AC1" w:rsidP="00EE5563">
      <w:pPr>
        <w:pStyle w:val="testo"/>
        <w:numPr>
          <w:ilvl w:val="0"/>
          <w:numId w:val="33"/>
        </w:numPr>
        <w:rPr>
          <w:rFonts w:asciiTheme="minorHAnsi" w:hAnsiTheme="minorHAnsi" w:cstheme="minorHAnsi"/>
        </w:rPr>
      </w:pPr>
      <w:r w:rsidRPr="00596925">
        <w:rPr>
          <w:rFonts w:asciiTheme="minorHAnsi" w:hAnsiTheme="minorHAnsi" w:cstheme="minorHAnsi"/>
        </w:rPr>
        <w:t>La gravità del reclamo: il reclamo viene considerato grave quando l’evento inficia o può inficiare successivamente la qualità delle prestazioni e dei risultati;</w:t>
      </w:r>
    </w:p>
    <w:p w14:paraId="5C01676A" w14:textId="5C3D0F13" w:rsidR="005C3AC1" w:rsidRPr="00596925" w:rsidRDefault="005C3AC1" w:rsidP="00EE5563">
      <w:pPr>
        <w:pStyle w:val="testo"/>
        <w:numPr>
          <w:ilvl w:val="0"/>
          <w:numId w:val="33"/>
        </w:numPr>
        <w:rPr>
          <w:rFonts w:asciiTheme="minorHAnsi" w:hAnsiTheme="minorHAnsi" w:cstheme="minorHAnsi"/>
        </w:rPr>
      </w:pPr>
      <w:r w:rsidRPr="00596925">
        <w:rPr>
          <w:rFonts w:asciiTheme="minorHAnsi" w:hAnsiTheme="minorHAnsi" w:cstheme="minorHAnsi"/>
        </w:rPr>
        <w:t>Le possibili soluzioni verso il cliente (esecuzione di ulteriori campionamenti e prove, lettera di scuse, revisione del contratto, etc.)</w:t>
      </w:r>
      <w:r w:rsidR="007274F8" w:rsidRPr="00596925">
        <w:rPr>
          <w:rFonts w:asciiTheme="minorHAnsi" w:hAnsiTheme="minorHAnsi" w:cstheme="minorHAnsi"/>
        </w:rPr>
        <w:t>, considerando ogni possibile azione appropriata</w:t>
      </w:r>
      <w:r w:rsidRPr="00596925">
        <w:rPr>
          <w:rFonts w:asciiTheme="minorHAnsi" w:hAnsiTheme="minorHAnsi" w:cstheme="minorHAnsi"/>
        </w:rPr>
        <w:t xml:space="preserve">; </w:t>
      </w:r>
    </w:p>
    <w:p w14:paraId="3CE922DA" w14:textId="77777777" w:rsidR="005C3AC1" w:rsidRPr="00596925" w:rsidRDefault="005C3AC1" w:rsidP="00EE5563">
      <w:pPr>
        <w:pStyle w:val="testo"/>
        <w:numPr>
          <w:ilvl w:val="0"/>
          <w:numId w:val="33"/>
        </w:numPr>
        <w:rPr>
          <w:rFonts w:asciiTheme="minorHAnsi" w:hAnsiTheme="minorHAnsi" w:cstheme="minorHAnsi"/>
        </w:rPr>
      </w:pPr>
      <w:r w:rsidRPr="00596925">
        <w:rPr>
          <w:rFonts w:asciiTheme="minorHAnsi" w:hAnsiTheme="minorHAnsi" w:cstheme="minorHAnsi"/>
        </w:rPr>
        <w:lastRenderedPageBreak/>
        <w:t>I possibili costi (sconti, costi delle ulteriori prove, tempo per la risoluzione, etc.);</w:t>
      </w:r>
    </w:p>
    <w:p w14:paraId="06B727E6" w14:textId="426CE5EA" w:rsidR="005F69E9" w:rsidRPr="00596925" w:rsidRDefault="005C3AC1" w:rsidP="00EE5563">
      <w:pPr>
        <w:pStyle w:val="testo"/>
        <w:numPr>
          <w:ilvl w:val="0"/>
          <w:numId w:val="33"/>
        </w:numPr>
        <w:rPr>
          <w:rFonts w:asciiTheme="minorHAnsi" w:hAnsiTheme="minorHAnsi" w:cstheme="minorHAnsi"/>
        </w:rPr>
      </w:pPr>
      <w:r w:rsidRPr="00596925">
        <w:rPr>
          <w:rFonts w:asciiTheme="minorHAnsi" w:hAnsiTheme="minorHAnsi" w:cstheme="minorHAnsi"/>
        </w:rPr>
        <w:t xml:space="preserve">La possibilità che si possa ripresentare la causa che ha provocato il reclamo. </w:t>
      </w:r>
    </w:p>
    <w:p w14:paraId="0AD75551" w14:textId="77777777" w:rsidR="005C3AC1" w:rsidRPr="00596925" w:rsidRDefault="005C3AC1" w:rsidP="005C3AC1">
      <w:pPr>
        <w:pStyle w:val="testo"/>
        <w:rPr>
          <w:rFonts w:asciiTheme="minorHAnsi" w:hAnsiTheme="minorHAnsi" w:cstheme="minorHAnsi"/>
        </w:rPr>
      </w:pPr>
    </w:p>
    <w:p w14:paraId="01F0BC2D" w14:textId="4790B7FE" w:rsidR="005C3AC1" w:rsidRPr="00596925" w:rsidRDefault="005C3AC1" w:rsidP="00757391">
      <w:pPr>
        <w:pStyle w:val="testo"/>
        <w:ind w:left="0"/>
        <w:rPr>
          <w:rFonts w:asciiTheme="minorHAnsi" w:hAnsiTheme="minorHAnsi" w:cstheme="minorHAnsi"/>
        </w:rPr>
      </w:pPr>
      <w:r w:rsidRPr="00596925">
        <w:rPr>
          <w:rFonts w:asciiTheme="minorHAnsi" w:hAnsiTheme="minorHAnsi" w:cstheme="minorHAnsi"/>
        </w:rPr>
        <w:t xml:space="preserve">RQL quindi presenta </w:t>
      </w:r>
      <w:r w:rsidR="00346785" w:rsidRPr="00596925">
        <w:rPr>
          <w:rFonts w:asciiTheme="minorHAnsi" w:hAnsiTheme="minorHAnsi" w:cstheme="minorHAnsi"/>
        </w:rPr>
        <w:t>a RL</w:t>
      </w:r>
      <w:r w:rsidRPr="00596925">
        <w:rPr>
          <w:rFonts w:asciiTheme="minorHAnsi" w:hAnsiTheme="minorHAnsi" w:cstheme="minorHAnsi"/>
        </w:rPr>
        <w:t xml:space="preserve"> ed al </w:t>
      </w:r>
      <w:r w:rsidR="00A93F41" w:rsidRPr="00596925">
        <w:rPr>
          <w:rFonts w:asciiTheme="minorHAnsi" w:hAnsiTheme="minorHAnsi" w:cstheme="minorHAnsi"/>
        </w:rPr>
        <w:t>DG</w:t>
      </w:r>
      <w:r w:rsidRPr="00596925">
        <w:rPr>
          <w:rFonts w:asciiTheme="minorHAnsi" w:hAnsiTheme="minorHAnsi" w:cstheme="minorHAnsi"/>
        </w:rPr>
        <w:t xml:space="preserve"> i risultati dell’analisi</w:t>
      </w:r>
      <w:r w:rsidR="007274F8" w:rsidRPr="00596925">
        <w:rPr>
          <w:rFonts w:asciiTheme="minorHAnsi" w:hAnsiTheme="minorHAnsi" w:cstheme="minorHAnsi"/>
        </w:rPr>
        <w:t xml:space="preserve"> e le possibili soluzioni da intraprendere</w:t>
      </w:r>
      <w:r w:rsidRPr="00596925">
        <w:rPr>
          <w:rFonts w:asciiTheme="minorHAnsi" w:hAnsiTheme="minorHAnsi" w:cstheme="minorHAnsi"/>
        </w:rPr>
        <w:t>;</w:t>
      </w:r>
      <w:r w:rsidR="007274F8" w:rsidRPr="00596925">
        <w:rPr>
          <w:rFonts w:asciiTheme="minorHAnsi" w:hAnsiTheme="minorHAnsi" w:cstheme="minorHAnsi"/>
        </w:rPr>
        <w:t xml:space="preserve"> </w:t>
      </w:r>
      <w:r w:rsidRPr="00596925">
        <w:rPr>
          <w:rFonts w:asciiTheme="minorHAnsi" w:hAnsiTheme="minorHAnsi" w:cstheme="minorHAnsi"/>
        </w:rPr>
        <w:t xml:space="preserve">RQL, RL con la partecipazione eventualmente di </w:t>
      </w:r>
      <w:r w:rsidR="00A93F41" w:rsidRPr="00596925">
        <w:rPr>
          <w:rFonts w:asciiTheme="minorHAnsi" w:hAnsiTheme="minorHAnsi" w:cstheme="minorHAnsi"/>
        </w:rPr>
        <w:t xml:space="preserve">DG </w:t>
      </w:r>
      <w:r w:rsidRPr="00596925">
        <w:rPr>
          <w:rFonts w:asciiTheme="minorHAnsi" w:hAnsiTheme="minorHAnsi" w:cstheme="minorHAnsi"/>
        </w:rPr>
        <w:t>o di persona incaricata, concordano le risoluzioni da prospettare al</w:t>
      </w:r>
      <w:r w:rsidR="00721D12" w:rsidRPr="00596925">
        <w:rPr>
          <w:rFonts w:asciiTheme="minorHAnsi" w:hAnsiTheme="minorHAnsi" w:cstheme="minorHAnsi"/>
        </w:rPr>
        <w:t>l’</w:t>
      </w:r>
      <w:r w:rsidR="007274F8" w:rsidRPr="00596925">
        <w:rPr>
          <w:rFonts w:asciiTheme="minorHAnsi" w:hAnsiTheme="minorHAnsi" w:cstheme="minorHAnsi"/>
        </w:rPr>
        <w:t>estensore del</w:t>
      </w:r>
      <w:r w:rsidR="00346785" w:rsidRPr="00596925">
        <w:rPr>
          <w:rFonts w:asciiTheme="minorHAnsi" w:hAnsiTheme="minorHAnsi" w:cstheme="minorHAnsi"/>
        </w:rPr>
        <w:t xml:space="preserve"> reclamo</w:t>
      </w:r>
      <w:r w:rsidRPr="00596925">
        <w:rPr>
          <w:rFonts w:asciiTheme="minorHAnsi" w:hAnsiTheme="minorHAnsi" w:cstheme="minorHAnsi"/>
        </w:rPr>
        <w:t>.</w:t>
      </w:r>
      <w:r w:rsidR="00111EA5" w:rsidRPr="00596925">
        <w:rPr>
          <w:rFonts w:asciiTheme="minorHAnsi" w:hAnsiTheme="minorHAnsi" w:cstheme="minorHAnsi"/>
        </w:rPr>
        <w:t xml:space="preserve"> Il laboratorio si assume la responsabilità di tutte le decisioni</w:t>
      </w:r>
      <w:r w:rsidR="00FC7A2C" w:rsidRPr="00596925">
        <w:rPr>
          <w:rFonts w:asciiTheme="minorHAnsi" w:hAnsiTheme="minorHAnsi" w:cstheme="minorHAnsi"/>
        </w:rPr>
        <w:t xml:space="preserve"> tecniche prese </w:t>
      </w:r>
      <w:r w:rsidR="00522304" w:rsidRPr="00596925">
        <w:rPr>
          <w:rFonts w:asciiTheme="minorHAnsi" w:hAnsiTheme="minorHAnsi" w:cstheme="minorHAnsi"/>
        </w:rPr>
        <w:t>in relazione all’intero</w:t>
      </w:r>
      <w:r w:rsidR="00111EA5" w:rsidRPr="00596925">
        <w:rPr>
          <w:rFonts w:asciiTheme="minorHAnsi" w:hAnsiTheme="minorHAnsi" w:cstheme="minorHAnsi"/>
        </w:rPr>
        <w:t xml:space="preserve"> proc</w:t>
      </w:r>
      <w:r w:rsidR="007274F8" w:rsidRPr="00596925">
        <w:rPr>
          <w:rFonts w:asciiTheme="minorHAnsi" w:hAnsiTheme="minorHAnsi" w:cstheme="minorHAnsi"/>
        </w:rPr>
        <w:t>esso di trattamento del reclamo, includendo le fasi di raccolta e verifica di tutte le informazioni necessarie alla convalida del reclamo medesimo.</w:t>
      </w:r>
    </w:p>
    <w:p w14:paraId="0B6FC339" w14:textId="3B5CFC03" w:rsidR="005C3AC1" w:rsidRPr="00596925" w:rsidRDefault="007274F8" w:rsidP="00757391">
      <w:pPr>
        <w:pStyle w:val="testo"/>
        <w:ind w:left="0"/>
        <w:rPr>
          <w:rFonts w:asciiTheme="minorHAnsi" w:hAnsiTheme="minorHAnsi" w:cstheme="minorHAnsi"/>
        </w:rPr>
      </w:pPr>
      <w:r w:rsidRPr="00596925">
        <w:rPr>
          <w:rFonts w:asciiTheme="minorHAnsi" w:hAnsiTheme="minorHAnsi" w:cstheme="minorHAnsi"/>
        </w:rPr>
        <w:t>In entrambi i casi di cui sopra, a seguire,</w:t>
      </w:r>
      <w:r w:rsidR="005C3AC1" w:rsidRPr="00596925">
        <w:rPr>
          <w:rFonts w:asciiTheme="minorHAnsi" w:hAnsiTheme="minorHAnsi" w:cstheme="minorHAnsi"/>
        </w:rPr>
        <w:t xml:space="preserve"> RQL contatta </w:t>
      </w:r>
      <w:r w:rsidRPr="00596925">
        <w:rPr>
          <w:rFonts w:asciiTheme="minorHAnsi" w:hAnsiTheme="minorHAnsi" w:cstheme="minorHAnsi"/>
        </w:rPr>
        <w:t xml:space="preserve">il referente incaricato </w:t>
      </w:r>
      <w:r w:rsidR="00711E4E" w:rsidRPr="00596925">
        <w:rPr>
          <w:rFonts w:asciiTheme="minorHAnsi" w:hAnsiTheme="minorHAnsi" w:cstheme="minorHAnsi"/>
        </w:rPr>
        <w:t>del cliente</w:t>
      </w:r>
      <w:r w:rsidR="005C3AC1" w:rsidRPr="00596925">
        <w:rPr>
          <w:rFonts w:asciiTheme="minorHAnsi" w:hAnsiTheme="minorHAnsi" w:cstheme="minorHAnsi"/>
        </w:rPr>
        <w:t xml:space="preserve"> con il quale si accorda sulle modalità da seguire per risolvere il reclamo.</w:t>
      </w:r>
    </w:p>
    <w:p w14:paraId="59A11004" w14:textId="4AD712B6" w:rsidR="005C3AC1" w:rsidRPr="00596925" w:rsidRDefault="005C3AC1" w:rsidP="00757391">
      <w:pPr>
        <w:pStyle w:val="testo"/>
        <w:ind w:left="0"/>
        <w:rPr>
          <w:rFonts w:asciiTheme="minorHAnsi" w:hAnsiTheme="minorHAnsi" w:cstheme="minorHAnsi"/>
        </w:rPr>
      </w:pPr>
      <w:r w:rsidRPr="00596925">
        <w:rPr>
          <w:rFonts w:asciiTheme="minorHAnsi" w:hAnsiTheme="minorHAnsi" w:cstheme="minorHAnsi"/>
        </w:rPr>
        <w:t>RQL infine comunica al personale interessato le attività che dov</w:t>
      </w:r>
      <w:r w:rsidR="005F69E9" w:rsidRPr="00596925">
        <w:rPr>
          <w:rFonts w:asciiTheme="minorHAnsi" w:hAnsiTheme="minorHAnsi" w:cstheme="minorHAnsi"/>
        </w:rPr>
        <w:t xml:space="preserve">ranno essere svolte, secondo </w:t>
      </w:r>
      <w:r w:rsidRPr="00596925">
        <w:rPr>
          <w:rFonts w:asciiTheme="minorHAnsi" w:hAnsiTheme="minorHAnsi" w:cstheme="minorHAnsi"/>
        </w:rPr>
        <w:t>prassi definite</w:t>
      </w:r>
      <w:r w:rsidR="005F69E9" w:rsidRPr="00596925">
        <w:rPr>
          <w:rFonts w:asciiTheme="minorHAnsi" w:hAnsiTheme="minorHAnsi" w:cstheme="minorHAnsi"/>
        </w:rPr>
        <w:t xml:space="preserve">, dando disposizione in merito alla redazione di mail di aggiornamento (stato avanzamento attività pianificate) da inviare </w:t>
      </w:r>
      <w:r w:rsidR="00711E4E" w:rsidRPr="00596925">
        <w:rPr>
          <w:rFonts w:asciiTheme="minorHAnsi" w:hAnsiTheme="minorHAnsi" w:cstheme="minorHAnsi"/>
        </w:rPr>
        <w:t>al cliente.</w:t>
      </w:r>
    </w:p>
    <w:p w14:paraId="12F03DAB" w14:textId="4538BD41" w:rsidR="005C3AC1" w:rsidRPr="00596925" w:rsidRDefault="005C3AC1" w:rsidP="00757391">
      <w:pPr>
        <w:pStyle w:val="testo"/>
        <w:ind w:left="0"/>
        <w:rPr>
          <w:rFonts w:asciiTheme="minorHAnsi" w:hAnsiTheme="minorHAnsi" w:cstheme="minorHAnsi"/>
        </w:rPr>
      </w:pPr>
      <w:r w:rsidRPr="00596925">
        <w:rPr>
          <w:rFonts w:asciiTheme="minorHAnsi" w:hAnsiTheme="minorHAnsi" w:cstheme="minorHAnsi"/>
        </w:rPr>
        <w:t xml:space="preserve">Se si ritiene possibile una reiterazione di quanto accaduto ovvero il reclamo è considerato grave, RQL prevede l’apertura di azioni correttive atte ad eliminare le cause che lo hanno provocato. Apertura di azioni correttive sono previste anche nel caso in cui il reclamo, pur se di lieve entità, si sia presentato più </w:t>
      </w:r>
      <w:r w:rsidR="00346785" w:rsidRPr="00596925">
        <w:rPr>
          <w:rFonts w:asciiTheme="minorHAnsi" w:hAnsiTheme="minorHAnsi" w:cstheme="minorHAnsi"/>
        </w:rPr>
        <w:t>di due volte nell’arco di tre mesi solari</w:t>
      </w:r>
      <w:r w:rsidRPr="00596925">
        <w:rPr>
          <w:rFonts w:asciiTheme="minorHAnsi" w:hAnsiTheme="minorHAnsi" w:cstheme="minorHAnsi"/>
        </w:rPr>
        <w:t xml:space="preserve">. </w:t>
      </w:r>
      <w:r w:rsidR="005F69E9" w:rsidRPr="00596925">
        <w:rPr>
          <w:rFonts w:asciiTheme="minorHAnsi" w:hAnsiTheme="minorHAnsi" w:cstheme="minorHAnsi"/>
        </w:rPr>
        <w:t xml:space="preserve">Al termine del processo di gestione del reclamo trattato, RQL invia mezzo mail </w:t>
      </w:r>
      <w:r w:rsidR="00711E4E" w:rsidRPr="00596925">
        <w:rPr>
          <w:rFonts w:asciiTheme="minorHAnsi" w:hAnsiTheme="minorHAnsi" w:cstheme="minorHAnsi"/>
        </w:rPr>
        <w:t>al cliente</w:t>
      </w:r>
      <w:r w:rsidR="005F69E9" w:rsidRPr="00596925">
        <w:rPr>
          <w:rFonts w:asciiTheme="minorHAnsi" w:hAnsiTheme="minorHAnsi" w:cstheme="minorHAnsi"/>
        </w:rPr>
        <w:t xml:space="preserve"> una comunicazione formale di chiusura delle attività concordate, illustrando i risultati raggiunti. Tali risultati devono essere preventivamente esaminati ed approvati da una funzione operativa del laboratorio non coinvolta nelle attività oggetto del reclamo medesimo. </w:t>
      </w:r>
    </w:p>
    <w:p w14:paraId="65B1DAC5" w14:textId="162EA2CB" w:rsidR="005C3AC1" w:rsidRPr="00596925" w:rsidRDefault="00346785" w:rsidP="007274F8">
      <w:pPr>
        <w:pStyle w:val="testo"/>
        <w:ind w:left="0"/>
        <w:rPr>
          <w:rFonts w:asciiTheme="minorHAnsi" w:hAnsiTheme="minorHAnsi" w:cstheme="minorHAnsi"/>
        </w:rPr>
      </w:pPr>
      <w:r w:rsidRPr="00596925">
        <w:rPr>
          <w:rFonts w:asciiTheme="minorHAnsi" w:hAnsiTheme="minorHAnsi" w:cstheme="minorHAnsi"/>
        </w:rPr>
        <w:t>Per ulteriori dettagli, l</w:t>
      </w:r>
      <w:r w:rsidR="005C3AC1" w:rsidRPr="00596925">
        <w:rPr>
          <w:rFonts w:asciiTheme="minorHAnsi" w:hAnsiTheme="minorHAnsi" w:cstheme="minorHAnsi"/>
        </w:rPr>
        <w:t>a procedura PG</w:t>
      </w:r>
      <w:r w:rsidR="00A93F41" w:rsidRPr="00596925">
        <w:rPr>
          <w:rFonts w:asciiTheme="minorHAnsi" w:hAnsiTheme="minorHAnsi" w:cstheme="minorHAnsi"/>
        </w:rPr>
        <w:t>04</w:t>
      </w:r>
      <w:r w:rsidR="005C3AC1" w:rsidRPr="00596925">
        <w:rPr>
          <w:rFonts w:asciiTheme="minorHAnsi" w:hAnsiTheme="minorHAnsi" w:cstheme="minorHAnsi"/>
        </w:rPr>
        <w:t xml:space="preserve"> stabilisce le modalità per la gestione dei reclami.</w:t>
      </w:r>
    </w:p>
    <w:p w14:paraId="153E9A42" w14:textId="77777777" w:rsidR="005C3AC1" w:rsidRPr="00596925" w:rsidRDefault="005C3AC1" w:rsidP="005C3AC1">
      <w:pPr>
        <w:rPr>
          <w:rFonts w:asciiTheme="minorHAnsi" w:hAnsiTheme="minorHAnsi" w:cstheme="minorHAnsi"/>
        </w:rPr>
      </w:pPr>
    </w:p>
    <w:p w14:paraId="27F52AB1" w14:textId="47624ADB" w:rsidR="00750F70" w:rsidRPr="00596925" w:rsidRDefault="00FA329B" w:rsidP="00111EA5">
      <w:pPr>
        <w:pStyle w:val="Titolo2"/>
        <w:rPr>
          <w:rFonts w:asciiTheme="minorHAnsi" w:hAnsiTheme="minorHAnsi" w:cstheme="minorHAnsi"/>
          <w:color w:val="002060"/>
        </w:rPr>
      </w:pPr>
      <w:bookmarkStart w:id="136" w:name="_Toc169248533"/>
      <w:r w:rsidRPr="00596925">
        <w:rPr>
          <w:rFonts w:asciiTheme="minorHAnsi" w:hAnsiTheme="minorHAnsi" w:cstheme="minorHAnsi"/>
          <w:color w:val="002060"/>
        </w:rPr>
        <w:t>7.10</w:t>
      </w:r>
      <w:r w:rsidR="00DC4C9D" w:rsidRPr="00596925">
        <w:rPr>
          <w:rFonts w:asciiTheme="minorHAnsi" w:hAnsiTheme="minorHAnsi" w:cstheme="minorHAnsi"/>
          <w:color w:val="002060"/>
        </w:rPr>
        <w:t xml:space="preserve"> Attività non conformi</w:t>
      </w:r>
      <w:bookmarkEnd w:id="136"/>
    </w:p>
    <w:p w14:paraId="5966B936" w14:textId="09E55586" w:rsidR="00750F70" w:rsidRPr="00596925" w:rsidRDefault="00750F70" w:rsidP="00111EA5">
      <w:pPr>
        <w:pStyle w:val="testo"/>
        <w:ind w:left="0"/>
        <w:rPr>
          <w:rFonts w:asciiTheme="minorHAnsi" w:hAnsiTheme="minorHAnsi" w:cstheme="minorHAnsi"/>
        </w:rPr>
      </w:pPr>
      <w:r w:rsidRPr="00596925">
        <w:rPr>
          <w:rFonts w:asciiTheme="minorHAnsi" w:hAnsiTheme="minorHAnsi" w:cstheme="minorHAnsi"/>
        </w:rPr>
        <w:t>I</w:t>
      </w:r>
      <w:r w:rsidR="00932FE0" w:rsidRPr="00596925">
        <w:rPr>
          <w:rFonts w:asciiTheme="minorHAnsi" w:hAnsiTheme="minorHAnsi" w:cstheme="minorHAnsi"/>
        </w:rPr>
        <w:t>l l</w:t>
      </w:r>
      <w:r w:rsidRPr="00596925">
        <w:rPr>
          <w:rFonts w:asciiTheme="minorHAnsi" w:hAnsiTheme="minorHAnsi" w:cstheme="minorHAnsi"/>
        </w:rPr>
        <w:t xml:space="preserve">aboratorio </w:t>
      </w:r>
      <w:r w:rsidR="00D1727D" w:rsidRPr="00596925">
        <w:rPr>
          <w:rFonts w:asciiTheme="minorHAnsi" w:hAnsiTheme="minorHAnsi" w:cstheme="minorHAnsi"/>
        </w:rPr>
        <w:t>gestisce le attività di prova o</w:t>
      </w:r>
      <w:r w:rsidRPr="00596925">
        <w:rPr>
          <w:rFonts w:asciiTheme="minorHAnsi" w:hAnsiTheme="minorHAnsi" w:cstheme="minorHAnsi"/>
        </w:rPr>
        <w:t xml:space="preserve">d i </w:t>
      </w:r>
      <w:r w:rsidR="00D1727D" w:rsidRPr="00596925">
        <w:rPr>
          <w:rFonts w:asciiTheme="minorHAnsi" w:hAnsiTheme="minorHAnsi" w:cstheme="minorHAnsi"/>
        </w:rPr>
        <w:t xml:space="preserve">relativi </w:t>
      </w:r>
      <w:r w:rsidRPr="00596925">
        <w:rPr>
          <w:rFonts w:asciiTheme="minorHAnsi" w:hAnsiTheme="minorHAnsi" w:cstheme="minorHAnsi"/>
        </w:rPr>
        <w:t xml:space="preserve">risultati non conformi secondo quanto indicato nella procedura </w:t>
      </w:r>
      <w:r w:rsidR="00D1727D" w:rsidRPr="00596925">
        <w:rPr>
          <w:rFonts w:asciiTheme="minorHAnsi" w:hAnsiTheme="minorHAnsi" w:cstheme="minorHAnsi"/>
        </w:rPr>
        <w:t>PG</w:t>
      </w:r>
      <w:r w:rsidR="00A93F41" w:rsidRPr="00596925">
        <w:rPr>
          <w:rFonts w:asciiTheme="minorHAnsi" w:hAnsiTheme="minorHAnsi" w:cstheme="minorHAnsi"/>
        </w:rPr>
        <w:t>04</w:t>
      </w:r>
      <w:r w:rsidR="001713A2">
        <w:rPr>
          <w:rFonts w:asciiTheme="minorHAnsi" w:hAnsiTheme="minorHAnsi" w:cstheme="minorHAnsi"/>
        </w:rPr>
        <w:t>_</w:t>
      </w:r>
      <w:r w:rsidR="00D1727D" w:rsidRPr="00596925">
        <w:rPr>
          <w:rFonts w:asciiTheme="minorHAnsi" w:hAnsiTheme="minorHAnsi" w:cstheme="minorHAnsi"/>
        </w:rPr>
        <w:t>Gestione non conformità</w:t>
      </w:r>
      <w:r w:rsidR="00EA0CA0" w:rsidRPr="00596925">
        <w:rPr>
          <w:rFonts w:asciiTheme="minorHAnsi" w:hAnsiTheme="minorHAnsi" w:cstheme="minorHAnsi"/>
        </w:rPr>
        <w:t xml:space="preserve"> e sulla base </w:t>
      </w:r>
      <w:r w:rsidR="00775A83" w:rsidRPr="00596925">
        <w:rPr>
          <w:rFonts w:asciiTheme="minorHAnsi" w:hAnsiTheme="minorHAnsi" w:cstheme="minorHAnsi"/>
        </w:rPr>
        <w:t>degli elementi OUTPUT</w:t>
      </w:r>
      <w:r w:rsidR="00EA0CA0" w:rsidRPr="00596925">
        <w:rPr>
          <w:rFonts w:asciiTheme="minorHAnsi" w:hAnsiTheme="minorHAnsi" w:cstheme="minorHAnsi"/>
        </w:rPr>
        <w:t xml:space="preserve"> dalla gestione del rischio</w:t>
      </w:r>
      <w:r w:rsidR="00775A83" w:rsidRPr="00596925">
        <w:rPr>
          <w:rFonts w:asciiTheme="minorHAnsi" w:hAnsiTheme="minorHAnsi" w:cstheme="minorHAnsi"/>
        </w:rPr>
        <w:t>,</w:t>
      </w:r>
      <w:r w:rsidR="00EA0CA0" w:rsidRPr="00596925">
        <w:rPr>
          <w:rFonts w:asciiTheme="minorHAnsi" w:hAnsiTheme="minorHAnsi" w:cstheme="minorHAnsi"/>
        </w:rPr>
        <w:t xml:space="preserve"> </w:t>
      </w:r>
      <w:r w:rsidR="00775A83" w:rsidRPr="00596925">
        <w:rPr>
          <w:rFonts w:asciiTheme="minorHAnsi" w:hAnsiTheme="minorHAnsi" w:cstheme="minorHAnsi"/>
        </w:rPr>
        <w:t>applicata</w:t>
      </w:r>
      <w:r w:rsidR="00EA0CA0" w:rsidRPr="00596925">
        <w:rPr>
          <w:rFonts w:asciiTheme="minorHAnsi" w:hAnsiTheme="minorHAnsi" w:cstheme="minorHAnsi"/>
        </w:rPr>
        <w:t xml:space="preserve"> ad ogni </w:t>
      </w:r>
      <w:r w:rsidR="00A30A04" w:rsidRPr="00596925">
        <w:rPr>
          <w:rFonts w:asciiTheme="minorHAnsi" w:hAnsiTheme="minorHAnsi" w:cstheme="minorHAnsi"/>
        </w:rPr>
        <w:t>condizione</w:t>
      </w:r>
      <w:r w:rsidR="00EA0CA0" w:rsidRPr="00596925">
        <w:rPr>
          <w:rFonts w:asciiTheme="minorHAnsi" w:hAnsiTheme="minorHAnsi" w:cstheme="minorHAnsi"/>
        </w:rPr>
        <w:t xml:space="preserve"> non conforme rilevata</w:t>
      </w:r>
      <w:r w:rsidR="00775A83" w:rsidRPr="00596925">
        <w:rPr>
          <w:rFonts w:asciiTheme="minorHAnsi" w:hAnsiTheme="minorHAnsi" w:cstheme="minorHAnsi"/>
        </w:rPr>
        <w:t>,</w:t>
      </w:r>
      <w:r w:rsidR="00EA0CA0" w:rsidRPr="00596925">
        <w:rPr>
          <w:rFonts w:asciiTheme="minorHAnsi" w:hAnsiTheme="minorHAnsi" w:cstheme="minorHAnsi"/>
        </w:rPr>
        <w:t xml:space="preserve"> </w:t>
      </w:r>
      <w:r w:rsidR="00775A83" w:rsidRPr="00596925">
        <w:rPr>
          <w:rFonts w:asciiTheme="minorHAnsi" w:hAnsiTheme="minorHAnsi" w:cstheme="minorHAnsi"/>
        </w:rPr>
        <w:t>secondo quanto previsto dalla</w:t>
      </w:r>
      <w:r w:rsidR="00EA0CA0" w:rsidRPr="00596925">
        <w:rPr>
          <w:rFonts w:asciiTheme="minorHAnsi" w:hAnsiTheme="minorHAnsi" w:cstheme="minorHAnsi"/>
        </w:rPr>
        <w:t xml:space="preserve"> PG</w:t>
      </w:r>
      <w:r w:rsidR="00A93F41" w:rsidRPr="00596925">
        <w:rPr>
          <w:rFonts w:asciiTheme="minorHAnsi" w:hAnsiTheme="minorHAnsi" w:cstheme="minorHAnsi"/>
        </w:rPr>
        <w:t>01</w:t>
      </w:r>
      <w:r w:rsidR="001713A2">
        <w:rPr>
          <w:rFonts w:asciiTheme="minorHAnsi" w:hAnsiTheme="minorHAnsi" w:cstheme="minorHAnsi"/>
        </w:rPr>
        <w:t>_</w:t>
      </w:r>
      <w:r w:rsidR="00EA0CA0" w:rsidRPr="00596925">
        <w:rPr>
          <w:rFonts w:asciiTheme="minorHAnsi" w:hAnsiTheme="minorHAnsi" w:cstheme="minorHAnsi"/>
        </w:rPr>
        <w:t>Gestione del rischio.</w:t>
      </w:r>
      <w:r w:rsidR="00D1727D" w:rsidRPr="00596925">
        <w:rPr>
          <w:rFonts w:asciiTheme="minorHAnsi" w:hAnsiTheme="minorHAnsi" w:cstheme="minorHAnsi"/>
        </w:rPr>
        <w:t xml:space="preserve"> La registrazione delle non conformità</w:t>
      </w:r>
      <w:r w:rsidRPr="00596925">
        <w:rPr>
          <w:rFonts w:asciiTheme="minorHAnsi" w:hAnsiTheme="minorHAnsi" w:cstheme="minorHAnsi"/>
        </w:rPr>
        <w:t xml:space="preserve"> avviene tramite il modulo </w:t>
      </w:r>
      <w:r w:rsidR="00A93F41" w:rsidRPr="00596925">
        <w:rPr>
          <w:rStyle w:val="CharacterStyle2"/>
          <w:rFonts w:asciiTheme="minorHAnsi" w:hAnsiTheme="minorHAnsi" w:cstheme="minorHAnsi"/>
          <w:w w:val="105"/>
        </w:rPr>
        <w:t>M113</w:t>
      </w:r>
      <w:r w:rsidR="00257756" w:rsidRPr="00596925">
        <w:rPr>
          <w:rStyle w:val="CharacterStyle2"/>
          <w:rFonts w:asciiTheme="minorHAnsi" w:hAnsiTheme="minorHAnsi" w:cstheme="minorHAnsi"/>
          <w:w w:val="105"/>
        </w:rPr>
        <w:t xml:space="preserve"> che viene gestito secondo quanto previsto dal §7.5 del presente MQL</w:t>
      </w:r>
      <w:r w:rsidRPr="00596925">
        <w:rPr>
          <w:rFonts w:asciiTheme="minorHAnsi" w:hAnsiTheme="minorHAnsi" w:cstheme="minorHAnsi"/>
        </w:rPr>
        <w:t>.</w:t>
      </w:r>
    </w:p>
    <w:p w14:paraId="54DC3272" w14:textId="4F17D0FE" w:rsidR="00750F70" w:rsidRPr="00596925" w:rsidRDefault="00750F70" w:rsidP="00111EA5">
      <w:pPr>
        <w:pStyle w:val="testo"/>
        <w:ind w:left="0"/>
        <w:rPr>
          <w:rFonts w:asciiTheme="minorHAnsi" w:hAnsiTheme="minorHAnsi" w:cstheme="minorHAnsi"/>
        </w:rPr>
      </w:pPr>
      <w:r w:rsidRPr="00596925">
        <w:rPr>
          <w:rFonts w:asciiTheme="minorHAnsi" w:hAnsiTheme="minorHAnsi" w:cstheme="minorHAnsi"/>
        </w:rPr>
        <w:t xml:space="preserve">Attività non conformi possono essere considerate quelle che non soddisfano i requisiti delle proprie procedure o quelli stabiliti </w:t>
      </w:r>
      <w:r w:rsidR="00D1727D" w:rsidRPr="00596925">
        <w:rPr>
          <w:rFonts w:asciiTheme="minorHAnsi" w:hAnsiTheme="minorHAnsi" w:cstheme="minorHAnsi"/>
        </w:rPr>
        <w:t xml:space="preserve">direttamente </w:t>
      </w:r>
      <w:r w:rsidR="00711E4E" w:rsidRPr="00596925">
        <w:rPr>
          <w:rFonts w:asciiTheme="minorHAnsi" w:hAnsiTheme="minorHAnsi" w:cstheme="minorHAnsi"/>
        </w:rPr>
        <w:t>dai clienti.</w:t>
      </w:r>
    </w:p>
    <w:p w14:paraId="0A3F3C06" w14:textId="6F7B27EB" w:rsidR="00346785" w:rsidRPr="00596925" w:rsidRDefault="00A93F41" w:rsidP="00D1727D">
      <w:pPr>
        <w:pStyle w:val="testo"/>
        <w:ind w:left="0"/>
        <w:rPr>
          <w:rFonts w:asciiTheme="minorHAnsi" w:hAnsiTheme="minorHAnsi" w:cstheme="minorHAnsi"/>
        </w:rPr>
      </w:pPr>
      <w:r w:rsidRPr="00596925">
        <w:rPr>
          <w:rFonts w:asciiTheme="minorHAnsi" w:hAnsiTheme="minorHAnsi" w:cstheme="minorHAnsi"/>
        </w:rPr>
        <w:t>Ad esempio,</w:t>
      </w:r>
      <w:r w:rsidR="00750F70" w:rsidRPr="00596925">
        <w:rPr>
          <w:rFonts w:asciiTheme="minorHAnsi" w:hAnsiTheme="minorHAnsi" w:cstheme="minorHAnsi"/>
        </w:rPr>
        <w:t xml:space="preserve"> durante le attività di prova possono essere evidenziate, a seguito delle pianificate attività </w:t>
      </w:r>
      <w:r w:rsidR="00D1727D" w:rsidRPr="00596925">
        <w:rPr>
          <w:rFonts w:asciiTheme="minorHAnsi" w:hAnsiTheme="minorHAnsi" w:cstheme="minorHAnsi"/>
        </w:rPr>
        <w:t>di misurazione e monitoraggio, n</w:t>
      </w:r>
      <w:r w:rsidR="00750F70" w:rsidRPr="00596925">
        <w:rPr>
          <w:rFonts w:asciiTheme="minorHAnsi" w:hAnsiTheme="minorHAnsi" w:cstheme="minorHAnsi"/>
        </w:rPr>
        <w:t xml:space="preserve">on </w:t>
      </w:r>
      <w:r w:rsidR="00D1727D" w:rsidRPr="00596925">
        <w:rPr>
          <w:rFonts w:asciiTheme="minorHAnsi" w:hAnsiTheme="minorHAnsi" w:cstheme="minorHAnsi"/>
        </w:rPr>
        <w:t>c</w:t>
      </w:r>
      <w:r w:rsidR="00750F70" w:rsidRPr="00596925">
        <w:rPr>
          <w:rFonts w:asciiTheme="minorHAnsi" w:hAnsiTheme="minorHAnsi" w:cstheme="minorHAnsi"/>
        </w:rPr>
        <w:t>onformità quali:</w:t>
      </w:r>
    </w:p>
    <w:p w14:paraId="7B35BE54" w14:textId="77777777" w:rsidR="00D1727D" w:rsidRPr="00596925" w:rsidRDefault="00D1727D" w:rsidP="00D1727D">
      <w:pPr>
        <w:pStyle w:val="testo"/>
        <w:ind w:left="0"/>
        <w:rPr>
          <w:rFonts w:asciiTheme="minorHAnsi" w:hAnsiTheme="minorHAnsi" w:cstheme="minorHAnsi"/>
        </w:rPr>
      </w:pPr>
    </w:p>
    <w:p w14:paraId="65604E3E" w14:textId="5629E634" w:rsidR="00750F70" w:rsidRPr="00596925" w:rsidRDefault="00750F70" w:rsidP="00EE5563">
      <w:pPr>
        <w:pStyle w:val="testo"/>
        <w:numPr>
          <w:ilvl w:val="1"/>
          <w:numId w:val="34"/>
        </w:numPr>
        <w:rPr>
          <w:rFonts w:asciiTheme="minorHAnsi" w:hAnsiTheme="minorHAnsi" w:cstheme="minorHAnsi"/>
        </w:rPr>
      </w:pPr>
      <w:r w:rsidRPr="00596925">
        <w:rPr>
          <w:rFonts w:asciiTheme="minorHAnsi" w:hAnsiTheme="minorHAnsi" w:cstheme="minorHAnsi"/>
        </w:rPr>
        <w:t xml:space="preserve">Campioni non </w:t>
      </w:r>
      <w:r w:rsidR="00D1727D" w:rsidRPr="00596925">
        <w:rPr>
          <w:rFonts w:asciiTheme="minorHAnsi" w:hAnsiTheme="minorHAnsi" w:cstheme="minorHAnsi"/>
        </w:rPr>
        <w:t>conformi alle specifiche di accettazione</w:t>
      </w:r>
      <w:r w:rsidRPr="00596925">
        <w:rPr>
          <w:rFonts w:asciiTheme="minorHAnsi" w:hAnsiTheme="minorHAnsi" w:cstheme="minorHAnsi"/>
        </w:rPr>
        <w:t xml:space="preserve">; </w:t>
      </w:r>
    </w:p>
    <w:p w14:paraId="3AA68454" w14:textId="12CA45AE" w:rsidR="00750F70" w:rsidRPr="00596925" w:rsidRDefault="00D1727D" w:rsidP="00EE5563">
      <w:pPr>
        <w:pStyle w:val="testo"/>
        <w:numPr>
          <w:ilvl w:val="1"/>
          <w:numId w:val="34"/>
        </w:numPr>
        <w:rPr>
          <w:rFonts w:asciiTheme="minorHAnsi" w:hAnsiTheme="minorHAnsi" w:cstheme="minorHAnsi"/>
        </w:rPr>
      </w:pPr>
      <w:r w:rsidRPr="00596925">
        <w:rPr>
          <w:rFonts w:asciiTheme="minorHAnsi" w:hAnsiTheme="minorHAnsi" w:cstheme="minorHAnsi"/>
        </w:rPr>
        <w:t xml:space="preserve">Materiali scaduti, </w:t>
      </w:r>
      <w:r w:rsidR="00750F70" w:rsidRPr="00596925">
        <w:rPr>
          <w:rFonts w:asciiTheme="minorHAnsi" w:hAnsiTheme="minorHAnsi" w:cstheme="minorHAnsi"/>
        </w:rPr>
        <w:t>non funzionanti</w:t>
      </w:r>
      <w:r w:rsidRPr="00596925">
        <w:rPr>
          <w:rFonts w:asciiTheme="minorHAnsi" w:hAnsiTheme="minorHAnsi" w:cstheme="minorHAnsi"/>
        </w:rPr>
        <w:t xml:space="preserve"> o</w:t>
      </w:r>
      <w:r w:rsidR="00750F70" w:rsidRPr="00596925">
        <w:rPr>
          <w:rFonts w:asciiTheme="minorHAnsi" w:hAnsiTheme="minorHAnsi" w:cstheme="minorHAnsi"/>
        </w:rPr>
        <w:t xml:space="preserve"> non gestiti;</w:t>
      </w:r>
    </w:p>
    <w:p w14:paraId="212F6242" w14:textId="74DFDDE7" w:rsidR="00750F70" w:rsidRPr="00596925" w:rsidRDefault="00750F70" w:rsidP="00EE5563">
      <w:pPr>
        <w:pStyle w:val="testo"/>
        <w:numPr>
          <w:ilvl w:val="1"/>
          <w:numId w:val="34"/>
        </w:numPr>
        <w:rPr>
          <w:rFonts w:asciiTheme="minorHAnsi" w:hAnsiTheme="minorHAnsi" w:cstheme="minorHAnsi"/>
        </w:rPr>
      </w:pPr>
      <w:r w:rsidRPr="00596925">
        <w:rPr>
          <w:rFonts w:asciiTheme="minorHAnsi" w:hAnsiTheme="minorHAnsi" w:cstheme="minorHAnsi"/>
        </w:rPr>
        <w:t>Controlli qualità non conformi;</w:t>
      </w:r>
    </w:p>
    <w:p w14:paraId="31D94C5A" w14:textId="78F62B0F" w:rsidR="00750F70" w:rsidRPr="00596925" w:rsidRDefault="00750F70" w:rsidP="00EE5563">
      <w:pPr>
        <w:pStyle w:val="testo"/>
        <w:numPr>
          <w:ilvl w:val="1"/>
          <w:numId w:val="34"/>
        </w:numPr>
        <w:rPr>
          <w:rFonts w:asciiTheme="minorHAnsi" w:hAnsiTheme="minorHAnsi" w:cstheme="minorHAnsi"/>
        </w:rPr>
      </w:pPr>
      <w:r w:rsidRPr="00596925">
        <w:rPr>
          <w:rFonts w:asciiTheme="minorHAnsi" w:hAnsiTheme="minorHAnsi" w:cstheme="minorHAnsi"/>
        </w:rPr>
        <w:t xml:space="preserve">Anomalie di funzionamento </w:t>
      </w:r>
      <w:r w:rsidR="00D1727D" w:rsidRPr="00596925">
        <w:rPr>
          <w:rFonts w:asciiTheme="minorHAnsi" w:hAnsiTheme="minorHAnsi" w:cstheme="minorHAnsi"/>
        </w:rPr>
        <w:t xml:space="preserve">degli </w:t>
      </w:r>
      <w:r w:rsidRPr="00596925">
        <w:rPr>
          <w:rFonts w:asciiTheme="minorHAnsi" w:hAnsiTheme="minorHAnsi" w:cstheme="minorHAnsi"/>
        </w:rPr>
        <w:t xml:space="preserve">strumenti di misura; </w:t>
      </w:r>
    </w:p>
    <w:p w14:paraId="7852F262" w14:textId="77777777" w:rsidR="00750F70" w:rsidRPr="00596925" w:rsidRDefault="00750F70" w:rsidP="00EE5563">
      <w:pPr>
        <w:pStyle w:val="testo"/>
        <w:numPr>
          <w:ilvl w:val="1"/>
          <w:numId w:val="34"/>
        </w:numPr>
        <w:rPr>
          <w:rFonts w:asciiTheme="minorHAnsi" w:hAnsiTheme="minorHAnsi" w:cstheme="minorHAnsi"/>
        </w:rPr>
      </w:pPr>
      <w:r w:rsidRPr="00596925">
        <w:rPr>
          <w:rFonts w:asciiTheme="minorHAnsi" w:hAnsiTheme="minorHAnsi" w:cstheme="minorHAnsi"/>
        </w:rPr>
        <w:t>Strumentazione di misura non tarata;</w:t>
      </w:r>
    </w:p>
    <w:p w14:paraId="212983B4" w14:textId="77777777" w:rsidR="00750F70" w:rsidRPr="00596925" w:rsidRDefault="00750F70" w:rsidP="00EE5563">
      <w:pPr>
        <w:pStyle w:val="testo"/>
        <w:numPr>
          <w:ilvl w:val="1"/>
          <w:numId w:val="34"/>
        </w:numPr>
        <w:rPr>
          <w:rFonts w:asciiTheme="minorHAnsi" w:hAnsiTheme="minorHAnsi" w:cstheme="minorHAnsi"/>
        </w:rPr>
      </w:pPr>
      <w:r w:rsidRPr="00596925">
        <w:rPr>
          <w:rFonts w:asciiTheme="minorHAnsi" w:hAnsiTheme="minorHAnsi" w:cstheme="minorHAnsi"/>
        </w:rPr>
        <w:lastRenderedPageBreak/>
        <w:t xml:space="preserve">Attività svolte in contrasto con quanto pianificato come tempi, personale, </w:t>
      </w:r>
      <w:proofErr w:type="spellStart"/>
      <w:r w:rsidRPr="00596925">
        <w:rPr>
          <w:rFonts w:asciiTheme="minorHAnsi" w:hAnsiTheme="minorHAnsi" w:cstheme="minorHAnsi"/>
        </w:rPr>
        <w:t>etc</w:t>
      </w:r>
      <w:proofErr w:type="spellEnd"/>
      <w:r w:rsidRPr="00596925">
        <w:rPr>
          <w:rFonts w:asciiTheme="minorHAnsi" w:hAnsiTheme="minorHAnsi" w:cstheme="minorHAnsi"/>
        </w:rPr>
        <w:t>;</w:t>
      </w:r>
    </w:p>
    <w:p w14:paraId="50AE4BA9" w14:textId="3B923F4C" w:rsidR="00750F70" w:rsidRPr="00596925" w:rsidRDefault="00750F70" w:rsidP="00EE5563">
      <w:pPr>
        <w:pStyle w:val="testo"/>
        <w:numPr>
          <w:ilvl w:val="1"/>
          <w:numId w:val="34"/>
        </w:numPr>
        <w:rPr>
          <w:rFonts w:asciiTheme="minorHAnsi" w:hAnsiTheme="minorHAnsi" w:cstheme="minorHAnsi"/>
        </w:rPr>
      </w:pPr>
      <w:r w:rsidRPr="00596925">
        <w:rPr>
          <w:rFonts w:asciiTheme="minorHAnsi" w:hAnsiTheme="minorHAnsi" w:cstheme="minorHAnsi"/>
        </w:rPr>
        <w:t>Condizioni ambientali e di lavoro n</w:t>
      </w:r>
      <w:r w:rsidR="002829E3" w:rsidRPr="00596925">
        <w:rPr>
          <w:rFonts w:asciiTheme="minorHAnsi" w:hAnsiTheme="minorHAnsi" w:cstheme="minorHAnsi"/>
        </w:rPr>
        <w:t>on adeguate a quanto previsto</w:t>
      </w:r>
      <w:r w:rsidRPr="00596925">
        <w:rPr>
          <w:rFonts w:asciiTheme="minorHAnsi" w:hAnsiTheme="minorHAnsi" w:cstheme="minorHAnsi"/>
        </w:rPr>
        <w:t>.</w:t>
      </w:r>
    </w:p>
    <w:p w14:paraId="49995FDF" w14:textId="77777777" w:rsidR="00750F70" w:rsidRPr="00596925" w:rsidRDefault="00750F70" w:rsidP="00750F70">
      <w:pPr>
        <w:pStyle w:val="testo"/>
        <w:rPr>
          <w:rFonts w:asciiTheme="minorHAnsi" w:hAnsiTheme="minorHAnsi" w:cstheme="minorHAnsi"/>
        </w:rPr>
      </w:pPr>
    </w:p>
    <w:p w14:paraId="7A3AA604" w14:textId="3EE71D41" w:rsidR="00EA0CA0" w:rsidRPr="00596925" w:rsidRDefault="00750F70" w:rsidP="002F69B3">
      <w:pPr>
        <w:pStyle w:val="testo"/>
        <w:ind w:left="0"/>
        <w:rPr>
          <w:rFonts w:asciiTheme="minorHAnsi" w:hAnsiTheme="minorHAnsi" w:cstheme="minorHAnsi"/>
        </w:rPr>
      </w:pPr>
      <w:r w:rsidRPr="00596925">
        <w:rPr>
          <w:rFonts w:asciiTheme="minorHAnsi" w:hAnsiTheme="minorHAnsi" w:cstheme="minorHAnsi"/>
        </w:rPr>
        <w:t>La responsabilità per l’identific</w:t>
      </w:r>
      <w:r w:rsidR="002829E3" w:rsidRPr="00596925">
        <w:rPr>
          <w:rFonts w:asciiTheme="minorHAnsi" w:hAnsiTheme="minorHAnsi" w:cstheme="minorHAnsi"/>
        </w:rPr>
        <w:t>azione e la segnalazione delle n</w:t>
      </w:r>
      <w:r w:rsidRPr="00596925">
        <w:rPr>
          <w:rFonts w:asciiTheme="minorHAnsi" w:hAnsiTheme="minorHAnsi" w:cstheme="minorHAnsi"/>
        </w:rPr>
        <w:t xml:space="preserve">on </w:t>
      </w:r>
      <w:r w:rsidR="002829E3" w:rsidRPr="00596925">
        <w:rPr>
          <w:rFonts w:asciiTheme="minorHAnsi" w:hAnsiTheme="minorHAnsi" w:cstheme="minorHAnsi"/>
        </w:rPr>
        <w:t>c</w:t>
      </w:r>
      <w:r w:rsidRPr="00596925">
        <w:rPr>
          <w:rFonts w:asciiTheme="minorHAnsi" w:hAnsiTheme="minorHAnsi" w:cstheme="minorHAnsi"/>
        </w:rPr>
        <w:t xml:space="preserve">onformità è detenuta dal personale per le attività di propria competenza. </w:t>
      </w:r>
    </w:p>
    <w:p w14:paraId="554CC451" w14:textId="5FB9874C" w:rsidR="004E6382" w:rsidRPr="00596925" w:rsidRDefault="004E6382" w:rsidP="002F69B3">
      <w:pPr>
        <w:pStyle w:val="testo"/>
        <w:ind w:left="0"/>
        <w:rPr>
          <w:rFonts w:asciiTheme="minorHAnsi" w:hAnsiTheme="minorHAnsi" w:cstheme="minorHAnsi"/>
        </w:rPr>
      </w:pPr>
      <w:r w:rsidRPr="00596925">
        <w:rPr>
          <w:rFonts w:asciiTheme="minorHAnsi" w:hAnsiTheme="minorHAnsi" w:cstheme="minorHAnsi"/>
        </w:rPr>
        <w:t>Il laboratorio effettua un’</w:t>
      </w:r>
      <w:r w:rsidR="00EA0CA0" w:rsidRPr="00596925">
        <w:rPr>
          <w:rFonts w:asciiTheme="minorHAnsi" w:hAnsiTheme="minorHAnsi" w:cstheme="minorHAnsi"/>
        </w:rPr>
        <w:t xml:space="preserve">analisi del rischio correlato ad ogni non conformità rilevata, unitamente </w:t>
      </w:r>
      <w:r w:rsidRPr="00596925">
        <w:rPr>
          <w:rFonts w:asciiTheme="minorHAnsi" w:hAnsiTheme="minorHAnsi" w:cstheme="minorHAnsi"/>
        </w:rPr>
        <w:t>alla</w:t>
      </w:r>
      <w:r w:rsidR="00EA0CA0" w:rsidRPr="00596925">
        <w:rPr>
          <w:rFonts w:asciiTheme="minorHAnsi" w:hAnsiTheme="minorHAnsi" w:cstheme="minorHAnsi"/>
        </w:rPr>
        <w:t xml:space="preserve"> v</w:t>
      </w:r>
      <w:r w:rsidR="002F69B3" w:rsidRPr="00596925">
        <w:rPr>
          <w:rFonts w:asciiTheme="minorHAnsi" w:hAnsiTheme="minorHAnsi" w:cstheme="minorHAnsi"/>
        </w:rPr>
        <w:t>alutazione dell’impatto della non conf</w:t>
      </w:r>
      <w:r w:rsidR="00EA0CA0" w:rsidRPr="00596925">
        <w:rPr>
          <w:rFonts w:asciiTheme="minorHAnsi" w:hAnsiTheme="minorHAnsi" w:cstheme="minorHAnsi"/>
        </w:rPr>
        <w:t xml:space="preserve">ormità </w:t>
      </w:r>
      <w:r w:rsidR="00A30A04" w:rsidRPr="00596925">
        <w:rPr>
          <w:rFonts w:asciiTheme="minorHAnsi" w:hAnsiTheme="minorHAnsi" w:cstheme="minorHAnsi"/>
        </w:rPr>
        <w:t xml:space="preserve">stessa </w:t>
      </w:r>
      <w:r w:rsidR="00EA0CA0" w:rsidRPr="00596925">
        <w:rPr>
          <w:rFonts w:asciiTheme="minorHAnsi" w:hAnsiTheme="minorHAnsi" w:cstheme="minorHAnsi"/>
        </w:rPr>
        <w:t xml:space="preserve">sui risultati precedenti, </w:t>
      </w:r>
      <w:r w:rsidRPr="00596925">
        <w:rPr>
          <w:rFonts w:asciiTheme="minorHAnsi" w:hAnsiTheme="minorHAnsi" w:cstheme="minorHAnsi"/>
        </w:rPr>
        <w:t xml:space="preserve">sulla base dei seguenti elementi </w:t>
      </w:r>
      <w:r w:rsidR="00A30A04" w:rsidRPr="00596925">
        <w:rPr>
          <w:rFonts w:asciiTheme="minorHAnsi" w:hAnsiTheme="minorHAnsi" w:cstheme="minorHAnsi"/>
        </w:rPr>
        <w:t xml:space="preserve">essenziali </w:t>
      </w:r>
      <w:r w:rsidRPr="00596925">
        <w:rPr>
          <w:rFonts w:asciiTheme="minorHAnsi" w:hAnsiTheme="minorHAnsi" w:cstheme="minorHAnsi"/>
        </w:rPr>
        <w:t>(elenco non esaustivo):</w:t>
      </w:r>
    </w:p>
    <w:p w14:paraId="6B886571" w14:textId="77777777" w:rsidR="00711E4E" w:rsidRPr="00596925" w:rsidRDefault="00711E4E" w:rsidP="002F69B3">
      <w:pPr>
        <w:pStyle w:val="testo"/>
        <w:ind w:left="0"/>
        <w:rPr>
          <w:rFonts w:asciiTheme="minorHAnsi" w:hAnsiTheme="minorHAnsi" w:cstheme="minorHAnsi"/>
        </w:rPr>
      </w:pPr>
    </w:p>
    <w:p w14:paraId="40514D3B" w14:textId="5DB627E9" w:rsidR="004E6382" w:rsidRPr="00596925" w:rsidRDefault="004E6382" w:rsidP="00EE5563">
      <w:pPr>
        <w:pStyle w:val="testo"/>
        <w:numPr>
          <w:ilvl w:val="2"/>
          <w:numId w:val="29"/>
        </w:numPr>
        <w:rPr>
          <w:rFonts w:asciiTheme="minorHAnsi" w:hAnsiTheme="minorHAnsi" w:cstheme="minorHAnsi"/>
        </w:rPr>
      </w:pPr>
      <w:r w:rsidRPr="00596925">
        <w:rPr>
          <w:rFonts w:asciiTheme="minorHAnsi" w:hAnsiTheme="minorHAnsi" w:cstheme="minorHAnsi"/>
        </w:rPr>
        <w:t>Possibilità di dare risultati non corretti al cliente;</w:t>
      </w:r>
    </w:p>
    <w:p w14:paraId="11782280" w14:textId="529CE7CF" w:rsidR="004E6382" w:rsidRPr="00596925" w:rsidRDefault="004E6382" w:rsidP="00EE5563">
      <w:pPr>
        <w:pStyle w:val="testo"/>
        <w:numPr>
          <w:ilvl w:val="2"/>
          <w:numId w:val="29"/>
        </w:numPr>
        <w:rPr>
          <w:rFonts w:asciiTheme="minorHAnsi" w:hAnsiTheme="minorHAnsi" w:cstheme="minorHAnsi"/>
        </w:rPr>
      </w:pPr>
      <w:r w:rsidRPr="00596925">
        <w:rPr>
          <w:rFonts w:asciiTheme="minorHAnsi" w:hAnsiTheme="minorHAnsi" w:cstheme="minorHAnsi"/>
        </w:rPr>
        <w:t>Stima della probabilità che conseguenti eventi negativi possano accadere e con quale probabilità/gravità;</w:t>
      </w:r>
    </w:p>
    <w:p w14:paraId="23CA6725" w14:textId="43BBF54F" w:rsidR="004E6382" w:rsidRPr="00596925" w:rsidRDefault="004E6382" w:rsidP="00EE5563">
      <w:pPr>
        <w:pStyle w:val="testo"/>
        <w:numPr>
          <w:ilvl w:val="2"/>
          <w:numId w:val="29"/>
        </w:numPr>
        <w:rPr>
          <w:rFonts w:asciiTheme="minorHAnsi" w:hAnsiTheme="minorHAnsi" w:cstheme="minorHAnsi"/>
        </w:rPr>
      </w:pPr>
      <w:r w:rsidRPr="00596925">
        <w:rPr>
          <w:rFonts w:asciiTheme="minorHAnsi" w:hAnsiTheme="minorHAnsi" w:cstheme="minorHAnsi"/>
        </w:rPr>
        <w:t>Individuazione di tutte le possibili conseguenze negative (o positive, ovvero analisi e capitalizzazione delle eventuali opportunità</w:t>
      </w:r>
      <w:r w:rsidR="00A85813" w:rsidRPr="00596925">
        <w:rPr>
          <w:rFonts w:asciiTheme="minorHAnsi" w:hAnsiTheme="minorHAnsi" w:cstheme="minorHAnsi"/>
        </w:rPr>
        <w:t xml:space="preserve"> collegate al rischio identificato</w:t>
      </w:r>
      <w:r w:rsidRPr="00596925">
        <w:rPr>
          <w:rFonts w:asciiTheme="minorHAnsi" w:hAnsiTheme="minorHAnsi" w:cstheme="minorHAnsi"/>
        </w:rPr>
        <w:t>);</w:t>
      </w:r>
    </w:p>
    <w:p w14:paraId="0B195E95" w14:textId="373B48B4" w:rsidR="004E6382" w:rsidRPr="00596925" w:rsidRDefault="004E6382" w:rsidP="00EE5563">
      <w:pPr>
        <w:pStyle w:val="testo"/>
        <w:numPr>
          <w:ilvl w:val="2"/>
          <w:numId w:val="29"/>
        </w:numPr>
        <w:rPr>
          <w:rFonts w:asciiTheme="minorHAnsi" w:hAnsiTheme="minorHAnsi" w:cstheme="minorHAnsi"/>
        </w:rPr>
      </w:pPr>
      <w:r w:rsidRPr="00596925">
        <w:rPr>
          <w:rFonts w:asciiTheme="minorHAnsi" w:hAnsiTheme="minorHAnsi" w:cstheme="minorHAnsi"/>
        </w:rPr>
        <w:t>Riconoscimento dei modi per evitare l’accadimento degli eventi negativi identificati (es: utilizzo di campioni di controllo o di materiali di riferimento in taratura/prova, etc.);</w:t>
      </w:r>
    </w:p>
    <w:p w14:paraId="083D357C" w14:textId="216EE5BF" w:rsidR="004E6382" w:rsidRPr="00596925" w:rsidRDefault="004E6382" w:rsidP="00EE5563">
      <w:pPr>
        <w:pStyle w:val="testo"/>
        <w:numPr>
          <w:ilvl w:val="2"/>
          <w:numId w:val="29"/>
        </w:numPr>
        <w:rPr>
          <w:rFonts w:asciiTheme="minorHAnsi" w:hAnsiTheme="minorHAnsi" w:cstheme="minorHAnsi"/>
        </w:rPr>
      </w:pPr>
      <w:r w:rsidRPr="00596925">
        <w:rPr>
          <w:rFonts w:asciiTheme="minorHAnsi" w:hAnsiTheme="minorHAnsi" w:cstheme="minorHAnsi"/>
        </w:rPr>
        <w:t>Analisi dei costi, svantaggi o benefici (opportunità) che si possono ricavare;</w:t>
      </w:r>
    </w:p>
    <w:p w14:paraId="350454FA" w14:textId="4CF63002" w:rsidR="004E6382" w:rsidRPr="00596925" w:rsidRDefault="004E6382" w:rsidP="00EE5563">
      <w:pPr>
        <w:pStyle w:val="testo"/>
        <w:numPr>
          <w:ilvl w:val="2"/>
          <w:numId w:val="29"/>
        </w:numPr>
        <w:rPr>
          <w:rFonts w:asciiTheme="minorHAnsi" w:hAnsiTheme="minorHAnsi" w:cstheme="minorHAnsi"/>
        </w:rPr>
      </w:pPr>
      <w:r w:rsidRPr="00596925">
        <w:rPr>
          <w:rFonts w:asciiTheme="minorHAnsi" w:hAnsiTheme="minorHAnsi" w:cstheme="minorHAnsi"/>
        </w:rPr>
        <w:t>Identificazione della decisione sulle attività da intraprendere (e sua autorizzazione da parte di RL);</w:t>
      </w:r>
    </w:p>
    <w:p w14:paraId="0B9E84C6" w14:textId="471E6094" w:rsidR="004E6382" w:rsidRPr="00596925" w:rsidRDefault="004E6382" w:rsidP="00EE5563">
      <w:pPr>
        <w:pStyle w:val="testo"/>
        <w:numPr>
          <w:ilvl w:val="2"/>
          <w:numId w:val="29"/>
        </w:numPr>
        <w:rPr>
          <w:rFonts w:asciiTheme="minorHAnsi" w:hAnsiTheme="minorHAnsi" w:cstheme="minorHAnsi"/>
        </w:rPr>
      </w:pPr>
      <w:r w:rsidRPr="00596925">
        <w:rPr>
          <w:rFonts w:asciiTheme="minorHAnsi" w:hAnsiTheme="minorHAnsi" w:cstheme="minorHAnsi"/>
        </w:rPr>
        <w:t>Fattibilità delle azioni da attuare.</w:t>
      </w:r>
    </w:p>
    <w:p w14:paraId="76366374" w14:textId="77777777" w:rsidR="004E6382" w:rsidRPr="00596925" w:rsidRDefault="004E6382" w:rsidP="002F69B3">
      <w:pPr>
        <w:pStyle w:val="testo"/>
        <w:ind w:left="0"/>
        <w:rPr>
          <w:rFonts w:asciiTheme="minorHAnsi" w:hAnsiTheme="minorHAnsi" w:cstheme="minorHAnsi"/>
        </w:rPr>
      </w:pPr>
    </w:p>
    <w:p w14:paraId="76112C5D" w14:textId="7FCCA48C" w:rsidR="00EA0CA0" w:rsidRPr="00596925" w:rsidRDefault="004E6382" w:rsidP="002F69B3">
      <w:pPr>
        <w:pStyle w:val="testo"/>
        <w:ind w:left="0"/>
        <w:rPr>
          <w:rFonts w:asciiTheme="minorHAnsi" w:hAnsiTheme="minorHAnsi" w:cstheme="minorHAnsi"/>
        </w:rPr>
      </w:pPr>
      <w:r w:rsidRPr="00596925">
        <w:rPr>
          <w:rFonts w:asciiTheme="minorHAnsi" w:hAnsiTheme="minorHAnsi" w:cstheme="minorHAnsi"/>
        </w:rPr>
        <w:t>In relazione a quanto sopra esposto, i</w:t>
      </w:r>
      <w:r w:rsidR="00EA0CA0" w:rsidRPr="00596925">
        <w:rPr>
          <w:rFonts w:asciiTheme="minorHAnsi" w:hAnsiTheme="minorHAnsi" w:cstheme="minorHAnsi"/>
        </w:rPr>
        <w:t>l laboratorio classifica le non conformità come segue:</w:t>
      </w:r>
    </w:p>
    <w:p w14:paraId="0E7B666E" w14:textId="77777777" w:rsidR="00EA0CA0" w:rsidRPr="00596925" w:rsidRDefault="00EA0CA0" w:rsidP="002F69B3">
      <w:pPr>
        <w:pStyle w:val="testo"/>
        <w:ind w:left="0"/>
        <w:rPr>
          <w:rFonts w:asciiTheme="minorHAnsi" w:hAnsiTheme="minorHAnsi" w:cstheme="minorHAnsi"/>
        </w:rPr>
      </w:pPr>
    </w:p>
    <w:p w14:paraId="78B6CAFA" w14:textId="77FECEBA" w:rsidR="00EA0CA0" w:rsidRPr="00596925" w:rsidRDefault="00EA0CA0" w:rsidP="00EE5563">
      <w:pPr>
        <w:pStyle w:val="testo"/>
        <w:numPr>
          <w:ilvl w:val="2"/>
          <w:numId w:val="29"/>
        </w:numPr>
        <w:rPr>
          <w:rFonts w:asciiTheme="minorHAnsi" w:hAnsiTheme="minorHAnsi" w:cstheme="minorHAnsi"/>
        </w:rPr>
      </w:pPr>
      <w:r w:rsidRPr="00596925">
        <w:rPr>
          <w:rFonts w:asciiTheme="minorHAnsi" w:hAnsiTheme="minorHAnsi" w:cstheme="minorHAnsi"/>
        </w:rPr>
        <w:t xml:space="preserve">“A basso rischio” quando non sono conseguenti al riscontro di una situazione oggettiva di mancato soddisfacimento di un dato criterio, requisito od obiettivo, ma finalizzate a prevenire che tale situazione si verifichi (in quanto potenzialmente realizzabile) e/od a fornire indicazioni per il miglioramento dei documenti e/od in genere delle modalità operative del </w:t>
      </w:r>
      <w:r w:rsidR="005E1AC4" w:rsidRPr="00596925">
        <w:rPr>
          <w:rFonts w:asciiTheme="minorHAnsi" w:hAnsiTheme="minorHAnsi" w:cstheme="minorHAnsi"/>
        </w:rPr>
        <w:t>laboratorio. In questo caso,</w:t>
      </w:r>
      <w:r w:rsidR="00FB2424" w:rsidRPr="00596925">
        <w:rPr>
          <w:rFonts w:asciiTheme="minorHAnsi" w:hAnsiTheme="minorHAnsi" w:cstheme="minorHAnsi"/>
        </w:rPr>
        <w:t xml:space="preserve"> un’</w:t>
      </w:r>
      <w:r w:rsidR="005E1AC4" w:rsidRPr="00596925">
        <w:rPr>
          <w:rFonts w:asciiTheme="minorHAnsi" w:hAnsiTheme="minorHAnsi" w:cstheme="minorHAnsi"/>
        </w:rPr>
        <w:t>azion</w:t>
      </w:r>
      <w:r w:rsidR="00FB2424" w:rsidRPr="00596925">
        <w:rPr>
          <w:rFonts w:asciiTheme="minorHAnsi" w:hAnsiTheme="minorHAnsi" w:cstheme="minorHAnsi"/>
        </w:rPr>
        <w:t>e</w:t>
      </w:r>
      <w:r w:rsidR="005E1AC4" w:rsidRPr="00596925">
        <w:rPr>
          <w:rFonts w:asciiTheme="minorHAnsi" w:hAnsiTheme="minorHAnsi" w:cstheme="minorHAnsi"/>
        </w:rPr>
        <w:t xml:space="preserve"> che il laboratorio può intraprendere </w:t>
      </w:r>
      <w:r w:rsidR="00FB2424" w:rsidRPr="00596925">
        <w:rPr>
          <w:rFonts w:asciiTheme="minorHAnsi" w:hAnsiTheme="minorHAnsi" w:cstheme="minorHAnsi"/>
        </w:rPr>
        <w:t xml:space="preserve">per </w:t>
      </w:r>
      <w:r w:rsidR="005E1AC4" w:rsidRPr="00596925">
        <w:rPr>
          <w:rFonts w:asciiTheme="minorHAnsi" w:hAnsiTheme="minorHAnsi" w:cstheme="minorHAnsi"/>
        </w:rPr>
        <w:t xml:space="preserve">la mitigazione del rischio identificato </w:t>
      </w:r>
      <w:r w:rsidR="00FB2424" w:rsidRPr="00596925">
        <w:rPr>
          <w:rFonts w:asciiTheme="minorHAnsi" w:hAnsiTheme="minorHAnsi" w:cstheme="minorHAnsi"/>
        </w:rPr>
        <w:t xml:space="preserve">consiste nella </w:t>
      </w:r>
      <w:r w:rsidR="0005008F" w:rsidRPr="00596925">
        <w:rPr>
          <w:rFonts w:asciiTheme="minorHAnsi" w:hAnsiTheme="minorHAnsi" w:cstheme="minorHAnsi"/>
        </w:rPr>
        <w:t>pianificazione</w:t>
      </w:r>
      <w:r w:rsidR="00A93F41" w:rsidRPr="00596925">
        <w:rPr>
          <w:rFonts w:asciiTheme="minorHAnsi" w:hAnsiTheme="minorHAnsi" w:cstheme="minorHAnsi"/>
        </w:rPr>
        <w:t xml:space="preserve"> </w:t>
      </w:r>
      <w:r w:rsidR="00FB2424" w:rsidRPr="00596925">
        <w:rPr>
          <w:rFonts w:asciiTheme="minorHAnsi" w:hAnsiTheme="minorHAnsi" w:cstheme="minorHAnsi"/>
        </w:rPr>
        <w:t>di pertinenti</w:t>
      </w:r>
      <w:r w:rsidR="0005008F" w:rsidRPr="00596925">
        <w:rPr>
          <w:rFonts w:asciiTheme="minorHAnsi" w:hAnsiTheme="minorHAnsi" w:cstheme="minorHAnsi"/>
        </w:rPr>
        <w:t xml:space="preserve"> azioni di miglioramento continuo.</w:t>
      </w:r>
    </w:p>
    <w:p w14:paraId="45C0BE7E" w14:textId="47C3F8E4" w:rsidR="00711E4E" w:rsidRPr="00596925" w:rsidRDefault="002F69B3" w:rsidP="00A93F41">
      <w:pPr>
        <w:pStyle w:val="testo"/>
        <w:numPr>
          <w:ilvl w:val="2"/>
          <w:numId w:val="29"/>
        </w:numPr>
        <w:rPr>
          <w:rFonts w:asciiTheme="minorHAnsi" w:hAnsiTheme="minorHAnsi" w:cstheme="minorHAnsi"/>
        </w:rPr>
      </w:pPr>
      <w:r w:rsidRPr="00596925">
        <w:rPr>
          <w:rFonts w:asciiTheme="minorHAnsi" w:hAnsiTheme="minorHAnsi" w:cstheme="minorHAnsi"/>
        </w:rPr>
        <w:t>“</w:t>
      </w:r>
      <w:r w:rsidR="00EA0CA0" w:rsidRPr="00596925">
        <w:rPr>
          <w:rFonts w:asciiTheme="minorHAnsi" w:hAnsiTheme="minorHAnsi" w:cstheme="minorHAnsi"/>
        </w:rPr>
        <w:t>A medio rischio</w:t>
      </w:r>
      <w:r w:rsidRPr="00596925">
        <w:rPr>
          <w:rFonts w:asciiTheme="minorHAnsi" w:hAnsiTheme="minorHAnsi" w:cstheme="minorHAnsi"/>
        </w:rPr>
        <w:t>” quando non hanno implicazioni dirette sulla soddisfazione del cliente, ossia quando vengono evidenziate prima di utilizzare il materiale, la strumentazione, il campione o l’apparecchiatura non conforme o di eseguire le prove in ambien</w:t>
      </w:r>
      <w:r w:rsidR="00EA0CA0" w:rsidRPr="00596925">
        <w:rPr>
          <w:rFonts w:asciiTheme="minorHAnsi" w:hAnsiTheme="minorHAnsi" w:cstheme="minorHAnsi"/>
        </w:rPr>
        <w:t xml:space="preserve">te non adeguato; </w:t>
      </w:r>
      <w:r w:rsidR="00A93F41" w:rsidRPr="00596925">
        <w:rPr>
          <w:rFonts w:asciiTheme="minorHAnsi" w:hAnsiTheme="minorHAnsi" w:cstheme="minorHAnsi"/>
        </w:rPr>
        <w:t>comunque,</w:t>
      </w:r>
      <w:r w:rsidR="00EA0CA0" w:rsidRPr="00596925">
        <w:rPr>
          <w:rFonts w:asciiTheme="minorHAnsi" w:hAnsiTheme="minorHAnsi" w:cstheme="minorHAnsi"/>
        </w:rPr>
        <w:t xml:space="preserve"> tali n</w:t>
      </w:r>
      <w:r w:rsidRPr="00596925">
        <w:rPr>
          <w:rFonts w:asciiTheme="minorHAnsi" w:hAnsiTheme="minorHAnsi" w:cstheme="minorHAnsi"/>
        </w:rPr>
        <w:t xml:space="preserve">on </w:t>
      </w:r>
      <w:r w:rsidR="00EA0CA0" w:rsidRPr="00596925">
        <w:rPr>
          <w:rFonts w:asciiTheme="minorHAnsi" w:hAnsiTheme="minorHAnsi" w:cstheme="minorHAnsi"/>
        </w:rPr>
        <w:t>c</w:t>
      </w:r>
      <w:r w:rsidRPr="00596925">
        <w:rPr>
          <w:rFonts w:asciiTheme="minorHAnsi" w:hAnsiTheme="minorHAnsi" w:cstheme="minorHAnsi"/>
        </w:rPr>
        <w:t>onformità sono evidenziate prima che il rapp</w:t>
      </w:r>
      <w:r w:rsidR="00EA0CA0" w:rsidRPr="00596925">
        <w:rPr>
          <w:rFonts w:asciiTheme="minorHAnsi" w:hAnsiTheme="minorHAnsi" w:cstheme="minorHAnsi"/>
        </w:rPr>
        <w:t>orto di prova sia stato eme</w:t>
      </w:r>
      <w:r w:rsidR="005E1AC4" w:rsidRPr="00596925">
        <w:rPr>
          <w:rFonts w:asciiTheme="minorHAnsi" w:hAnsiTheme="minorHAnsi" w:cstheme="minorHAnsi"/>
        </w:rPr>
        <w:t xml:space="preserve">sso. </w:t>
      </w:r>
      <w:r w:rsidR="00FB2424" w:rsidRPr="00596925">
        <w:rPr>
          <w:rFonts w:asciiTheme="minorHAnsi" w:hAnsiTheme="minorHAnsi" w:cstheme="minorHAnsi"/>
        </w:rPr>
        <w:t>In questo caso, un’azione che il laboratorio può intraprendere per la mitigazione del risc</w:t>
      </w:r>
      <w:r w:rsidR="00AD2A70" w:rsidRPr="00596925">
        <w:rPr>
          <w:rFonts w:asciiTheme="minorHAnsi" w:hAnsiTheme="minorHAnsi" w:cstheme="minorHAnsi"/>
        </w:rPr>
        <w:t>hio identificato consiste nella</w:t>
      </w:r>
      <w:r w:rsidR="00FB2424" w:rsidRPr="00596925">
        <w:rPr>
          <w:rFonts w:asciiTheme="minorHAnsi" w:hAnsiTheme="minorHAnsi" w:cstheme="minorHAnsi"/>
        </w:rPr>
        <w:t xml:space="preserve"> ripetizione delle attività </w:t>
      </w:r>
      <w:r w:rsidR="00757ACC" w:rsidRPr="00596925">
        <w:rPr>
          <w:rFonts w:asciiTheme="minorHAnsi" w:hAnsiTheme="minorHAnsi" w:cstheme="minorHAnsi"/>
        </w:rPr>
        <w:t>assimilate</w:t>
      </w:r>
      <w:r w:rsidR="00FB2424" w:rsidRPr="00596925">
        <w:rPr>
          <w:rFonts w:asciiTheme="minorHAnsi" w:hAnsiTheme="minorHAnsi" w:cstheme="minorHAnsi"/>
        </w:rPr>
        <w:t>.</w:t>
      </w:r>
    </w:p>
    <w:p w14:paraId="5E88A183" w14:textId="0E58B1E2" w:rsidR="00692206" w:rsidRPr="00596925" w:rsidRDefault="00EA0CA0" w:rsidP="00EE5563">
      <w:pPr>
        <w:pStyle w:val="testo"/>
        <w:numPr>
          <w:ilvl w:val="2"/>
          <w:numId w:val="29"/>
        </w:numPr>
        <w:rPr>
          <w:rFonts w:asciiTheme="minorHAnsi" w:hAnsiTheme="minorHAnsi" w:cstheme="minorHAnsi"/>
        </w:rPr>
      </w:pPr>
      <w:r w:rsidRPr="00596925">
        <w:rPr>
          <w:rFonts w:asciiTheme="minorHAnsi" w:hAnsiTheme="minorHAnsi" w:cstheme="minorHAnsi"/>
        </w:rPr>
        <w:lastRenderedPageBreak/>
        <w:t xml:space="preserve">“Ad alto rischio” quando </w:t>
      </w:r>
      <w:r w:rsidR="002F69B3" w:rsidRPr="00596925">
        <w:rPr>
          <w:rFonts w:asciiTheme="minorHAnsi" w:hAnsiTheme="minorHAnsi" w:cstheme="minorHAnsi"/>
        </w:rPr>
        <w:t>successivamente alla consegna del rapporto</w:t>
      </w:r>
      <w:r w:rsidRPr="00596925">
        <w:rPr>
          <w:rFonts w:asciiTheme="minorHAnsi" w:hAnsiTheme="minorHAnsi" w:cstheme="minorHAnsi"/>
        </w:rPr>
        <w:t xml:space="preserve"> di prova, si riscontri una n</w:t>
      </w:r>
      <w:r w:rsidR="002F69B3" w:rsidRPr="00596925">
        <w:rPr>
          <w:rFonts w:asciiTheme="minorHAnsi" w:hAnsiTheme="minorHAnsi" w:cstheme="minorHAnsi"/>
        </w:rPr>
        <w:t xml:space="preserve">on </w:t>
      </w:r>
      <w:r w:rsidRPr="00596925">
        <w:rPr>
          <w:rFonts w:asciiTheme="minorHAnsi" w:hAnsiTheme="minorHAnsi" w:cstheme="minorHAnsi"/>
        </w:rPr>
        <w:t>c</w:t>
      </w:r>
      <w:r w:rsidR="002F69B3" w:rsidRPr="00596925">
        <w:rPr>
          <w:rFonts w:asciiTheme="minorHAnsi" w:hAnsiTheme="minorHAnsi" w:cstheme="minorHAnsi"/>
        </w:rPr>
        <w:t>onformità sui materiali, attrezzature, strumenti</w:t>
      </w:r>
      <w:r w:rsidR="009E440E" w:rsidRPr="00596925">
        <w:rPr>
          <w:rFonts w:asciiTheme="minorHAnsi" w:hAnsiTheme="minorHAnsi" w:cstheme="minorHAnsi"/>
        </w:rPr>
        <w:t xml:space="preserve"> (es: indisponibilità)</w:t>
      </w:r>
      <w:r w:rsidR="002F69B3" w:rsidRPr="00596925">
        <w:rPr>
          <w:rFonts w:asciiTheme="minorHAnsi" w:hAnsiTheme="minorHAnsi" w:cstheme="minorHAnsi"/>
        </w:rPr>
        <w:t>, campioni, metodi utilizzati od attività</w:t>
      </w:r>
      <w:r w:rsidR="009E440E" w:rsidRPr="00596925">
        <w:rPr>
          <w:rFonts w:asciiTheme="minorHAnsi" w:hAnsiTheme="minorHAnsi" w:cstheme="minorHAnsi"/>
        </w:rPr>
        <w:t xml:space="preserve"> (es: valutazioni negative della partecipazione a PT)</w:t>
      </w:r>
      <w:r w:rsidR="002F69B3" w:rsidRPr="00596925">
        <w:rPr>
          <w:rFonts w:asciiTheme="minorHAnsi" w:hAnsiTheme="minorHAnsi" w:cstheme="minorHAnsi"/>
        </w:rPr>
        <w:t>, tale da avere un impatto sulla soddisfazione del cliente ed eventualmente rendere necessarie azioni che implichino un suo coinvolgimento</w:t>
      </w:r>
      <w:r w:rsidR="009E440E" w:rsidRPr="00596925">
        <w:rPr>
          <w:rFonts w:asciiTheme="minorHAnsi" w:hAnsiTheme="minorHAnsi" w:cstheme="minorHAnsi"/>
        </w:rPr>
        <w:t xml:space="preserve"> (es: emissione di rapporti di prova sostitutivi)</w:t>
      </w:r>
      <w:r w:rsidRPr="00596925">
        <w:rPr>
          <w:rFonts w:asciiTheme="minorHAnsi" w:hAnsiTheme="minorHAnsi" w:cstheme="minorHAnsi"/>
        </w:rPr>
        <w:t>.</w:t>
      </w:r>
      <w:r w:rsidR="005E1AC4" w:rsidRPr="00596925">
        <w:rPr>
          <w:rFonts w:asciiTheme="minorHAnsi" w:hAnsiTheme="minorHAnsi" w:cstheme="minorHAnsi"/>
        </w:rPr>
        <w:t xml:space="preserve"> </w:t>
      </w:r>
      <w:r w:rsidR="00FB2424" w:rsidRPr="00596925">
        <w:rPr>
          <w:rFonts w:asciiTheme="minorHAnsi" w:hAnsiTheme="minorHAnsi" w:cstheme="minorHAnsi"/>
        </w:rPr>
        <w:t xml:space="preserve">In questo caso, un’azione che il laboratorio può intraprendere per la mitigazione del rischio identificato consiste </w:t>
      </w:r>
      <w:r w:rsidR="00A85813" w:rsidRPr="00596925">
        <w:rPr>
          <w:rFonts w:asciiTheme="minorHAnsi" w:hAnsiTheme="minorHAnsi" w:cstheme="minorHAnsi"/>
        </w:rPr>
        <w:t>nella sospensione dell’emissione di rapporti di prova con indicazione del marchio ACCREDIA o riferimenti all’accreditamento per le prove interessate dalla non conformità e tempestiva comunicazione ad ACCREDIA.</w:t>
      </w:r>
    </w:p>
    <w:p w14:paraId="146F9796" w14:textId="77777777" w:rsidR="00EA0CA0" w:rsidRPr="00596925" w:rsidRDefault="00EA0CA0" w:rsidP="00EA0CA0">
      <w:pPr>
        <w:pStyle w:val="testo"/>
        <w:ind w:left="459"/>
        <w:rPr>
          <w:rFonts w:asciiTheme="minorHAnsi" w:hAnsiTheme="minorHAnsi" w:cstheme="minorHAnsi"/>
        </w:rPr>
      </w:pPr>
    </w:p>
    <w:p w14:paraId="70F6FFCC" w14:textId="2FD59D1B" w:rsidR="00750F70" w:rsidRPr="00596925" w:rsidRDefault="00750F70" w:rsidP="00692206">
      <w:pPr>
        <w:pStyle w:val="testo"/>
        <w:tabs>
          <w:tab w:val="num" w:pos="1305"/>
          <w:tab w:val="num" w:pos="1365"/>
        </w:tabs>
        <w:ind w:left="0"/>
        <w:rPr>
          <w:rFonts w:asciiTheme="minorHAnsi" w:hAnsiTheme="minorHAnsi" w:cstheme="minorHAnsi"/>
        </w:rPr>
      </w:pPr>
      <w:r w:rsidRPr="00596925">
        <w:rPr>
          <w:rFonts w:asciiTheme="minorHAnsi" w:hAnsiTheme="minorHAnsi" w:cstheme="minorHAnsi"/>
        </w:rPr>
        <w:t xml:space="preserve">La responsabilità del trattamento è in capo a chi ha riscontrato la non conformità se ne ha l’autorità </w:t>
      </w:r>
      <w:r w:rsidR="00692206" w:rsidRPr="00596925">
        <w:rPr>
          <w:rFonts w:asciiTheme="minorHAnsi" w:hAnsiTheme="minorHAnsi" w:cstheme="minorHAnsi"/>
        </w:rPr>
        <w:t>o, in caso contrario,</w:t>
      </w:r>
      <w:r w:rsidR="005C4306" w:rsidRPr="00596925">
        <w:rPr>
          <w:rFonts w:asciiTheme="minorHAnsi" w:hAnsiTheme="minorHAnsi" w:cstheme="minorHAnsi"/>
        </w:rPr>
        <w:t xml:space="preserve"> è di RL/RQL</w:t>
      </w:r>
      <w:r w:rsidRPr="00596925">
        <w:rPr>
          <w:rFonts w:asciiTheme="minorHAnsi" w:hAnsiTheme="minorHAnsi" w:cstheme="minorHAnsi"/>
        </w:rPr>
        <w:t xml:space="preserve">. Se la non conformità non può essere trattata da chi l’ha rilevata, ma dipende da altra funzione, viene interessato RQL che stabilisce le responsabilità del trattamento. </w:t>
      </w:r>
    </w:p>
    <w:p w14:paraId="4EC018FD" w14:textId="6C700CC1" w:rsidR="00750F70" w:rsidRPr="00596925" w:rsidRDefault="00750F70" w:rsidP="00692206">
      <w:pPr>
        <w:pStyle w:val="testo"/>
        <w:ind w:left="0"/>
        <w:rPr>
          <w:rFonts w:asciiTheme="minorHAnsi" w:hAnsiTheme="minorHAnsi" w:cstheme="minorHAnsi"/>
        </w:rPr>
      </w:pPr>
      <w:r w:rsidRPr="00596925">
        <w:rPr>
          <w:rFonts w:asciiTheme="minorHAnsi" w:hAnsiTheme="minorHAnsi" w:cstheme="minorHAnsi"/>
        </w:rPr>
        <w:t>Le azion</w:t>
      </w:r>
      <w:r w:rsidR="00692206" w:rsidRPr="00596925">
        <w:rPr>
          <w:rFonts w:asciiTheme="minorHAnsi" w:hAnsiTheme="minorHAnsi" w:cstheme="minorHAnsi"/>
        </w:rPr>
        <w:t>i necessarie per correggere la n</w:t>
      </w:r>
      <w:r w:rsidRPr="00596925">
        <w:rPr>
          <w:rFonts w:asciiTheme="minorHAnsi" w:hAnsiTheme="minorHAnsi" w:cstheme="minorHAnsi"/>
        </w:rPr>
        <w:t xml:space="preserve">on </w:t>
      </w:r>
      <w:r w:rsidR="00692206" w:rsidRPr="00596925">
        <w:rPr>
          <w:rFonts w:asciiTheme="minorHAnsi" w:hAnsiTheme="minorHAnsi" w:cstheme="minorHAnsi"/>
        </w:rPr>
        <w:t>c</w:t>
      </w:r>
      <w:r w:rsidRPr="00596925">
        <w:rPr>
          <w:rFonts w:asciiTheme="minorHAnsi" w:hAnsiTheme="minorHAnsi" w:cstheme="minorHAnsi"/>
        </w:rPr>
        <w:t>onformità possono essere:</w:t>
      </w:r>
    </w:p>
    <w:p w14:paraId="3A8B80B2" w14:textId="77777777" w:rsidR="00750F70" w:rsidRPr="00596925" w:rsidRDefault="00750F70" w:rsidP="00750F70">
      <w:pPr>
        <w:pStyle w:val="testo"/>
        <w:rPr>
          <w:rFonts w:asciiTheme="minorHAnsi" w:hAnsiTheme="minorHAnsi" w:cstheme="minorHAnsi"/>
        </w:rPr>
      </w:pPr>
    </w:p>
    <w:p w14:paraId="14D4FDE4" w14:textId="46FF7705" w:rsidR="00750F70" w:rsidRPr="00596925" w:rsidRDefault="00750F70" w:rsidP="00EE5563">
      <w:pPr>
        <w:pStyle w:val="testo"/>
        <w:numPr>
          <w:ilvl w:val="4"/>
          <w:numId w:val="35"/>
        </w:numPr>
        <w:rPr>
          <w:rFonts w:asciiTheme="minorHAnsi" w:hAnsiTheme="minorHAnsi" w:cstheme="minorHAnsi"/>
        </w:rPr>
      </w:pPr>
      <w:r w:rsidRPr="00596925">
        <w:rPr>
          <w:rFonts w:asciiTheme="minorHAnsi" w:hAnsiTheme="minorHAnsi" w:cstheme="minorHAnsi"/>
        </w:rPr>
        <w:t>C</w:t>
      </w:r>
      <w:r w:rsidR="00692206" w:rsidRPr="00596925">
        <w:rPr>
          <w:rFonts w:asciiTheme="minorHAnsi" w:hAnsiTheme="minorHAnsi" w:cstheme="minorHAnsi"/>
        </w:rPr>
        <w:t xml:space="preserve">omunicazione </w:t>
      </w:r>
      <w:r w:rsidR="00711E4E" w:rsidRPr="00596925">
        <w:rPr>
          <w:rFonts w:asciiTheme="minorHAnsi" w:hAnsiTheme="minorHAnsi" w:cstheme="minorHAnsi"/>
        </w:rPr>
        <w:t>al cliente</w:t>
      </w:r>
      <w:r w:rsidR="00692206" w:rsidRPr="00596925">
        <w:rPr>
          <w:rFonts w:asciiTheme="minorHAnsi" w:hAnsiTheme="minorHAnsi" w:cstheme="minorHAnsi"/>
        </w:rPr>
        <w:t xml:space="preserve"> della n</w:t>
      </w:r>
      <w:r w:rsidRPr="00596925">
        <w:rPr>
          <w:rFonts w:asciiTheme="minorHAnsi" w:hAnsiTheme="minorHAnsi" w:cstheme="minorHAnsi"/>
        </w:rPr>
        <w:t xml:space="preserve">on </w:t>
      </w:r>
      <w:r w:rsidR="00692206" w:rsidRPr="00596925">
        <w:rPr>
          <w:rFonts w:asciiTheme="minorHAnsi" w:hAnsiTheme="minorHAnsi" w:cstheme="minorHAnsi"/>
        </w:rPr>
        <w:t>c</w:t>
      </w:r>
      <w:r w:rsidRPr="00596925">
        <w:rPr>
          <w:rFonts w:asciiTheme="minorHAnsi" w:hAnsiTheme="minorHAnsi" w:cstheme="minorHAnsi"/>
        </w:rPr>
        <w:t>onformità riscontrata;</w:t>
      </w:r>
    </w:p>
    <w:p w14:paraId="4A1CC368" w14:textId="77777777" w:rsidR="00750F70" w:rsidRPr="00596925" w:rsidRDefault="00750F70" w:rsidP="00EE5563">
      <w:pPr>
        <w:pStyle w:val="testo"/>
        <w:numPr>
          <w:ilvl w:val="4"/>
          <w:numId w:val="35"/>
        </w:numPr>
        <w:rPr>
          <w:rFonts w:asciiTheme="minorHAnsi" w:hAnsiTheme="minorHAnsi" w:cstheme="minorHAnsi"/>
        </w:rPr>
      </w:pPr>
      <w:r w:rsidRPr="00596925">
        <w:rPr>
          <w:rFonts w:asciiTheme="minorHAnsi" w:hAnsiTheme="minorHAnsi" w:cstheme="minorHAnsi"/>
        </w:rPr>
        <w:t xml:space="preserve">Arresto dei lavori; </w:t>
      </w:r>
    </w:p>
    <w:p w14:paraId="18761CCE" w14:textId="2A773DCD" w:rsidR="00750F70" w:rsidRPr="00596925" w:rsidRDefault="00692206" w:rsidP="00EE5563">
      <w:pPr>
        <w:pStyle w:val="testo"/>
        <w:numPr>
          <w:ilvl w:val="4"/>
          <w:numId w:val="35"/>
        </w:numPr>
        <w:tabs>
          <w:tab w:val="num" w:pos="4451"/>
        </w:tabs>
        <w:rPr>
          <w:rFonts w:asciiTheme="minorHAnsi" w:hAnsiTheme="minorHAnsi" w:cstheme="minorHAnsi"/>
        </w:rPr>
      </w:pPr>
      <w:r w:rsidRPr="00596925">
        <w:rPr>
          <w:rFonts w:asciiTheme="minorHAnsi" w:hAnsiTheme="minorHAnsi" w:cstheme="minorHAnsi"/>
        </w:rPr>
        <w:t>Messa fuori servizio della</w:t>
      </w:r>
      <w:r w:rsidR="00750F70" w:rsidRPr="00596925">
        <w:rPr>
          <w:rFonts w:asciiTheme="minorHAnsi" w:hAnsiTheme="minorHAnsi" w:cstheme="minorHAnsi"/>
        </w:rPr>
        <w:t xml:space="preserve"> </w:t>
      </w:r>
      <w:r w:rsidRPr="00596925">
        <w:rPr>
          <w:rFonts w:asciiTheme="minorHAnsi" w:hAnsiTheme="minorHAnsi" w:cstheme="minorHAnsi"/>
        </w:rPr>
        <w:t>strumentazione</w:t>
      </w:r>
      <w:r w:rsidR="00750F70" w:rsidRPr="00596925">
        <w:rPr>
          <w:rFonts w:asciiTheme="minorHAnsi" w:hAnsiTheme="minorHAnsi" w:cstheme="minorHAnsi"/>
        </w:rPr>
        <w:t xml:space="preserve"> di misura; </w:t>
      </w:r>
    </w:p>
    <w:p w14:paraId="063BC595" w14:textId="77777777" w:rsidR="00750F70" w:rsidRPr="00596925" w:rsidRDefault="00750F70" w:rsidP="00EE5563">
      <w:pPr>
        <w:pStyle w:val="testo"/>
        <w:numPr>
          <w:ilvl w:val="4"/>
          <w:numId w:val="35"/>
        </w:numPr>
        <w:rPr>
          <w:rFonts w:asciiTheme="minorHAnsi" w:hAnsiTheme="minorHAnsi" w:cstheme="minorHAnsi"/>
        </w:rPr>
      </w:pPr>
      <w:r w:rsidRPr="00596925">
        <w:rPr>
          <w:rFonts w:asciiTheme="minorHAnsi" w:hAnsiTheme="minorHAnsi" w:cstheme="minorHAnsi"/>
        </w:rPr>
        <w:t>Incarico dell’esecuzione del lavoro a personale con maggiori competenze;</w:t>
      </w:r>
    </w:p>
    <w:p w14:paraId="3E17A831" w14:textId="3D7780D8" w:rsidR="00750F70" w:rsidRPr="00596925" w:rsidRDefault="00750F70" w:rsidP="00EE5563">
      <w:pPr>
        <w:pStyle w:val="testo"/>
        <w:numPr>
          <w:ilvl w:val="4"/>
          <w:numId w:val="35"/>
        </w:numPr>
        <w:rPr>
          <w:rFonts w:asciiTheme="minorHAnsi" w:hAnsiTheme="minorHAnsi" w:cstheme="minorHAnsi"/>
        </w:rPr>
      </w:pPr>
      <w:r w:rsidRPr="00596925">
        <w:rPr>
          <w:rFonts w:asciiTheme="minorHAnsi" w:hAnsiTheme="minorHAnsi" w:cstheme="minorHAnsi"/>
        </w:rPr>
        <w:t xml:space="preserve">Effettuazione di </w:t>
      </w:r>
      <w:r w:rsidR="00A85813" w:rsidRPr="00596925">
        <w:rPr>
          <w:rFonts w:asciiTheme="minorHAnsi" w:hAnsiTheme="minorHAnsi" w:cstheme="minorHAnsi"/>
        </w:rPr>
        <w:t xml:space="preserve">un </w:t>
      </w:r>
      <w:r w:rsidRPr="00596925">
        <w:rPr>
          <w:rFonts w:asciiTheme="minorHAnsi" w:hAnsiTheme="minorHAnsi" w:cstheme="minorHAnsi"/>
        </w:rPr>
        <w:t xml:space="preserve">nuovo </w:t>
      </w:r>
      <w:r w:rsidR="00A85813" w:rsidRPr="00596925">
        <w:rPr>
          <w:rFonts w:asciiTheme="minorHAnsi" w:hAnsiTheme="minorHAnsi" w:cstheme="minorHAnsi"/>
        </w:rPr>
        <w:t>test</w:t>
      </w:r>
      <w:r w:rsidRPr="00596925">
        <w:rPr>
          <w:rFonts w:asciiTheme="minorHAnsi" w:hAnsiTheme="minorHAnsi" w:cstheme="minorHAnsi"/>
        </w:rPr>
        <w:t xml:space="preserve">; </w:t>
      </w:r>
    </w:p>
    <w:p w14:paraId="2C9C2915" w14:textId="77777777" w:rsidR="00750F70" w:rsidRPr="00596925" w:rsidRDefault="00750F70" w:rsidP="00EE5563">
      <w:pPr>
        <w:pStyle w:val="testo"/>
        <w:numPr>
          <w:ilvl w:val="4"/>
          <w:numId w:val="35"/>
        </w:numPr>
        <w:rPr>
          <w:rFonts w:asciiTheme="minorHAnsi" w:hAnsiTheme="minorHAnsi" w:cstheme="minorHAnsi"/>
        </w:rPr>
      </w:pPr>
      <w:r w:rsidRPr="00596925">
        <w:rPr>
          <w:rFonts w:asciiTheme="minorHAnsi" w:hAnsiTheme="minorHAnsi" w:cstheme="minorHAnsi"/>
        </w:rPr>
        <w:t>Emissione di un rapporto di prova sostitutivo.</w:t>
      </w:r>
    </w:p>
    <w:p w14:paraId="7DE0D6D4" w14:textId="77777777" w:rsidR="00750F70" w:rsidRPr="00596925" w:rsidRDefault="00750F70" w:rsidP="00750F70">
      <w:pPr>
        <w:pStyle w:val="testo"/>
        <w:ind w:left="1800"/>
        <w:rPr>
          <w:rFonts w:asciiTheme="minorHAnsi" w:hAnsiTheme="minorHAnsi" w:cstheme="minorHAnsi"/>
        </w:rPr>
      </w:pPr>
    </w:p>
    <w:p w14:paraId="359E78CE" w14:textId="29B2AED7" w:rsidR="00750F70" w:rsidRPr="00596925" w:rsidRDefault="00750F70" w:rsidP="00692206">
      <w:pPr>
        <w:pStyle w:val="testo"/>
        <w:ind w:left="0"/>
        <w:rPr>
          <w:rFonts w:asciiTheme="minorHAnsi" w:hAnsiTheme="minorHAnsi" w:cstheme="minorHAnsi"/>
        </w:rPr>
      </w:pPr>
      <w:r w:rsidRPr="00596925">
        <w:rPr>
          <w:rFonts w:asciiTheme="minorHAnsi" w:hAnsiTheme="minorHAnsi" w:cstheme="minorHAnsi"/>
        </w:rPr>
        <w:t>Vengono quindi adottate azioni per tornare ad una situazione di conformità</w:t>
      </w:r>
      <w:r w:rsidR="002F69B3" w:rsidRPr="00596925">
        <w:rPr>
          <w:rFonts w:asciiTheme="minorHAnsi" w:hAnsiTheme="minorHAnsi" w:cstheme="minorHAnsi"/>
        </w:rPr>
        <w:t xml:space="preserve"> (correzione e conseguente autorizzazione alla continuazione dell’attività da parte di RL), </w:t>
      </w:r>
      <w:r w:rsidRPr="00596925">
        <w:rPr>
          <w:rFonts w:asciiTheme="minorHAnsi" w:hAnsiTheme="minorHAnsi" w:cstheme="minorHAnsi"/>
        </w:rPr>
        <w:t xml:space="preserve">se </w:t>
      </w:r>
      <w:r w:rsidR="002F69B3" w:rsidRPr="00596925">
        <w:rPr>
          <w:rFonts w:asciiTheme="minorHAnsi" w:hAnsiTheme="minorHAnsi" w:cstheme="minorHAnsi"/>
        </w:rPr>
        <w:t>la non conformità riscontrata potrebbe inficiare (direttamente od indirettamente) anche altri ambiti operativi dei processi attuati, il laboratorio</w:t>
      </w:r>
      <w:r w:rsidRPr="00596925">
        <w:rPr>
          <w:rFonts w:asciiTheme="minorHAnsi" w:hAnsiTheme="minorHAnsi" w:cstheme="minorHAnsi"/>
        </w:rPr>
        <w:t xml:space="preserve"> </w:t>
      </w:r>
      <w:proofErr w:type="gramStart"/>
      <w:r w:rsidR="002F69B3" w:rsidRPr="00596925">
        <w:rPr>
          <w:rFonts w:asciiTheme="minorHAnsi" w:hAnsiTheme="minorHAnsi" w:cstheme="minorHAnsi"/>
        </w:rPr>
        <w:t>mette in campo</w:t>
      </w:r>
      <w:proofErr w:type="gramEnd"/>
      <w:r w:rsidR="002F69B3" w:rsidRPr="00596925">
        <w:rPr>
          <w:rFonts w:asciiTheme="minorHAnsi" w:hAnsiTheme="minorHAnsi" w:cstheme="minorHAnsi"/>
        </w:rPr>
        <w:t xml:space="preserve"> </w:t>
      </w:r>
      <w:r w:rsidRPr="00596925">
        <w:rPr>
          <w:rFonts w:asciiTheme="minorHAnsi" w:hAnsiTheme="minorHAnsi" w:cstheme="minorHAnsi"/>
        </w:rPr>
        <w:t>azioni di ve</w:t>
      </w:r>
      <w:r w:rsidR="002F69B3" w:rsidRPr="00596925">
        <w:rPr>
          <w:rFonts w:asciiTheme="minorHAnsi" w:hAnsiTheme="minorHAnsi" w:cstheme="minorHAnsi"/>
        </w:rPr>
        <w:t>rifica della risoluzione della non c</w:t>
      </w:r>
      <w:r w:rsidRPr="00596925">
        <w:rPr>
          <w:rFonts w:asciiTheme="minorHAnsi" w:hAnsiTheme="minorHAnsi" w:cstheme="minorHAnsi"/>
        </w:rPr>
        <w:t>onformità</w:t>
      </w:r>
      <w:r w:rsidR="002F69B3" w:rsidRPr="00596925">
        <w:rPr>
          <w:rFonts w:asciiTheme="minorHAnsi" w:hAnsiTheme="minorHAnsi" w:cstheme="minorHAnsi"/>
        </w:rPr>
        <w:t xml:space="preserve"> (apertura azione correttiva).</w:t>
      </w:r>
      <w:r w:rsidR="00A30A04" w:rsidRPr="00596925">
        <w:rPr>
          <w:rFonts w:asciiTheme="minorHAnsi" w:hAnsiTheme="minorHAnsi" w:cstheme="minorHAnsi"/>
        </w:rPr>
        <w:t xml:space="preserve"> Il laboratorio attua azioni correttive anche quando talune attività non conformi possano ripetersi o quando vi siano dubbi sulla conformità della attività operative svolte in laboratorio in relazione a quanto previsto dal presente MQL</w:t>
      </w:r>
      <w:r w:rsidR="00D569EF" w:rsidRPr="00596925">
        <w:rPr>
          <w:rFonts w:asciiTheme="minorHAnsi" w:hAnsiTheme="minorHAnsi" w:cstheme="minorHAnsi"/>
        </w:rPr>
        <w:t xml:space="preserve"> (§8.7)</w:t>
      </w:r>
      <w:r w:rsidR="00A30A04" w:rsidRPr="00596925">
        <w:rPr>
          <w:rFonts w:asciiTheme="minorHAnsi" w:hAnsiTheme="minorHAnsi" w:cstheme="minorHAnsi"/>
        </w:rPr>
        <w:t xml:space="preserve"> ed in generale dal proprio sistema di gestione per la qualità.</w:t>
      </w:r>
    </w:p>
    <w:p w14:paraId="1B8D3EFF" w14:textId="0B98F90E" w:rsidR="00750F70" w:rsidRPr="00596925" w:rsidRDefault="002F69B3" w:rsidP="00692206">
      <w:pPr>
        <w:pStyle w:val="testo"/>
        <w:ind w:left="0"/>
        <w:rPr>
          <w:rFonts w:asciiTheme="minorHAnsi" w:hAnsiTheme="minorHAnsi" w:cstheme="minorHAnsi"/>
        </w:rPr>
      </w:pPr>
      <w:r w:rsidRPr="00596925">
        <w:rPr>
          <w:rFonts w:asciiTheme="minorHAnsi" w:hAnsiTheme="minorHAnsi" w:cstheme="minorHAnsi"/>
        </w:rPr>
        <w:t>Le n</w:t>
      </w:r>
      <w:r w:rsidR="00750F70" w:rsidRPr="00596925">
        <w:rPr>
          <w:rFonts w:asciiTheme="minorHAnsi" w:hAnsiTheme="minorHAnsi" w:cstheme="minorHAnsi"/>
        </w:rPr>
        <w:t xml:space="preserve">on </w:t>
      </w:r>
      <w:r w:rsidRPr="00596925">
        <w:rPr>
          <w:rFonts w:asciiTheme="minorHAnsi" w:hAnsiTheme="minorHAnsi" w:cstheme="minorHAnsi"/>
        </w:rPr>
        <w:t>c</w:t>
      </w:r>
      <w:r w:rsidR="00750F70" w:rsidRPr="00596925">
        <w:rPr>
          <w:rFonts w:asciiTheme="minorHAnsi" w:hAnsiTheme="minorHAnsi" w:cstheme="minorHAnsi"/>
        </w:rPr>
        <w:t>onformità segnalate e le risoluzioni adottate</w:t>
      </w:r>
      <w:r w:rsidR="005E1AC4" w:rsidRPr="00596925">
        <w:rPr>
          <w:rFonts w:asciiTheme="minorHAnsi" w:hAnsiTheme="minorHAnsi" w:cstheme="minorHAnsi"/>
        </w:rPr>
        <w:t xml:space="preserve"> (autorizzate da RL)</w:t>
      </w:r>
      <w:r w:rsidR="00750F70" w:rsidRPr="00596925">
        <w:rPr>
          <w:rFonts w:asciiTheme="minorHAnsi" w:hAnsiTheme="minorHAnsi" w:cstheme="minorHAnsi"/>
        </w:rPr>
        <w:t xml:space="preserve"> vengono registrate nel modulo di cui sopra da RQL e riesaminate periodicamente per valutare eventuali tendenze negative, reiterazioni, ris</w:t>
      </w:r>
      <w:r w:rsidRPr="00596925">
        <w:rPr>
          <w:rFonts w:asciiTheme="minorHAnsi" w:hAnsiTheme="minorHAnsi" w:cstheme="minorHAnsi"/>
        </w:rPr>
        <w:t>oluzioni non adeguate, etc. Le n</w:t>
      </w:r>
      <w:r w:rsidR="00750F70" w:rsidRPr="00596925">
        <w:rPr>
          <w:rFonts w:asciiTheme="minorHAnsi" w:hAnsiTheme="minorHAnsi" w:cstheme="minorHAnsi"/>
        </w:rPr>
        <w:t xml:space="preserve">on </w:t>
      </w:r>
      <w:r w:rsidRPr="00596925">
        <w:rPr>
          <w:rFonts w:asciiTheme="minorHAnsi" w:hAnsiTheme="minorHAnsi" w:cstheme="minorHAnsi"/>
        </w:rPr>
        <w:t>c</w:t>
      </w:r>
      <w:r w:rsidR="00750F70" w:rsidRPr="00596925">
        <w:rPr>
          <w:rFonts w:asciiTheme="minorHAnsi" w:hAnsiTheme="minorHAnsi" w:cstheme="minorHAnsi"/>
        </w:rPr>
        <w:t xml:space="preserve">onformità </w:t>
      </w:r>
      <w:r w:rsidR="005E1AC4" w:rsidRPr="00596925">
        <w:rPr>
          <w:rFonts w:asciiTheme="minorHAnsi" w:hAnsiTheme="minorHAnsi" w:cstheme="minorHAnsi"/>
        </w:rPr>
        <w:t xml:space="preserve">“ad alto rischio” </w:t>
      </w:r>
      <w:r w:rsidR="00750F70" w:rsidRPr="00596925">
        <w:rPr>
          <w:rFonts w:asciiTheme="minorHAnsi" w:hAnsiTheme="minorHAnsi" w:cstheme="minorHAnsi"/>
        </w:rPr>
        <w:t xml:space="preserve">vengono </w:t>
      </w:r>
      <w:r w:rsidR="00A85813" w:rsidRPr="00596925">
        <w:rPr>
          <w:rFonts w:asciiTheme="minorHAnsi" w:hAnsiTheme="minorHAnsi" w:cstheme="minorHAnsi"/>
        </w:rPr>
        <w:t xml:space="preserve">sempre </w:t>
      </w:r>
      <w:r w:rsidR="005E1AC4" w:rsidRPr="00596925">
        <w:rPr>
          <w:rFonts w:asciiTheme="minorHAnsi" w:hAnsiTheme="minorHAnsi" w:cstheme="minorHAnsi"/>
        </w:rPr>
        <w:t xml:space="preserve">comunicate al cliente e se necessario si procede al richiamo dei rapporti di prova già emessi. Inoltre, tutte le non conformità rilevate durante l’anno solare vengono </w:t>
      </w:r>
      <w:r w:rsidR="00AD2A70" w:rsidRPr="00596925">
        <w:rPr>
          <w:rFonts w:asciiTheme="minorHAnsi" w:hAnsiTheme="minorHAnsi" w:cstheme="minorHAnsi"/>
        </w:rPr>
        <w:t>verificate</w:t>
      </w:r>
      <w:r w:rsidR="00750F70" w:rsidRPr="00596925">
        <w:rPr>
          <w:rFonts w:asciiTheme="minorHAnsi" w:hAnsiTheme="minorHAnsi" w:cstheme="minorHAnsi"/>
        </w:rPr>
        <w:t xml:space="preserve"> durante il riesame della direzione</w:t>
      </w:r>
      <w:r w:rsidR="005E1AC4" w:rsidRPr="00596925">
        <w:rPr>
          <w:rFonts w:asciiTheme="minorHAnsi" w:hAnsiTheme="minorHAnsi" w:cstheme="minorHAnsi"/>
        </w:rPr>
        <w:t xml:space="preserve"> annuale</w:t>
      </w:r>
      <w:r w:rsidR="00750F70" w:rsidRPr="00596925">
        <w:rPr>
          <w:rFonts w:asciiTheme="minorHAnsi" w:hAnsiTheme="minorHAnsi" w:cstheme="minorHAnsi"/>
        </w:rPr>
        <w:t>.</w:t>
      </w:r>
    </w:p>
    <w:p w14:paraId="714B23EC" w14:textId="793C4649" w:rsidR="00257756" w:rsidRPr="00596925" w:rsidRDefault="00692206" w:rsidP="00E92863">
      <w:pPr>
        <w:pStyle w:val="testo"/>
        <w:ind w:left="0"/>
        <w:rPr>
          <w:rFonts w:asciiTheme="minorHAnsi" w:hAnsiTheme="minorHAnsi" w:cstheme="minorHAnsi"/>
        </w:rPr>
      </w:pPr>
      <w:r w:rsidRPr="00596925">
        <w:rPr>
          <w:rFonts w:asciiTheme="minorHAnsi" w:hAnsiTheme="minorHAnsi" w:cstheme="minorHAnsi"/>
        </w:rPr>
        <w:t>Anche a seguito di n</w:t>
      </w:r>
      <w:r w:rsidR="00750F70" w:rsidRPr="00596925">
        <w:rPr>
          <w:rFonts w:asciiTheme="minorHAnsi" w:hAnsiTheme="minorHAnsi" w:cstheme="minorHAnsi"/>
        </w:rPr>
        <w:t xml:space="preserve">on </w:t>
      </w:r>
      <w:r w:rsidRPr="00596925">
        <w:rPr>
          <w:rFonts w:asciiTheme="minorHAnsi" w:hAnsiTheme="minorHAnsi" w:cstheme="minorHAnsi"/>
        </w:rPr>
        <w:t>c</w:t>
      </w:r>
      <w:r w:rsidR="00750F70" w:rsidRPr="00596925">
        <w:rPr>
          <w:rFonts w:asciiTheme="minorHAnsi" w:hAnsiTheme="minorHAnsi" w:cstheme="minorHAnsi"/>
        </w:rPr>
        <w:t>onfo</w:t>
      </w:r>
      <w:r w:rsidRPr="00596925">
        <w:rPr>
          <w:rFonts w:asciiTheme="minorHAnsi" w:hAnsiTheme="minorHAnsi" w:cstheme="minorHAnsi"/>
        </w:rPr>
        <w:t xml:space="preserve">rmità rilevate durante audit di seconda </w:t>
      </w:r>
      <w:r w:rsidR="00750F70" w:rsidRPr="00596925">
        <w:rPr>
          <w:rFonts w:asciiTheme="minorHAnsi" w:hAnsiTheme="minorHAnsi" w:cstheme="minorHAnsi"/>
        </w:rPr>
        <w:t xml:space="preserve">e terza parte tali rilievi saranno registrati tramite il modulo </w:t>
      </w:r>
      <w:r w:rsidR="00A93F41" w:rsidRPr="00596925">
        <w:rPr>
          <w:rStyle w:val="CharacterStyle2"/>
          <w:rFonts w:asciiTheme="minorHAnsi" w:hAnsiTheme="minorHAnsi" w:cstheme="minorHAnsi"/>
          <w:w w:val="105"/>
        </w:rPr>
        <w:t>di cui sopra</w:t>
      </w:r>
      <w:r w:rsidR="00750F70" w:rsidRPr="00596925">
        <w:rPr>
          <w:rStyle w:val="CharacterStyle2"/>
          <w:rFonts w:asciiTheme="minorHAnsi" w:hAnsiTheme="minorHAnsi" w:cstheme="minorHAnsi"/>
          <w:w w:val="105"/>
        </w:rPr>
        <w:t xml:space="preserve">. In particolare, per le visite di accreditamento/sorveglianza ACCREDIA, i rilievi classificati come “NC – Non conformità” sono considerati </w:t>
      </w:r>
      <w:r w:rsidRPr="00596925">
        <w:rPr>
          <w:rFonts w:asciiTheme="minorHAnsi" w:hAnsiTheme="minorHAnsi" w:cstheme="minorHAnsi"/>
        </w:rPr>
        <w:t>n</w:t>
      </w:r>
      <w:r w:rsidR="00750F70" w:rsidRPr="00596925">
        <w:rPr>
          <w:rFonts w:asciiTheme="minorHAnsi" w:hAnsiTheme="minorHAnsi" w:cstheme="minorHAnsi"/>
        </w:rPr>
        <w:t xml:space="preserve">on </w:t>
      </w:r>
      <w:r w:rsidRPr="00596925">
        <w:rPr>
          <w:rFonts w:asciiTheme="minorHAnsi" w:hAnsiTheme="minorHAnsi" w:cstheme="minorHAnsi"/>
        </w:rPr>
        <w:t>c</w:t>
      </w:r>
      <w:r w:rsidR="00750F70" w:rsidRPr="00596925">
        <w:rPr>
          <w:rFonts w:asciiTheme="minorHAnsi" w:hAnsiTheme="minorHAnsi" w:cstheme="minorHAnsi"/>
        </w:rPr>
        <w:t>onformità “</w:t>
      </w:r>
      <w:r w:rsidR="002F69B3" w:rsidRPr="00596925">
        <w:rPr>
          <w:rFonts w:asciiTheme="minorHAnsi" w:hAnsiTheme="minorHAnsi" w:cstheme="minorHAnsi"/>
        </w:rPr>
        <w:t xml:space="preserve">ad alto rischio”, </w:t>
      </w:r>
      <w:r w:rsidR="00750F70" w:rsidRPr="00596925">
        <w:rPr>
          <w:rFonts w:asciiTheme="minorHAnsi" w:hAnsiTheme="minorHAnsi" w:cstheme="minorHAnsi"/>
        </w:rPr>
        <w:t>i rilievi classificati come “OSS – Osservazione” sono considerati “</w:t>
      </w:r>
      <w:r w:rsidR="002F69B3" w:rsidRPr="00596925">
        <w:rPr>
          <w:rFonts w:asciiTheme="minorHAnsi" w:hAnsiTheme="minorHAnsi" w:cstheme="minorHAnsi"/>
        </w:rPr>
        <w:t xml:space="preserve">a medio rischio” mentre i “COM – Commenti” sono considerati “a basso rischio”. </w:t>
      </w:r>
    </w:p>
    <w:p w14:paraId="2771BD67" w14:textId="77777777" w:rsidR="008C045F" w:rsidRPr="00596925" w:rsidRDefault="008C045F" w:rsidP="00E92863">
      <w:pPr>
        <w:pStyle w:val="testo"/>
        <w:ind w:left="0"/>
        <w:rPr>
          <w:rFonts w:asciiTheme="minorHAnsi" w:hAnsiTheme="minorHAnsi" w:cstheme="minorHAnsi"/>
        </w:rPr>
      </w:pPr>
    </w:p>
    <w:p w14:paraId="0A5ED611" w14:textId="4868352A" w:rsidR="00FA329B" w:rsidRPr="00596925" w:rsidRDefault="00FA329B" w:rsidP="00FA329B">
      <w:pPr>
        <w:pStyle w:val="Titolo2"/>
        <w:rPr>
          <w:rFonts w:asciiTheme="minorHAnsi" w:hAnsiTheme="minorHAnsi" w:cstheme="minorHAnsi"/>
          <w:color w:val="002060"/>
        </w:rPr>
      </w:pPr>
      <w:bookmarkStart w:id="137" w:name="_Toc169248534"/>
      <w:r w:rsidRPr="00596925">
        <w:rPr>
          <w:rFonts w:asciiTheme="minorHAnsi" w:hAnsiTheme="minorHAnsi" w:cstheme="minorHAnsi"/>
          <w:color w:val="002060"/>
        </w:rPr>
        <w:lastRenderedPageBreak/>
        <w:t xml:space="preserve">7.11 Controllo dei dati </w:t>
      </w:r>
      <w:r w:rsidR="00DC4C9D" w:rsidRPr="00596925">
        <w:rPr>
          <w:rFonts w:asciiTheme="minorHAnsi" w:hAnsiTheme="minorHAnsi" w:cstheme="minorHAnsi"/>
          <w:color w:val="002060"/>
        </w:rPr>
        <w:t xml:space="preserve">e gestione </w:t>
      </w:r>
      <w:r w:rsidRPr="00596925">
        <w:rPr>
          <w:rFonts w:asciiTheme="minorHAnsi" w:hAnsiTheme="minorHAnsi" w:cstheme="minorHAnsi"/>
          <w:color w:val="002060"/>
        </w:rPr>
        <w:t>delle registrazioni</w:t>
      </w:r>
      <w:bookmarkEnd w:id="137"/>
      <w:r w:rsidRPr="00596925">
        <w:rPr>
          <w:rFonts w:asciiTheme="minorHAnsi" w:hAnsiTheme="minorHAnsi" w:cstheme="minorHAnsi"/>
          <w:color w:val="002060"/>
        </w:rPr>
        <w:t xml:space="preserve"> </w:t>
      </w:r>
    </w:p>
    <w:p w14:paraId="509D7F49" w14:textId="55C150F3" w:rsidR="00317289" w:rsidRPr="00596925" w:rsidRDefault="00317289" w:rsidP="009A2F53">
      <w:pPr>
        <w:pStyle w:val="testo"/>
        <w:ind w:left="0"/>
        <w:rPr>
          <w:rFonts w:asciiTheme="minorHAnsi" w:hAnsiTheme="minorHAnsi" w:cstheme="minorHAnsi"/>
        </w:rPr>
      </w:pPr>
      <w:r w:rsidRPr="00596925">
        <w:rPr>
          <w:rFonts w:asciiTheme="minorHAnsi" w:hAnsiTheme="minorHAnsi" w:cstheme="minorHAnsi"/>
        </w:rPr>
        <w:t xml:space="preserve">Il §7.11.4 della presente sezione del MQL non è applicabile poiché il laboratorio non fruisce di un sistema di gestione delle informazioni gestito e mantenuto al di fuori della propria sede operativa, ricorrendo ad un fornitore esterno. </w:t>
      </w:r>
    </w:p>
    <w:p w14:paraId="78BB8126" w14:textId="38F97A5B" w:rsidR="001E4C7E" w:rsidRPr="00596925" w:rsidRDefault="006E43D3" w:rsidP="009A2F53">
      <w:pPr>
        <w:pStyle w:val="testo"/>
        <w:ind w:left="0"/>
        <w:rPr>
          <w:rFonts w:asciiTheme="minorHAnsi" w:hAnsiTheme="minorHAnsi" w:cstheme="minorHAnsi"/>
        </w:rPr>
      </w:pPr>
      <w:r w:rsidRPr="00596925">
        <w:rPr>
          <w:rFonts w:asciiTheme="minorHAnsi" w:hAnsiTheme="minorHAnsi" w:cstheme="minorHAnsi"/>
        </w:rPr>
        <w:t xml:space="preserve">Le modalità di gestione e trattamento dei sistemi di gestione delle informazioni sono specificate nei paragrafi nel presente MQL </w:t>
      </w:r>
      <w:r w:rsidR="005E35B0" w:rsidRPr="00596925">
        <w:rPr>
          <w:rFonts w:asciiTheme="minorHAnsi" w:hAnsiTheme="minorHAnsi" w:cstheme="minorHAnsi"/>
        </w:rPr>
        <w:t>esplicitando</w:t>
      </w:r>
      <w:r w:rsidR="00A643FD" w:rsidRPr="00596925">
        <w:rPr>
          <w:rFonts w:asciiTheme="minorHAnsi" w:hAnsiTheme="minorHAnsi" w:cstheme="minorHAnsi"/>
        </w:rPr>
        <w:t xml:space="preserve"> le regole ed i criteri di governo di tutti i dati e le informazioni necessari per lo svolgimento dei processi e delle attività </w:t>
      </w:r>
      <w:r w:rsidRPr="00596925">
        <w:rPr>
          <w:rFonts w:asciiTheme="minorHAnsi" w:hAnsiTheme="minorHAnsi" w:cstheme="minorHAnsi"/>
        </w:rPr>
        <w:t xml:space="preserve">gestionali e </w:t>
      </w:r>
      <w:r w:rsidR="00611288" w:rsidRPr="00596925">
        <w:rPr>
          <w:rFonts w:asciiTheme="minorHAnsi" w:hAnsiTheme="minorHAnsi" w:cstheme="minorHAnsi"/>
        </w:rPr>
        <w:t>operative</w:t>
      </w:r>
      <w:r w:rsidRPr="00596925">
        <w:rPr>
          <w:rFonts w:asciiTheme="minorHAnsi" w:hAnsiTheme="minorHAnsi" w:cstheme="minorHAnsi"/>
        </w:rPr>
        <w:t xml:space="preserve"> del laboratorio</w:t>
      </w:r>
      <w:r w:rsidR="00A643FD" w:rsidRPr="00596925">
        <w:rPr>
          <w:rFonts w:asciiTheme="minorHAnsi" w:hAnsiTheme="minorHAnsi" w:cstheme="minorHAnsi"/>
        </w:rPr>
        <w:t xml:space="preserve">. </w:t>
      </w:r>
      <w:r w:rsidR="001E4C7E" w:rsidRPr="00596925">
        <w:rPr>
          <w:rFonts w:asciiTheme="minorHAnsi" w:hAnsiTheme="minorHAnsi" w:cstheme="minorHAnsi"/>
        </w:rPr>
        <w:t xml:space="preserve">I documenti di sistema sono realizzati e gestiti tramite software </w:t>
      </w:r>
      <w:r w:rsidR="001E4C7E" w:rsidRPr="00596925">
        <w:rPr>
          <w:rFonts w:asciiTheme="minorHAnsi" w:hAnsiTheme="minorHAnsi" w:cstheme="minorHAnsi"/>
          <w:i/>
        </w:rPr>
        <w:t>Office</w:t>
      </w:r>
      <w:r w:rsidR="001E4C7E" w:rsidRPr="00596925">
        <w:rPr>
          <w:rFonts w:asciiTheme="minorHAnsi" w:hAnsiTheme="minorHAnsi" w:cstheme="minorHAnsi"/>
        </w:rPr>
        <w:t xml:space="preserve"> e </w:t>
      </w:r>
      <w:r w:rsidR="001E4C7E" w:rsidRPr="00596925">
        <w:rPr>
          <w:rFonts w:asciiTheme="minorHAnsi" w:hAnsiTheme="minorHAnsi" w:cstheme="minorHAnsi"/>
          <w:i/>
        </w:rPr>
        <w:t>Adobe</w:t>
      </w:r>
      <w:r w:rsidR="001E4C7E" w:rsidRPr="00596925">
        <w:rPr>
          <w:rFonts w:asciiTheme="minorHAnsi" w:hAnsiTheme="minorHAnsi" w:cstheme="minorHAnsi"/>
        </w:rPr>
        <w:t xml:space="preserve"> su piattaforma </w:t>
      </w:r>
      <w:r w:rsidR="001E4C7E" w:rsidRPr="00596925">
        <w:rPr>
          <w:rFonts w:asciiTheme="minorHAnsi" w:hAnsiTheme="minorHAnsi" w:cstheme="minorHAnsi"/>
          <w:i/>
        </w:rPr>
        <w:t>Windows</w:t>
      </w:r>
      <w:r w:rsidR="001E4C7E" w:rsidRPr="00596925">
        <w:rPr>
          <w:rFonts w:asciiTheme="minorHAnsi" w:hAnsiTheme="minorHAnsi" w:cstheme="minorHAnsi"/>
        </w:rPr>
        <w:t xml:space="preserve">. I documenti in uso sono archiviati nel </w:t>
      </w:r>
      <w:r w:rsidR="001E4C7E" w:rsidRPr="00596925">
        <w:rPr>
          <w:rFonts w:asciiTheme="minorHAnsi" w:hAnsiTheme="minorHAnsi" w:cstheme="minorHAnsi"/>
          <w:i/>
        </w:rPr>
        <w:t>server</w:t>
      </w:r>
      <w:r w:rsidR="001E4C7E" w:rsidRPr="00596925">
        <w:rPr>
          <w:rFonts w:asciiTheme="minorHAnsi" w:hAnsiTheme="minorHAnsi" w:cstheme="minorHAnsi"/>
        </w:rPr>
        <w:t xml:space="preserve"> aziendale in f</w:t>
      </w:r>
      <w:r w:rsidR="009A2F53" w:rsidRPr="00596925">
        <w:rPr>
          <w:rFonts w:asciiTheme="minorHAnsi" w:hAnsiTheme="minorHAnsi" w:cstheme="minorHAnsi"/>
        </w:rPr>
        <w:t>ormato modificabile al</w:t>
      </w:r>
      <w:r w:rsidR="001E4C7E" w:rsidRPr="00596925">
        <w:rPr>
          <w:rFonts w:asciiTheme="minorHAnsi" w:hAnsiTheme="minorHAnsi" w:cstheme="minorHAnsi"/>
        </w:rPr>
        <w:t xml:space="preserve"> quale ha accesso solamente </w:t>
      </w:r>
      <w:r w:rsidR="009A2F53" w:rsidRPr="00596925">
        <w:rPr>
          <w:rFonts w:asciiTheme="minorHAnsi" w:hAnsiTheme="minorHAnsi" w:cstheme="minorHAnsi"/>
        </w:rPr>
        <w:t>RL/</w:t>
      </w:r>
      <w:r w:rsidR="001E4C7E" w:rsidRPr="00596925">
        <w:rPr>
          <w:rFonts w:asciiTheme="minorHAnsi" w:hAnsiTheme="minorHAnsi" w:cstheme="minorHAnsi"/>
        </w:rPr>
        <w:t>RQL</w:t>
      </w:r>
      <w:r w:rsidR="00D965C9" w:rsidRPr="00596925">
        <w:rPr>
          <w:rFonts w:asciiTheme="minorHAnsi" w:hAnsiTheme="minorHAnsi" w:cstheme="minorHAnsi"/>
        </w:rPr>
        <w:t xml:space="preserve">, mentre, il resto del personale di laboratorio ha accesso solamente a documenti non modificabili o editabili </w:t>
      </w:r>
      <w:r w:rsidR="0056004C" w:rsidRPr="00596925">
        <w:rPr>
          <w:rFonts w:asciiTheme="minorHAnsi" w:hAnsiTheme="minorHAnsi" w:cstheme="minorHAnsi"/>
        </w:rPr>
        <w:t>unicamente</w:t>
      </w:r>
      <w:r w:rsidR="00D965C9" w:rsidRPr="00596925">
        <w:rPr>
          <w:rFonts w:asciiTheme="minorHAnsi" w:hAnsiTheme="minorHAnsi" w:cstheme="minorHAnsi"/>
        </w:rPr>
        <w:t xml:space="preserve"> per l’inserimento di dati grezzi da elaborare per </w:t>
      </w:r>
      <w:r w:rsidR="0056004C" w:rsidRPr="00596925">
        <w:rPr>
          <w:rFonts w:asciiTheme="minorHAnsi" w:hAnsiTheme="minorHAnsi" w:cstheme="minorHAnsi"/>
        </w:rPr>
        <w:t>l’</w:t>
      </w:r>
      <w:r w:rsidR="00D965C9" w:rsidRPr="00596925">
        <w:rPr>
          <w:rFonts w:asciiTheme="minorHAnsi" w:hAnsiTheme="minorHAnsi" w:cstheme="minorHAnsi"/>
        </w:rPr>
        <w:t>otten</w:t>
      </w:r>
      <w:r w:rsidR="0056004C" w:rsidRPr="00596925">
        <w:rPr>
          <w:rFonts w:asciiTheme="minorHAnsi" w:hAnsiTheme="minorHAnsi" w:cstheme="minorHAnsi"/>
        </w:rPr>
        <w:t>imento</w:t>
      </w:r>
      <w:r w:rsidR="00D965C9" w:rsidRPr="00596925">
        <w:rPr>
          <w:rFonts w:asciiTheme="minorHAnsi" w:hAnsiTheme="minorHAnsi" w:cstheme="minorHAnsi"/>
        </w:rPr>
        <w:t xml:space="preserve"> </w:t>
      </w:r>
      <w:r w:rsidR="0056004C" w:rsidRPr="00596925">
        <w:rPr>
          <w:rFonts w:asciiTheme="minorHAnsi" w:hAnsiTheme="minorHAnsi" w:cstheme="minorHAnsi"/>
        </w:rPr>
        <w:t>del</w:t>
      </w:r>
      <w:r w:rsidR="00D965C9" w:rsidRPr="00596925">
        <w:rPr>
          <w:rFonts w:asciiTheme="minorHAnsi" w:hAnsiTheme="minorHAnsi" w:cstheme="minorHAnsi"/>
        </w:rPr>
        <w:t xml:space="preserve"> dato analitico finale da inserire nel </w:t>
      </w:r>
      <w:r w:rsidR="00A93F41" w:rsidRPr="00596925">
        <w:rPr>
          <w:rFonts w:asciiTheme="minorHAnsi" w:hAnsiTheme="minorHAnsi" w:cstheme="minorHAnsi"/>
        </w:rPr>
        <w:t>software gestionale</w:t>
      </w:r>
      <w:r w:rsidR="00D965C9" w:rsidRPr="00596925">
        <w:rPr>
          <w:rFonts w:asciiTheme="minorHAnsi" w:hAnsiTheme="minorHAnsi" w:cstheme="minorHAnsi"/>
        </w:rPr>
        <w:t xml:space="preserve"> (es: file </w:t>
      </w:r>
      <w:r w:rsidR="00D965C9" w:rsidRPr="00596925">
        <w:rPr>
          <w:rFonts w:asciiTheme="minorHAnsi" w:hAnsiTheme="minorHAnsi" w:cstheme="minorHAnsi"/>
          <w:i/>
        </w:rPr>
        <w:t>Excel</w:t>
      </w:r>
      <w:r w:rsidR="00D965C9" w:rsidRPr="00596925">
        <w:rPr>
          <w:rFonts w:asciiTheme="minorHAnsi" w:hAnsiTheme="minorHAnsi" w:cstheme="minorHAnsi"/>
        </w:rPr>
        <w:t xml:space="preserve"> a </w:t>
      </w:r>
      <w:r w:rsidR="00D965C9" w:rsidRPr="00596925">
        <w:rPr>
          <w:rFonts w:asciiTheme="minorHAnsi" w:hAnsiTheme="minorHAnsi" w:cstheme="minorHAnsi"/>
          <w:i/>
        </w:rPr>
        <w:t>layout</w:t>
      </w:r>
      <w:r w:rsidR="00D965C9" w:rsidRPr="00596925">
        <w:rPr>
          <w:rFonts w:asciiTheme="minorHAnsi" w:hAnsiTheme="minorHAnsi" w:cstheme="minorHAnsi"/>
        </w:rPr>
        <w:t xml:space="preserve"> bloccato, con celle contenenti testo e/o formule bloccate e protetti da </w:t>
      </w:r>
      <w:r w:rsidR="00D965C9" w:rsidRPr="00596925">
        <w:rPr>
          <w:rFonts w:asciiTheme="minorHAnsi" w:hAnsiTheme="minorHAnsi" w:cstheme="minorHAnsi"/>
          <w:i/>
        </w:rPr>
        <w:t>password</w:t>
      </w:r>
      <w:r w:rsidR="00D965C9" w:rsidRPr="00596925">
        <w:rPr>
          <w:rFonts w:asciiTheme="minorHAnsi" w:hAnsiTheme="minorHAnsi" w:cstheme="minorHAnsi"/>
        </w:rPr>
        <w:t>)</w:t>
      </w:r>
      <w:r w:rsidR="001E4C7E" w:rsidRPr="00596925">
        <w:rPr>
          <w:rFonts w:asciiTheme="minorHAnsi" w:hAnsiTheme="minorHAnsi" w:cstheme="minorHAnsi"/>
        </w:rPr>
        <w:t>. La consultazione dei documenti</w:t>
      </w:r>
      <w:r w:rsidR="00317289" w:rsidRPr="00596925">
        <w:rPr>
          <w:rFonts w:asciiTheme="minorHAnsi" w:hAnsiTheme="minorHAnsi" w:cstheme="minorHAnsi"/>
        </w:rPr>
        <w:t xml:space="preserve"> del sistema di gestione del laboratorio ma anche ad informazioni quali: istruzioni, manuali, dati di riferimento</w:t>
      </w:r>
      <w:r w:rsidR="001E4C7E" w:rsidRPr="00596925">
        <w:rPr>
          <w:rFonts w:asciiTheme="minorHAnsi" w:hAnsiTheme="minorHAnsi" w:cstheme="minorHAnsi"/>
        </w:rPr>
        <w:t xml:space="preserve"> </w:t>
      </w:r>
      <w:r w:rsidR="00317289" w:rsidRPr="00596925">
        <w:rPr>
          <w:rFonts w:asciiTheme="minorHAnsi" w:hAnsiTheme="minorHAnsi" w:cstheme="minorHAnsi"/>
        </w:rPr>
        <w:t xml:space="preserve">dei </w:t>
      </w:r>
      <w:r w:rsidR="00317289" w:rsidRPr="00596925">
        <w:rPr>
          <w:rFonts w:asciiTheme="minorHAnsi" w:hAnsiTheme="minorHAnsi" w:cstheme="minorHAnsi"/>
          <w:i/>
        </w:rPr>
        <w:t>software</w:t>
      </w:r>
      <w:r w:rsidR="00317289" w:rsidRPr="00596925">
        <w:rPr>
          <w:rFonts w:asciiTheme="minorHAnsi" w:hAnsiTheme="minorHAnsi" w:cstheme="minorHAnsi"/>
        </w:rPr>
        <w:t xml:space="preserve"> in uso, </w:t>
      </w:r>
      <w:r w:rsidR="001E4C7E" w:rsidRPr="00596925">
        <w:rPr>
          <w:rFonts w:asciiTheme="minorHAnsi" w:hAnsiTheme="minorHAnsi" w:cstheme="minorHAnsi"/>
        </w:rPr>
        <w:t xml:space="preserve">è possibile connettendosi </w:t>
      </w:r>
      <w:r w:rsidR="00D965C9" w:rsidRPr="00596925">
        <w:rPr>
          <w:rFonts w:asciiTheme="minorHAnsi" w:hAnsiTheme="minorHAnsi" w:cstheme="minorHAnsi"/>
        </w:rPr>
        <w:t xml:space="preserve">alla rete </w:t>
      </w:r>
      <w:r w:rsidR="00D965C9" w:rsidRPr="00596925">
        <w:rPr>
          <w:rFonts w:asciiTheme="minorHAnsi" w:hAnsiTheme="minorHAnsi" w:cstheme="minorHAnsi"/>
          <w:i/>
        </w:rPr>
        <w:t>intranet</w:t>
      </w:r>
      <w:r w:rsidR="00D965C9" w:rsidRPr="00596925">
        <w:rPr>
          <w:rFonts w:asciiTheme="minorHAnsi" w:hAnsiTheme="minorHAnsi" w:cstheme="minorHAnsi"/>
        </w:rPr>
        <w:t xml:space="preserve"> aziendale</w:t>
      </w:r>
      <w:r w:rsidR="00317289" w:rsidRPr="00596925">
        <w:rPr>
          <w:rFonts w:asciiTheme="minorHAnsi" w:hAnsiTheme="minorHAnsi" w:cstheme="minorHAnsi"/>
        </w:rPr>
        <w:t xml:space="preserve"> con propri</w:t>
      </w:r>
      <w:r w:rsidR="0056004C" w:rsidRPr="00596925">
        <w:rPr>
          <w:rFonts w:asciiTheme="minorHAnsi" w:hAnsiTheme="minorHAnsi" w:cstheme="minorHAnsi"/>
        </w:rPr>
        <w:t xml:space="preserve"> </w:t>
      </w:r>
      <w:r w:rsidR="0056004C" w:rsidRPr="00596925">
        <w:rPr>
          <w:rFonts w:asciiTheme="minorHAnsi" w:hAnsiTheme="minorHAnsi" w:cstheme="minorHAnsi"/>
          <w:i/>
        </w:rPr>
        <w:t>username</w:t>
      </w:r>
      <w:r w:rsidR="0056004C" w:rsidRPr="00596925">
        <w:rPr>
          <w:rFonts w:asciiTheme="minorHAnsi" w:hAnsiTheme="minorHAnsi" w:cstheme="minorHAnsi"/>
        </w:rPr>
        <w:t xml:space="preserve"> e </w:t>
      </w:r>
      <w:r w:rsidR="0056004C" w:rsidRPr="00596925">
        <w:rPr>
          <w:rFonts w:asciiTheme="minorHAnsi" w:hAnsiTheme="minorHAnsi" w:cstheme="minorHAnsi"/>
          <w:i/>
        </w:rPr>
        <w:t>password</w:t>
      </w:r>
      <w:r w:rsidR="00317289" w:rsidRPr="00596925">
        <w:rPr>
          <w:rFonts w:asciiTheme="minorHAnsi" w:hAnsiTheme="minorHAnsi" w:cstheme="minorHAnsi"/>
          <w:i/>
        </w:rPr>
        <w:t>,</w:t>
      </w:r>
      <w:r w:rsidR="00317289" w:rsidRPr="00596925">
        <w:rPr>
          <w:rFonts w:asciiTheme="minorHAnsi" w:hAnsiTheme="minorHAnsi" w:cstheme="minorHAnsi"/>
        </w:rPr>
        <w:t xml:space="preserve"> assegnati</w:t>
      </w:r>
      <w:r w:rsidR="0056004C" w:rsidRPr="00596925">
        <w:rPr>
          <w:rFonts w:asciiTheme="minorHAnsi" w:hAnsiTheme="minorHAnsi" w:cstheme="minorHAnsi"/>
        </w:rPr>
        <w:t xml:space="preserve"> segretamente dal responsabile IT aziendale ad ogni risorsa umana</w:t>
      </w:r>
      <w:r w:rsidR="001E4C7E" w:rsidRPr="00596925">
        <w:rPr>
          <w:rFonts w:asciiTheme="minorHAnsi" w:hAnsiTheme="minorHAnsi" w:cstheme="minorHAnsi"/>
        </w:rPr>
        <w:t xml:space="preserve">. </w:t>
      </w:r>
    </w:p>
    <w:p w14:paraId="4C568DCF" w14:textId="16C1A7FB" w:rsidR="001E4C7E" w:rsidRPr="00596925" w:rsidRDefault="001E4C7E" w:rsidP="009A2F53">
      <w:pPr>
        <w:pStyle w:val="testo"/>
        <w:ind w:left="0"/>
        <w:rPr>
          <w:rFonts w:asciiTheme="minorHAnsi" w:hAnsiTheme="minorHAnsi" w:cstheme="minorHAnsi"/>
        </w:rPr>
      </w:pPr>
      <w:r w:rsidRPr="00596925">
        <w:rPr>
          <w:rFonts w:asciiTheme="minorHAnsi" w:hAnsiTheme="minorHAnsi" w:cstheme="minorHAnsi"/>
        </w:rPr>
        <w:t xml:space="preserve">Il laboratorio utilizza un </w:t>
      </w:r>
      <w:r w:rsidR="00A93F41" w:rsidRPr="00596925">
        <w:rPr>
          <w:rFonts w:asciiTheme="minorHAnsi" w:hAnsiTheme="minorHAnsi" w:cstheme="minorHAnsi"/>
        </w:rPr>
        <w:t xml:space="preserve">software gestionale </w:t>
      </w:r>
      <w:r w:rsidRPr="00596925">
        <w:rPr>
          <w:rFonts w:asciiTheme="minorHAnsi" w:hAnsiTheme="minorHAnsi" w:cstheme="minorHAnsi"/>
        </w:rPr>
        <w:t>che è stato validato dal produttore ed</w:t>
      </w:r>
      <w:r w:rsidR="00920823" w:rsidRPr="00596925">
        <w:rPr>
          <w:rFonts w:asciiTheme="minorHAnsi" w:hAnsiTheme="minorHAnsi" w:cstheme="minorHAnsi"/>
        </w:rPr>
        <w:t xml:space="preserve"> in laboratorio a seguito dell’</w:t>
      </w:r>
      <w:r w:rsidRPr="00596925">
        <w:rPr>
          <w:rFonts w:asciiTheme="minorHAnsi" w:hAnsiTheme="minorHAnsi" w:cstheme="minorHAnsi"/>
        </w:rPr>
        <w:t xml:space="preserve">implementazione ed a </w:t>
      </w:r>
      <w:r w:rsidR="00317289" w:rsidRPr="00596925">
        <w:rPr>
          <w:rFonts w:asciiTheme="minorHAnsi" w:hAnsiTheme="minorHAnsi" w:cstheme="minorHAnsi"/>
        </w:rPr>
        <w:t>prosieguo</w:t>
      </w:r>
      <w:r w:rsidRPr="00596925">
        <w:rPr>
          <w:rFonts w:asciiTheme="minorHAnsi" w:hAnsiTheme="minorHAnsi" w:cstheme="minorHAnsi"/>
        </w:rPr>
        <w:t xml:space="preserve"> di personalizzazioni. La validazione viene registrata </w:t>
      </w:r>
      <w:r w:rsidR="00D80498">
        <w:rPr>
          <w:rFonts w:asciiTheme="minorHAnsi" w:hAnsiTheme="minorHAnsi" w:cstheme="minorHAnsi"/>
        </w:rPr>
        <w:t>tramite l’emissione di un verbale (M112)</w:t>
      </w:r>
      <w:r w:rsidR="00920823" w:rsidRPr="00596925">
        <w:rPr>
          <w:rFonts w:asciiTheme="minorHAnsi" w:hAnsiTheme="minorHAnsi" w:cstheme="minorHAnsi"/>
        </w:rPr>
        <w:t>.</w:t>
      </w:r>
      <w:r w:rsidRPr="00596925">
        <w:rPr>
          <w:rFonts w:asciiTheme="minorHAnsi" w:hAnsiTheme="minorHAnsi" w:cstheme="minorHAnsi"/>
        </w:rPr>
        <w:t xml:space="preserve"> Di seguito si specificano le correlazioni tra il </w:t>
      </w:r>
      <w:r w:rsidR="00A93F41" w:rsidRPr="00596925">
        <w:rPr>
          <w:rFonts w:asciiTheme="minorHAnsi" w:hAnsiTheme="minorHAnsi" w:cstheme="minorHAnsi"/>
        </w:rPr>
        <w:t xml:space="preserve">software gestionale </w:t>
      </w:r>
      <w:r w:rsidRPr="00596925">
        <w:rPr>
          <w:rFonts w:asciiTheme="minorHAnsi" w:hAnsiTheme="minorHAnsi" w:cstheme="minorHAnsi"/>
        </w:rPr>
        <w:t>ed i punti della norma governati dallo stesso:</w:t>
      </w:r>
    </w:p>
    <w:p w14:paraId="2F8B138B" w14:textId="77777777" w:rsidR="001E4C7E" w:rsidRPr="00596925" w:rsidRDefault="001E4C7E" w:rsidP="001E4C7E">
      <w:pPr>
        <w:pStyle w:val="testo"/>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6"/>
        <w:gridCol w:w="3970"/>
      </w:tblGrid>
      <w:tr w:rsidR="001E4C7E" w:rsidRPr="008C3B0A" w14:paraId="7107B7A0" w14:textId="77777777" w:rsidTr="009A2F53">
        <w:trPr>
          <w:jc w:val="center"/>
        </w:trPr>
        <w:tc>
          <w:tcPr>
            <w:tcW w:w="3826" w:type="dxa"/>
          </w:tcPr>
          <w:p w14:paraId="05799111" w14:textId="4C8C1044" w:rsidR="001E4C7E" w:rsidRPr="00596925" w:rsidRDefault="007B79E3" w:rsidP="00133DB1">
            <w:pPr>
              <w:pStyle w:val="testo"/>
              <w:ind w:left="0"/>
              <w:jc w:val="center"/>
              <w:rPr>
                <w:rFonts w:asciiTheme="minorHAnsi" w:hAnsiTheme="minorHAnsi" w:cstheme="minorHAnsi"/>
                <w:b/>
                <w:i/>
              </w:rPr>
            </w:pPr>
            <w:r w:rsidRPr="00596925">
              <w:rPr>
                <w:rFonts w:asciiTheme="minorHAnsi" w:hAnsiTheme="minorHAnsi" w:cstheme="minorHAnsi"/>
                <w:b/>
                <w:i/>
              </w:rPr>
              <w:t>Attività</w:t>
            </w:r>
          </w:p>
        </w:tc>
        <w:tc>
          <w:tcPr>
            <w:tcW w:w="3970" w:type="dxa"/>
          </w:tcPr>
          <w:p w14:paraId="23BEFD4A" w14:textId="38C7985E" w:rsidR="001E4C7E" w:rsidRPr="00596925" w:rsidRDefault="007B79E3" w:rsidP="00133DB1">
            <w:pPr>
              <w:pStyle w:val="testo"/>
              <w:ind w:left="0"/>
              <w:jc w:val="center"/>
              <w:rPr>
                <w:rFonts w:asciiTheme="minorHAnsi" w:hAnsiTheme="minorHAnsi" w:cstheme="minorHAnsi"/>
                <w:b/>
                <w:i/>
                <w:lang w:val="fr-FR"/>
              </w:rPr>
            </w:pPr>
            <w:r w:rsidRPr="00596925">
              <w:rPr>
                <w:rFonts w:asciiTheme="minorHAnsi" w:hAnsiTheme="minorHAnsi" w:cstheme="minorHAnsi"/>
                <w:b/>
                <w:i/>
                <w:lang w:val="fr-FR"/>
              </w:rPr>
              <w:t>§</w:t>
            </w:r>
            <w:r w:rsidR="001E4C7E" w:rsidRPr="00596925">
              <w:rPr>
                <w:rFonts w:asciiTheme="minorHAnsi" w:hAnsiTheme="minorHAnsi" w:cstheme="minorHAnsi"/>
                <w:b/>
                <w:i/>
                <w:lang w:val="fr-FR"/>
              </w:rPr>
              <w:t xml:space="preserve"> UNI CEI EN ISO/IEC 17025</w:t>
            </w:r>
          </w:p>
        </w:tc>
      </w:tr>
      <w:tr w:rsidR="001E4C7E" w:rsidRPr="00596925" w14:paraId="704857D3" w14:textId="77777777" w:rsidTr="009A2F53">
        <w:trPr>
          <w:jc w:val="center"/>
        </w:trPr>
        <w:tc>
          <w:tcPr>
            <w:tcW w:w="3826" w:type="dxa"/>
          </w:tcPr>
          <w:p w14:paraId="501C7AB9" w14:textId="77777777" w:rsidR="001E4C7E" w:rsidRPr="00596925" w:rsidRDefault="001E4C7E" w:rsidP="00133DB1">
            <w:pPr>
              <w:pStyle w:val="testo"/>
              <w:ind w:left="0"/>
              <w:jc w:val="center"/>
              <w:rPr>
                <w:rFonts w:asciiTheme="minorHAnsi" w:hAnsiTheme="minorHAnsi" w:cstheme="minorHAnsi"/>
              </w:rPr>
            </w:pPr>
            <w:r w:rsidRPr="00596925">
              <w:rPr>
                <w:rFonts w:asciiTheme="minorHAnsi" w:hAnsiTheme="minorHAnsi" w:cstheme="minorHAnsi"/>
              </w:rPr>
              <w:t>Accettazione campioni</w:t>
            </w:r>
          </w:p>
        </w:tc>
        <w:tc>
          <w:tcPr>
            <w:tcW w:w="3970" w:type="dxa"/>
          </w:tcPr>
          <w:p w14:paraId="6F9CDFF3" w14:textId="7F156007" w:rsidR="001E4C7E" w:rsidRPr="00596925" w:rsidRDefault="009A2F53" w:rsidP="00133DB1">
            <w:pPr>
              <w:pStyle w:val="testo"/>
              <w:ind w:left="0"/>
              <w:jc w:val="center"/>
              <w:rPr>
                <w:rFonts w:asciiTheme="minorHAnsi" w:hAnsiTheme="minorHAnsi" w:cstheme="minorHAnsi"/>
              </w:rPr>
            </w:pPr>
            <w:r w:rsidRPr="00596925">
              <w:rPr>
                <w:rFonts w:asciiTheme="minorHAnsi" w:hAnsiTheme="minorHAnsi" w:cstheme="minorHAnsi"/>
              </w:rPr>
              <w:t>7.4</w:t>
            </w:r>
          </w:p>
        </w:tc>
      </w:tr>
      <w:tr w:rsidR="001E4C7E" w:rsidRPr="00596925" w14:paraId="40E9A00E" w14:textId="77777777" w:rsidTr="009A2F53">
        <w:trPr>
          <w:jc w:val="center"/>
        </w:trPr>
        <w:tc>
          <w:tcPr>
            <w:tcW w:w="3826" w:type="dxa"/>
          </w:tcPr>
          <w:p w14:paraId="225E1EE2" w14:textId="77777777" w:rsidR="001E4C7E" w:rsidRPr="00596925" w:rsidRDefault="001E4C7E" w:rsidP="00133DB1">
            <w:pPr>
              <w:pStyle w:val="testo"/>
              <w:ind w:left="0"/>
              <w:jc w:val="center"/>
              <w:rPr>
                <w:rFonts w:asciiTheme="minorHAnsi" w:hAnsiTheme="minorHAnsi" w:cstheme="minorHAnsi"/>
              </w:rPr>
            </w:pPr>
            <w:r w:rsidRPr="00596925">
              <w:rPr>
                <w:rFonts w:asciiTheme="minorHAnsi" w:hAnsiTheme="minorHAnsi" w:cstheme="minorHAnsi"/>
              </w:rPr>
              <w:t>Inserimento dei dati e calcoli</w:t>
            </w:r>
          </w:p>
        </w:tc>
        <w:tc>
          <w:tcPr>
            <w:tcW w:w="3970" w:type="dxa"/>
          </w:tcPr>
          <w:p w14:paraId="0FD386DE" w14:textId="552A8A0E" w:rsidR="001E4C7E" w:rsidRPr="00596925" w:rsidRDefault="007B79E3" w:rsidP="00133DB1">
            <w:pPr>
              <w:pStyle w:val="testo"/>
              <w:ind w:left="0"/>
              <w:jc w:val="center"/>
              <w:rPr>
                <w:rFonts w:asciiTheme="minorHAnsi" w:hAnsiTheme="minorHAnsi" w:cstheme="minorHAnsi"/>
              </w:rPr>
            </w:pPr>
            <w:r w:rsidRPr="00596925">
              <w:rPr>
                <w:rFonts w:asciiTheme="minorHAnsi" w:hAnsiTheme="minorHAnsi" w:cstheme="minorHAnsi"/>
              </w:rPr>
              <w:t>7.5</w:t>
            </w:r>
          </w:p>
        </w:tc>
      </w:tr>
      <w:tr w:rsidR="001E4C7E" w:rsidRPr="00596925" w14:paraId="05C119CE" w14:textId="77777777" w:rsidTr="009A2F53">
        <w:trPr>
          <w:jc w:val="center"/>
        </w:trPr>
        <w:tc>
          <w:tcPr>
            <w:tcW w:w="3826" w:type="dxa"/>
          </w:tcPr>
          <w:p w14:paraId="5DAE15C5" w14:textId="77777777" w:rsidR="001E4C7E" w:rsidRPr="00596925" w:rsidRDefault="001E4C7E" w:rsidP="00133DB1">
            <w:pPr>
              <w:pStyle w:val="testo"/>
              <w:ind w:left="0"/>
              <w:jc w:val="center"/>
              <w:rPr>
                <w:rFonts w:asciiTheme="minorHAnsi" w:hAnsiTheme="minorHAnsi" w:cstheme="minorHAnsi"/>
              </w:rPr>
            </w:pPr>
            <w:r w:rsidRPr="00596925">
              <w:rPr>
                <w:rFonts w:asciiTheme="minorHAnsi" w:hAnsiTheme="minorHAnsi" w:cstheme="minorHAnsi"/>
              </w:rPr>
              <w:t>Emissione dei rapporti di prova</w:t>
            </w:r>
          </w:p>
        </w:tc>
        <w:tc>
          <w:tcPr>
            <w:tcW w:w="3970" w:type="dxa"/>
          </w:tcPr>
          <w:p w14:paraId="7A861ADA" w14:textId="4815BA4E" w:rsidR="001E4C7E" w:rsidRPr="00596925" w:rsidRDefault="007B79E3" w:rsidP="00133DB1">
            <w:pPr>
              <w:pStyle w:val="testo"/>
              <w:ind w:left="0"/>
              <w:jc w:val="center"/>
              <w:rPr>
                <w:rFonts w:asciiTheme="minorHAnsi" w:hAnsiTheme="minorHAnsi" w:cstheme="minorHAnsi"/>
              </w:rPr>
            </w:pPr>
            <w:r w:rsidRPr="00596925">
              <w:rPr>
                <w:rFonts w:asciiTheme="minorHAnsi" w:hAnsiTheme="minorHAnsi" w:cstheme="minorHAnsi"/>
              </w:rPr>
              <w:t>7.8</w:t>
            </w:r>
          </w:p>
        </w:tc>
      </w:tr>
    </w:tbl>
    <w:p w14:paraId="238A040D" w14:textId="77777777" w:rsidR="009A2F53" w:rsidRPr="00596925" w:rsidRDefault="009A2F53" w:rsidP="001E4C7E">
      <w:pPr>
        <w:pStyle w:val="testo"/>
        <w:rPr>
          <w:rFonts w:asciiTheme="minorHAnsi" w:hAnsiTheme="minorHAnsi" w:cstheme="minorHAnsi"/>
        </w:rPr>
      </w:pPr>
    </w:p>
    <w:p w14:paraId="049927B8" w14:textId="590B21A7" w:rsidR="007B79E3" w:rsidRPr="00596925" w:rsidRDefault="00920823" w:rsidP="009A2F53">
      <w:pPr>
        <w:pStyle w:val="testo"/>
        <w:ind w:left="0"/>
        <w:rPr>
          <w:rFonts w:asciiTheme="minorHAnsi" w:hAnsiTheme="minorHAnsi" w:cstheme="minorHAnsi"/>
        </w:rPr>
      </w:pPr>
      <w:r w:rsidRPr="00596925">
        <w:rPr>
          <w:rFonts w:asciiTheme="minorHAnsi" w:hAnsiTheme="minorHAnsi" w:cstheme="minorHAnsi"/>
        </w:rPr>
        <w:t>I</w:t>
      </w:r>
      <w:r w:rsidR="001E4C7E" w:rsidRPr="00596925">
        <w:rPr>
          <w:rFonts w:asciiTheme="minorHAnsi" w:hAnsiTheme="minorHAnsi" w:cstheme="minorHAnsi"/>
        </w:rPr>
        <w:t xml:space="preserve"> fogli di calcolo realizzati dal laboratorio sono considerati documenti </w:t>
      </w:r>
      <w:r w:rsidR="009B4555" w:rsidRPr="00596925">
        <w:rPr>
          <w:rFonts w:asciiTheme="minorHAnsi" w:hAnsiTheme="minorHAnsi" w:cstheme="minorHAnsi"/>
        </w:rPr>
        <w:t xml:space="preserve">di origine interna </w:t>
      </w:r>
      <w:r w:rsidR="001E4C7E" w:rsidRPr="00596925">
        <w:rPr>
          <w:rFonts w:asciiTheme="minorHAnsi" w:hAnsiTheme="minorHAnsi" w:cstheme="minorHAnsi"/>
        </w:rPr>
        <w:t xml:space="preserve">ed elencati nel modulo </w:t>
      </w:r>
      <w:r w:rsidR="00A93F41" w:rsidRPr="00596925">
        <w:rPr>
          <w:rFonts w:asciiTheme="minorHAnsi" w:hAnsiTheme="minorHAnsi" w:cstheme="minorHAnsi"/>
        </w:rPr>
        <w:t>M124</w:t>
      </w:r>
      <w:r w:rsidR="001E4C7E" w:rsidRPr="00596925">
        <w:rPr>
          <w:rFonts w:asciiTheme="minorHAnsi" w:hAnsiTheme="minorHAnsi" w:cstheme="minorHAnsi"/>
        </w:rPr>
        <w:t xml:space="preserve"> e così gestiti.</w:t>
      </w:r>
    </w:p>
    <w:p w14:paraId="7F053413" w14:textId="77777777" w:rsidR="00052B9B" w:rsidRPr="00596925" w:rsidRDefault="00052B9B" w:rsidP="009A2F53">
      <w:pPr>
        <w:pStyle w:val="testo"/>
        <w:ind w:left="0"/>
        <w:rPr>
          <w:rFonts w:asciiTheme="minorHAnsi" w:hAnsiTheme="minorHAnsi" w:cstheme="minorHAnsi"/>
        </w:rPr>
      </w:pPr>
    </w:p>
    <w:p w14:paraId="2D11F515" w14:textId="77777777" w:rsidR="001E4C7E" w:rsidRPr="00596925" w:rsidRDefault="001E4C7E" w:rsidP="00EE5563">
      <w:pPr>
        <w:pStyle w:val="testo"/>
        <w:numPr>
          <w:ilvl w:val="0"/>
          <w:numId w:val="49"/>
        </w:numPr>
        <w:rPr>
          <w:rFonts w:asciiTheme="minorHAnsi" w:hAnsiTheme="minorHAnsi" w:cstheme="minorHAnsi"/>
        </w:rPr>
      </w:pPr>
      <w:r w:rsidRPr="00596925">
        <w:rPr>
          <w:rFonts w:asciiTheme="minorHAnsi" w:hAnsiTheme="minorHAnsi" w:cstheme="minorHAnsi"/>
        </w:rPr>
        <w:t xml:space="preserve">Protezione: </w:t>
      </w:r>
    </w:p>
    <w:p w14:paraId="24F3DEC1" w14:textId="77777777" w:rsidR="001E4C7E" w:rsidRPr="00596925" w:rsidRDefault="001E4C7E" w:rsidP="00EE5563">
      <w:pPr>
        <w:pStyle w:val="testo"/>
        <w:numPr>
          <w:ilvl w:val="1"/>
          <w:numId w:val="49"/>
        </w:numPr>
        <w:rPr>
          <w:rFonts w:asciiTheme="minorHAnsi" w:hAnsiTheme="minorHAnsi" w:cstheme="minorHAnsi"/>
        </w:rPr>
      </w:pPr>
      <w:r w:rsidRPr="00596925">
        <w:rPr>
          <w:rFonts w:asciiTheme="minorHAnsi" w:hAnsiTheme="minorHAnsi" w:cstheme="minorHAnsi"/>
        </w:rPr>
        <w:t>Del foglio di calcolo master in Excel:</w:t>
      </w:r>
    </w:p>
    <w:p w14:paraId="3AB54776" w14:textId="77777777" w:rsidR="001E4C7E" w:rsidRPr="00596925" w:rsidRDefault="001E4C7E" w:rsidP="00EE5563">
      <w:pPr>
        <w:pStyle w:val="testo"/>
        <w:numPr>
          <w:ilvl w:val="2"/>
          <w:numId w:val="49"/>
        </w:numPr>
        <w:rPr>
          <w:rFonts w:asciiTheme="minorHAnsi" w:hAnsiTheme="minorHAnsi" w:cstheme="minorHAnsi"/>
        </w:rPr>
      </w:pPr>
      <w:r w:rsidRPr="00596925">
        <w:rPr>
          <w:rFonts w:asciiTheme="minorHAnsi" w:hAnsiTheme="minorHAnsi" w:cstheme="minorHAnsi"/>
        </w:rPr>
        <w:t>In ogni foglio di lavoro all’interno della cartella di lavoro Excel vengono bloccate le celle che contengono le formule o che comunque non dovranno essere modificate; si utilizza per questo il comando “formato – celle – protezione – bloccata”;</w:t>
      </w:r>
    </w:p>
    <w:p w14:paraId="5783604B" w14:textId="77777777" w:rsidR="001E4C7E" w:rsidRPr="00596925" w:rsidRDefault="001E4C7E" w:rsidP="00EE5563">
      <w:pPr>
        <w:pStyle w:val="testo"/>
        <w:numPr>
          <w:ilvl w:val="2"/>
          <w:numId w:val="49"/>
        </w:numPr>
        <w:rPr>
          <w:rFonts w:asciiTheme="minorHAnsi" w:hAnsiTheme="minorHAnsi" w:cstheme="minorHAnsi"/>
        </w:rPr>
      </w:pPr>
      <w:r w:rsidRPr="00596925">
        <w:rPr>
          <w:rFonts w:asciiTheme="minorHAnsi" w:hAnsiTheme="minorHAnsi" w:cstheme="minorHAnsi"/>
        </w:rPr>
        <w:t>Ogni foglio di lavoro della cartella di lavoro Excel viene protetto con il comando “strumenti – protezione – proteggi foglio di lavoro” ed inserendo la password prescelta;</w:t>
      </w:r>
    </w:p>
    <w:p w14:paraId="661202B2" w14:textId="77777777" w:rsidR="001E4C7E" w:rsidRDefault="001E4C7E" w:rsidP="00EE5563">
      <w:pPr>
        <w:pStyle w:val="testo"/>
        <w:numPr>
          <w:ilvl w:val="2"/>
          <w:numId w:val="49"/>
        </w:numPr>
        <w:rPr>
          <w:rFonts w:asciiTheme="minorHAnsi" w:hAnsiTheme="minorHAnsi" w:cstheme="minorHAnsi"/>
        </w:rPr>
      </w:pPr>
      <w:r w:rsidRPr="00596925">
        <w:rPr>
          <w:rFonts w:asciiTheme="minorHAnsi" w:hAnsiTheme="minorHAnsi" w:cstheme="minorHAnsi"/>
        </w:rPr>
        <w:t>Eseguita la protezione di tutti i fogli si salva la cartella di lavoro.</w:t>
      </w:r>
    </w:p>
    <w:p w14:paraId="5D081585" w14:textId="4B424904" w:rsidR="00B27BB5" w:rsidRPr="00596925" w:rsidRDefault="00B27BB5" w:rsidP="00EE5563">
      <w:pPr>
        <w:pStyle w:val="testo"/>
        <w:numPr>
          <w:ilvl w:val="2"/>
          <w:numId w:val="49"/>
        </w:numPr>
        <w:rPr>
          <w:rFonts w:asciiTheme="minorHAnsi" w:hAnsiTheme="minorHAnsi" w:cstheme="minorHAnsi"/>
        </w:rPr>
      </w:pPr>
      <w:r>
        <w:rPr>
          <w:rFonts w:asciiTheme="minorHAnsi" w:hAnsiTheme="minorHAnsi" w:cstheme="minorHAnsi"/>
        </w:rPr>
        <w:t>Le</w:t>
      </w:r>
      <w:r w:rsidRPr="00596925">
        <w:rPr>
          <w:rFonts w:asciiTheme="minorHAnsi" w:hAnsiTheme="minorHAnsi" w:cstheme="minorHAnsi"/>
        </w:rPr>
        <w:t xml:space="preserve"> cartell</w:t>
      </w:r>
      <w:r>
        <w:rPr>
          <w:rFonts w:asciiTheme="minorHAnsi" w:hAnsiTheme="minorHAnsi" w:cstheme="minorHAnsi"/>
        </w:rPr>
        <w:t>e</w:t>
      </w:r>
      <w:r w:rsidRPr="00596925">
        <w:rPr>
          <w:rFonts w:asciiTheme="minorHAnsi" w:hAnsiTheme="minorHAnsi" w:cstheme="minorHAnsi"/>
        </w:rPr>
        <w:t xml:space="preserve"> di lavoro Excel</w:t>
      </w:r>
      <w:r>
        <w:rPr>
          <w:rFonts w:asciiTheme="minorHAnsi" w:hAnsiTheme="minorHAnsi" w:cstheme="minorHAnsi"/>
        </w:rPr>
        <w:t xml:space="preserve"> in cui sono state inserite le registrazioni</w:t>
      </w:r>
      <w:r w:rsidR="00580C14">
        <w:rPr>
          <w:rFonts w:asciiTheme="minorHAnsi" w:hAnsiTheme="minorHAnsi" w:cstheme="minorHAnsi"/>
        </w:rPr>
        <w:t xml:space="preserve"> sono immediatamente archiviate emettendo il file in formato pdf</w:t>
      </w:r>
    </w:p>
    <w:p w14:paraId="5BFE649E" w14:textId="77777777" w:rsidR="001E4C7E" w:rsidRPr="00596925" w:rsidRDefault="001E4C7E" w:rsidP="00EE5563">
      <w:pPr>
        <w:pStyle w:val="testo"/>
        <w:numPr>
          <w:ilvl w:val="0"/>
          <w:numId w:val="49"/>
        </w:numPr>
        <w:rPr>
          <w:rFonts w:asciiTheme="minorHAnsi" w:hAnsiTheme="minorHAnsi" w:cstheme="minorHAnsi"/>
        </w:rPr>
      </w:pPr>
      <w:r w:rsidRPr="00596925">
        <w:rPr>
          <w:rFonts w:asciiTheme="minorHAnsi" w:hAnsiTheme="minorHAnsi" w:cstheme="minorHAnsi"/>
        </w:rPr>
        <w:lastRenderedPageBreak/>
        <w:t xml:space="preserve">Validazione: la validazione può essere eseguita in due modalità, inserendo dati forniti da pubblicazioni scientifiche che sono state utilizzate per lo sviluppo del software od inserendo dati effettivamente riscontrati ed eseguendo i calcoli in parallelo con una calcolatrice; il flusso delle attività effettuate in ambedue i casi è il seguente: </w:t>
      </w:r>
    </w:p>
    <w:p w14:paraId="4966E833" w14:textId="77777777" w:rsidR="001E4C7E" w:rsidRPr="00596925" w:rsidRDefault="001E4C7E" w:rsidP="00EE5563">
      <w:pPr>
        <w:pStyle w:val="testo"/>
        <w:numPr>
          <w:ilvl w:val="1"/>
          <w:numId w:val="49"/>
        </w:numPr>
        <w:rPr>
          <w:rFonts w:asciiTheme="minorHAnsi" w:hAnsiTheme="minorHAnsi" w:cstheme="minorHAnsi"/>
        </w:rPr>
      </w:pPr>
      <w:r w:rsidRPr="00596925">
        <w:rPr>
          <w:rFonts w:asciiTheme="minorHAnsi" w:hAnsiTheme="minorHAnsi" w:cstheme="minorHAnsi"/>
        </w:rPr>
        <w:t xml:space="preserve">Raccolta dati da inserire nel foglio di calcolo da validare; </w:t>
      </w:r>
    </w:p>
    <w:p w14:paraId="0BE6CE76" w14:textId="77777777" w:rsidR="001E4C7E" w:rsidRPr="00596925" w:rsidRDefault="001E4C7E" w:rsidP="00EE5563">
      <w:pPr>
        <w:pStyle w:val="testo"/>
        <w:numPr>
          <w:ilvl w:val="1"/>
          <w:numId w:val="49"/>
        </w:numPr>
        <w:rPr>
          <w:rFonts w:asciiTheme="minorHAnsi" w:hAnsiTheme="minorHAnsi" w:cstheme="minorHAnsi"/>
        </w:rPr>
      </w:pPr>
      <w:r w:rsidRPr="00596925">
        <w:rPr>
          <w:rFonts w:asciiTheme="minorHAnsi" w:hAnsiTheme="minorHAnsi" w:cstheme="minorHAnsi"/>
        </w:rPr>
        <w:t>Predisposizione di copia del foglio di calcolo master da validare;</w:t>
      </w:r>
    </w:p>
    <w:p w14:paraId="308B47DB" w14:textId="77777777" w:rsidR="001E4C7E" w:rsidRPr="00596925" w:rsidRDefault="001E4C7E" w:rsidP="00EE5563">
      <w:pPr>
        <w:pStyle w:val="testo"/>
        <w:numPr>
          <w:ilvl w:val="1"/>
          <w:numId w:val="49"/>
        </w:numPr>
        <w:rPr>
          <w:rFonts w:asciiTheme="minorHAnsi" w:hAnsiTheme="minorHAnsi" w:cstheme="minorHAnsi"/>
        </w:rPr>
      </w:pPr>
      <w:r w:rsidRPr="00596925">
        <w:rPr>
          <w:rFonts w:asciiTheme="minorHAnsi" w:hAnsiTheme="minorHAnsi" w:cstheme="minorHAnsi"/>
        </w:rPr>
        <w:t xml:space="preserve">Inserimento dei dati nella copia; </w:t>
      </w:r>
    </w:p>
    <w:p w14:paraId="6A505EDE" w14:textId="77777777" w:rsidR="001E4C7E" w:rsidRPr="00596925" w:rsidRDefault="001E4C7E" w:rsidP="00EE5563">
      <w:pPr>
        <w:pStyle w:val="testo"/>
        <w:numPr>
          <w:ilvl w:val="1"/>
          <w:numId w:val="49"/>
        </w:numPr>
        <w:rPr>
          <w:rFonts w:asciiTheme="minorHAnsi" w:hAnsiTheme="minorHAnsi" w:cstheme="minorHAnsi"/>
        </w:rPr>
      </w:pPr>
      <w:r w:rsidRPr="00596925">
        <w:rPr>
          <w:rFonts w:asciiTheme="minorHAnsi" w:hAnsiTheme="minorHAnsi" w:cstheme="minorHAnsi"/>
        </w:rPr>
        <w:t>Verifica dei risultati in confronto a quelli attesi o calcolati;</w:t>
      </w:r>
    </w:p>
    <w:p w14:paraId="28546156" w14:textId="77777777" w:rsidR="001E4C7E" w:rsidRPr="00596925" w:rsidRDefault="001E4C7E" w:rsidP="00EE5563">
      <w:pPr>
        <w:pStyle w:val="testo"/>
        <w:numPr>
          <w:ilvl w:val="1"/>
          <w:numId w:val="49"/>
        </w:numPr>
        <w:rPr>
          <w:rFonts w:asciiTheme="minorHAnsi" w:hAnsiTheme="minorHAnsi" w:cstheme="minorHAnsi"/>
        </w:rPr>
      </w:pPr>
      <w:r w:rsidRPr="00596925">
        <w:rPr>
          <w:rFonts w:asciiTheme="minorHAnsi" w:hAnsiTheme="minorHAnsi" w:cstheme="minorHAnsi"/>
        </w:rPr>
        <w:t>Salvataggio del file copia con nome file “Validazione del foglio di calcolo…”;</w:t>
      </w:r>
    </w:p>
    <w:p w14:paraId="4826EF4B" w14:textId="77777777" w:rsidR="001E4C7E" w:rsidRPr="00596925" w:rsidRDefault="001E4C7E" w:rsidP="00EE5563">
      <w:pPr>
        <w:pStyle w:val="testo"/>
        <w:numPr>
          <w:ilvl w:val="1"/>
          <w:numId w:val="49"/>
        </w:numPr>
        <w:rPr>
          <w:rFonts w:asciiTheme="minorHAnsi" w:hAnsiTheme="minorHAnsi" w:cstheme="minorHAnsi"/>
        </w:rPr>
      </w:pPr>
      <w:r w:rsidRPr="00596925">
        <w:rPr>
          <w:rFonts w:asciiTheme="minorHAnsi" w:hAnsiTheme="minorHAnsi" w:cstheme="minorHAnsi"/>
        </w:rPr>
        <w:t>Stampa dei fogli di calcolo utilizzati per la validazione;</w:t>
      </w:r>
    </w:p>
    <w:p w14:paraId="18B6DBED" w14:textId="77777777" w:rsidR="001E4C7E" w:rsidRPr="00596925" w:rsidRDefault="001E4C7E" w:rsidP="00EE5563">
      <w:pPr>
        <w:pStyle w:val="testo"/>
        <w:numPr>
          <w:ilvl w:val="1"/>
          <w:numId w:val="49"/>
        </w:numPr>
        <w:rPr>
          <w:rFonts w:asciiTheme="minorHAnsi" w:hAnsiTheme="minorHAnsi" w:cstheme="minorHAnsi"/>
        </w:rPr>
      </w:pPr>
      <w:r w:rsidRPr="00596925">
        <w:rPr>
          <w:rFonts w:asciiTheme="minorHAnsi" w:hAnsiTheme="minorHAnsi" w:cstheme="minorHAnsi"/>
        </w:rPr>
        <w:t>Predisposizione della “Dichiarazione di validazione”;</w:t>
      </w:r>
    </w:p>
    <w:p w14:paraId="72B268CF" w14:textId="05ABBE88" w:rsidR="001E4C7E" w:rsidRPr="00596925" w:rsidRDefault="001E4C7E" w:rsidP="00AD2A70">
      <w:pPr>
        <w:pStyle w:val="testo"/>
        <w:numPr>
          <w:ilvl w:val="1"/>
          <w:numId w:val="49"/>
        </w:numPr>
        <w:rPr>
          <w:rFonts w:asciiTheme="minorHAnsi" w:hAnsiTheme="minorHAnsi" w:cstheme="minorHAnsi"/>
        </w:rPr>
      </w:pPr>
      <w:r w:rsidRPr="00596925">
        <w:rPr>
          <w:rFonts w:asciiTheme="minorHAnsi" w:hAnsiTheme="minorHAnsi" w:cstheme="minorHAnsi"/>
        </w:rPr>
        <w:t>Archiviazione dei fogli di calcolo utilizzati per la validazione nella cartella specifica.</w:t>
      </w:r>
    </w:p>
    <w:p w14:paraId="28B9242D" w14:textId="77777777" w:rsidR="00052B9B" w:rsidRPr="00596925" w:rsidRDefault="00052B9B" w:rsidP="00052B9B">
      <w:pPr>
        <w:pStyle w:val="testo"/>
        <w:ind w:left="1571"/>
        <w:rPr>
          <w:rFonts w:asciiTheme="minorHAnsi" w:hAnsiTheme="minorHAnsi" w:cstheme="minorHAnsi"/>
        </w:rPr>
      </w:pPr>
    </w:p>
    <w:p w14:paraId="416BC7B5" w14:textId="77777777" w:rsidR="001E4C7E" w:rsidRPr="00596925" w:rsidRDefault="001E4C7E" w:rsidP="00EE5563">
      <w:pPr>
        <w:pStyle w:val="testo"/>
        <w:numPr>
          <w:ilvl w:val="0"/>
          <w:numId w:val="49"/>
        </w:numPr>
        <w:rPr>
          <w:rFonts w:asciiTheme="minorHAnsi" w:hAnsiTheme="minorHAnsi" w:cstheme="minorHAnsi"/>
        </w:rPr>
      </w:pPr>
      <w:r w:rsidRPr="00596925">
        <w:rPr>
          <w:rFonts w:asciiTheme="minorHAnsi" w:hAnsiTheme="minorHAnsi" w:cstheme="minorHAnsi"/>
        </w:rPr>
        <w:t>Duplicazione del foglio di calcolo master, ed approntamento dei file necessari per i calcoli in routine (si ricorda che il foglio di calcolo master non deve essere utilizzato per l’esecuzione dei calcoli); le copie dei fogli di calcolo saranno identificate con nome file che permetta una veloce rintracciabilità.</w:t>
      </w:r>
    </w:p>
    <w:p w14:paraId="5ED943FE" w14:textId="77777777" w:rsidR="001E4C7E" w:rsidRPr="00596925" w:rsidRDefault="001E4C7E" w:rsidP="001E4C7E">
      <w:pPr>
        <w:pStyle w:val="testo"/>
        <w:ind w:left="1211"/>
        <w:rPr>
          <w:rFonts w:asciiTheme="minorHAnsi" w:hAnsiTheme="minorHAnsi" w:cstheme="minorHAnsi"/>
        </w:rPr>
      </w:pPr>
    </w:p>
    <w:p w14:paraId="50124DED" w14:textId="5DA5037C" w:rsidR="001E4C7E" w:rsidRPr="00596925" w:rsidRDefault="001E4C7E" w:rsidP="00EE5563">
      <w:pPr>
        <w:pStyle w:val="testo"/>
        <w:numPr>
          <w:ilvl w:val="0"/>
          <w:numId w:val="49"/>
        </w:numPr>
        <w:rPr>
          <w:rFonts w:asciiTheme="minorHAnsi" w:hAnsiTheme="minorHAnsi" w:cstheme="minorHAnsi"/>
        </w:rPr>
      </w:pPr>
      <w:proofErr w:type="spellStart"/>
      <w:r w:rsidRPr="00596925">
        <w:rPr>
          <w:rFonts w:asciiTheme="minorHAnsi" w:hAnsiTheme="minorHAnsi" w:cstheme="minorHAnsi"/>
        </w:rPr>
        <w:t>Ri</w:t>
      </w:r>
      <w:proofErr w:type="spellEnd"/>
      <w:r w:rsidR="005E35B0" w:rsidRPr="00596925">
        <w:rPr>
          <w:rFonts w:asciiTheme="minorHAnsi" w:hAnsiTheme="minorHAnsi" w:cstheme="minorHAnsi"/>
        </w:rPr>
        <w:t>-</w:t>
      </w:r>
      <w:r w:rsidRPr="00596925">
        <w:rPr>
          <w:rFonts w:asciiTheme="minorHAnsi" w:hAnsiTheme="minorHAnsi" w:cstheme="minorHAnsi"/>
        </w:rPr>
        <w:t xml:space="preserve">validazione: se necessario si esegue la </w:t>
      </w:r>
      <w:proofErr w:type="spellStart"/>
      <w:r w:rsidRPr="00596925">
        <w:rPr>
          <w:rFonts w:asciiTheme="minorHAnsi" w:hAnsiTheme="minorHAnsi" w:cstheme="minorHAnsi"/>
        </w:rPr>
        <w:t>ri</w:t>
      </w:r>
      <w:proofErr w:type="spellEnd"/>
      <w:r w:rsidR="005E35B0" w:rsidRPr="00596925">
        <w:rPr>
          <w:rFonts w:asciiTheme="minorHAnsi" w:hAnsiTheme="minorHAnsi" w:cstheme="minorHAnsi"/>
        </w:rPr>
        <w:t>-</w:t>
      </w:r>
      <w:r w:rsidRPr="00596925">
        <w:rPr>
          <w:rFonts w:asciiTheme="minorHAnsi" w:hAnsiTheme="minorHAnsi" w:cstheme="minorHAnsi"/>
        </w:rPr>
        <w:t xml:space="preserve">validazione del foglio di calcolo; la </w:t>
      </w:r>
      <w:proofErr w:type="spellStart"/>
      <w:r w:rsidRPr="00596925">
        <w:rPr>
          <w:rFonts w:asciiTheme="minorHAnsi" w:hAnsiTheme="minorHAnsi" w:cstheme="minorHAnsi"/>
        </w:rPr>
        <w:t>ri</w:t>
      </w:r>
      <w:proofErr w:type="spellEnd"/>
      <w:r w:rsidR="005E35B0" w:rsidRPr="00596925">
        <w:rPr>
          <w:rFonts w:asciiTheme="minorHAnsi" w:hAnsiTheme="minorHAnsi" w:cstheme="minorHAnsi"/>
        </w:rPr>
        <w:t>-</w:t>
      </w:r>
      <w:r w:rsidRPr="00596925">
        <w:rPr>
          <w:rFonts w:asciiTheme="minorHAnsi" w:hAnsiTheme="minorHAnsi" w:cstheme="minorHAnsi"/>
        </w:rPr>
        <w:t>validazione, che segue lo stesso flusso della validazione, si rende necessaria:</w:t>
      </w:r>
    </w:p>
    <w:p w14:paraId="69445117" w14:textId="77777777" w:rsidR="001E4C7E" w:rsidRPr="00596925" w:rsidRDefault="001E4C7E" w:rsidP="00EE5563">
      <w:pPr>
        <w:pStyle w:val="testo"/>
        <w:numPr>
          <w:ilvl w:val="1"/>
          <w:numId w:val="49"/>
        </w:numPr>
        <w:rPr>
          <w:rFonts w:asciiTheme="minorHAnsi" w:hAnsiTheme="minorHAnsi" w:cstheme="minorHAnsi"/>
        </w:rPr>
      </w:pPr>
      <w:r w:rsidRPr="00596925">
        <w:rPr>
          <w:rFonts w:asciiTheme="minorHAnsi" w:hAnsiTheme="minorHAnsi" w:cstheme="minorHAnsi"/>
        </w:rPr>
        <w:t xml:space="preserve">Annualmente nel caso di file Excel copia utilizzati sistematicamente;  </w:t>
      </w:r>
    </w:p>
    <w:p w14:paraId="7CE7D0F2" w14:textId="77777777" w:rsidR="001E4C7E" w:rsidRPr="00596925" w:rsidRDefault="001E4C7E" w:rsidP="00EE5563">
      <w:pPr>
        <w:pStyle w:val="testo"/>
        <w:numPr>
          <w:ilvl w:val="1"/>
          <w:numId w:val="49"/>
        </w:numPr>
        <w:rPr>
          <w:rFonts w:asciiTheme="minorHAnsi" w:hAnsiTheme="minorHAnsi" w:cstheme="minorHAnsi"/>
        </w:rPr>
      </w:pPr>
      <w:r w:rsidRPr="00596925">
        <w:rPr>
          <w:rFonts w:asciiTheme="minorHAnsi" w:hAnsiTheme="minorHAnsi" w:cstheme="minorHAnsi"/>
        </w:rPr>
        <w:t>Nel caso di modifiche all'HW e nuove versioni del sistema operativo o di SW di supporto (nuova versione Excel).</w:t>
      </w:r>
    </w:p>
    <w:p w14:paraId="6447BBD6" w14:textId="77777777" w:rsidR="001E4C7E" w:rsidRPr="00596925" w:rsidRDefault="001E4C7E" w:rsidP="001E4C7E">
      <w:pPr>
        <w:pStyle w:val="testo"/>
        <w:rPr>
          <w:rFonts w:asciiTheme="minorHAnsi" w:hAnsiTheme="minorHAnsi" w:cstheme="minorHAnsi"/>
        </w:rPr>
      </w:pPr>
    </w:p>
    <w:p w14:paraId="5EA70305" w14:textId="560F1931" w:rsidR="00920823" w:rsidRPr="00596925" w:rsidRDefault="001E4C7E" w:rsidP="00920823">
      <w:pPr>
        <w:pStyle w:val="testo"/>
        <w:ind w:left="0"/>
        <w:rPr>
          <w:rFonts w:asciiTheme="minorHAnsi" w:hAnsiTheme="minorHAnsi" w:cstheme="minorHAnsi"/>
        </w:rPr>
      </w:pPr>
      <w:r w:rsidRPr="00596925">
        <w:rPr>
          <w:rFonts w:asciiTheme="minorHAnsi" w:hAnsiTheme="minorHAnsi" w:cstheme="minorHAnsi"/>
        </w:rPr>
        <w:t>I software utilizzati per la gestione delle singole apparecchiature sono forniti in licenza all’atto dell’acquisizione dell’apparecchiature cui sono asserviti, nelle versioni aggiornate, testate e validate. Essi sono gestiti come le apparecchiature di misura, identificato il loro stato di configurazione e registrate le attività di aggiornamento e manutenzione.</w:t>
      </w:r>
      <w:r w:rsidR="00920823" w:rsidRPr="00596925">
        <w:rPr>
          <w:rFonts w:asciiTheme="minorHAnsi" w:hAnsiTheme="minorHAnsi" w:cstheme="minorHAnsi"/>
        </w:rPr>
        <w:t xml:space="preserve"> I calcoli relativi alle prove sono effettuati sulla base di algoritmi inseriti nei software delle apparecchiature complesse o dal personale </w:t>
      </w:r>
      <w:r w:rsidR="00317289" w:rsidRPr="00596925">
        <w:rPr>
          <w:rFonts w:asciiTheme="minorHAnsi" w:hAnsiTheme="minorHAnsi" w:cstheme="minorHAnsi"/>
        </w:rPr>
        <w:t xml:space="preserve">direttamente </w:t>
      </w:r>
      <w:r w:rsidR="00920823" w:rsidRPr="00596925">
        <w:rPr>
          <w:rFonts w:asciiTheme="minorHAnsi" w:hAnsiTheme="minorHAnsi" w:cstheme="minorHAnsi"/>
        </w:rPr>
        <w:t>nei fogli di lavoro. In quest’ultimo caso RL esegue verifiche mensili che consistono in:</w:t>
      </w:r>
    </w:p>
    <w:p w14:paraId="482BB5AD" w14:textId="77777777" w:rsidR="00920823" w:rsidRPr="00596925" w:rsidRDefault="00920823" w:rsidP="00920823">
      <w:pPr>
        <w:pStyle w:val="testo"/>
        <w:rPr>
          <w:rFonts w:asciiTheme="minorHAnsi" w:hAnsiTheme="minorHAnsi" w:cstheme="minorHAnsi"/>
        </w:rPr>
      </w:pPr>
    </w:p>
    <w:p w14:paraId="4FE5860A" w14:textId="77777777" w:rsidR="00920823" w:rsidRPr="00596925" w:rsidRDefault="00920823" w:rsidP="00EE5563">
      <w:pPr>
        <w:pStyle w:val="testo"/>
        <w:numPr>
          <w:ilvl w:val="0"/>
          <w:numId w:val="36"/>
        </w:numPr>
        <w:rPr>
          <w:rFonts w:asciiTheme="minorHAnsi" w:hAnsiTheme="minorHAnsi" w:cstheme="minorHAnsi"/>
        </w:rPr>
      </w:pPr>
      <w:r w:rsidRPr="00596925">
        <w:rPr>
          <w:rFonts w:asciiTheme="minorHAnsi" w:hAnsiTheme="minorHAnsi" w:cstheme="minorHAnsi"/>
        </w:rPr>
        <w:t>Verifica dei risultati grezzi di alcune prove rispetto ai rapporti di prova;</w:t>
      </w:r>
    </w:p>
    <w:p w14:paraId="3353FF75" w14:textId="77777777" w:rsidR="00920823" w:rsidRPr="00596925" w:rsidRDefault="00920823" w:rsidP="00EE5563">
      <w:pPr>
        <w:pStyle w:val="testo"/>
        <w:numPr>
          <w:ilvl w:val="0"/>
          <w:numId w:val="36"/>
        </w:numPr>
        <w:rPr>
          <w:rFonts w:asciiTheme="minorHAnsi" w:hAnsiTheme="minorHAnsi" w:cstheme="minorHAnsi"/>
        </w:rPr>
      </w:pPr>
      <w:r w:rsidRPr="00596925">
        <w:rPr>
          <w:rFonts w:asciiTheme="minorHAnsi" w:hAnsiTheme="minorHAnsi" w:cstheme="minorHAnsi"/>
        </w:rPr>
        <w:t>Verifica dei trasferimenti dei dati dall’apparecchiatura al programma;</w:t>
      </w:r>
    </w:p>
    <w:p w14:paraId="387BEC78" w14:textId="61AD91BC" w:rsidR="00920823" w:rsidRPr="00596925" w:rsidRDefault="00920823" w:rsidP="00EE5563">
      <w:pPr>
        <w:pStyle w:val="testo"/>
        <w:numPr>
          <w:ilvl w:val="0"/>
          <w:numId w:val="36"/>
        </w:numPr>
        <w:rPr>
          <w:rFonts w:asciiTheme="minorHAnsi" w:hAnsiTheme="minorHAnsi" w:cstheme="minorHAnsi"/>
        </w:rPr>
      </w:pPr>
      <w:r w:rsidRPr="00596925">
        <w:rPr>
          <w:rFonts w:asciiTheme="minorHAnsi" w:hAnsiTheme="minorHAnsi" w:cstheme="minorHAnsi"/>
        </w:rPr>
        <w:t>Verifica dei calcoli effettuati nelle prove di cui sopra</w:t>
      </w:r>
      <w:r w:rsidR="006F19A4" w:rsidRPr="00596925">
        <w:rPr>
          <w:rFonts w:asciiTheme="minorHAnsi" w:hAnsiTheme="minorHAnsi" w:cstheme="minorHAnsi"/>
        </w:rPr>
        <w:t>;</w:t>
      </w:r>
    </w:p>
    <w:p w14:paraId="521DECDD" w14:textId="0E86D33F" w:rsidR="006F19A4" w:rsidRPr="00596925" w:rsidRDefault="006F19A4" w:rsidP="00EE5563">
      <w:pPr>
        <w:pStyle w:val="testo"/>
        <w:numPr>
          <w:ilvl w:val="0"/>
          <w:numId w:val="36"/>
        </w:numPr>
        <w:rPr>
          <w:rFonts w:asciiTheme="minorHAnsi" w:hAnsiTheme="minorHAnsi" w:cstheme="minorHAnsi"/>
        </w:rPr>
      </w:pPr>
      <w:r w:rsidRPr="00596925">
        <w:rPr>
          <w:rFonts w:asciiTheme="minorHAnsi" w:hAnsiTheme="minorHAnsi" w:cstheme="minorHAnsi"/>
        </w:rPr>
        <w:t>Verifica della data di creazione foglio di lavoro informatico in formato PDF.</w:t>
      </w:r>
    </w:p>
    <w:p w14:paraId="494ECE2F" w14:textId="77777777" w:rsidR="006F19A4" w:rsidRPr="00596925" w:rsidRDefault="006F19A4" w:rsidP="006F19A4">
      <w:pPr>
        <w:pStyle w:val="testo"/>
        <w:rPr>
          <w:rFonts w:asciiTheme="minorHAnsi" w:hAnsiTheme="minorHAnsi" w:cstheme="minorHAnsi"/>
        </w:rPr>
      </w:pPr>
    </w:p>
    <w:p w14:paraId="4DED7364" w14:textId="77777777" w:rsidR="001C17B2" w:rsidRPr="00596925" w:rsidRDefault="001C17B2" w:rsidP="001C17B2">
      <w:pPr>
        <w:pStyle w:val="testo"/>
        <w:ind w:left="0"/>
        <w:rPr>
          <w:rFonts w:asciiTheme="minorHAnsi" w:hAnsiTheme="minorHAnsi" w:cstheme="minorHAnsi"/>
        </w:rPr>
      </w:pPr>
    </w:p>
    <w:p w14:paraId="62748CB3" w14:textId="45AECA05" w:rsidR="001C17B2" w:rsidRPr="00596925" w:rsidRDefault="001C17B2" w:rsidP="001C17B2">
      <w:pPr>
        <w:pStyle w:val="testo"/>
        <w:ind w:left="0"/>
        <w:rPr>
          <w:rFonts w:asciiTheme="minorHAnsi" w:hAnsiTheme="minorHAnsi" w:cstheme="minorHAnsi"/>
        </w:rPr>
      </w:pPr>
      <w:r w:rsidRPr="00596925">
        <w:rPr>
          <w:rFonts w:asciiTheme="minorHAnsi" w:hAnsiTheme="minorHAnsi" w:cstheme="minorHAnsi"/>
        </w:rPr>
        <w:t xml:space="preserve">La registrazione di tale attività viene effettuata mediante </w:t>
      </w:r>
      <w:r w:rsidR="00647D68" w:rsidRPr="00596925">
        <w:rPr>
          <w:rFonts w:asciiTheme="minorHAnsi" w:hAnsiTheme="minorHAnsi" w:cstheme="minorHAnsi"/>
        </w:rPr>
        <w:t>M122</w:t>
      </w:r>
      <w:r w:rsidR="00E51D77">
        <w:rPr>
          <w:rFonts w:asciiTheme="minorHAnsi" w:hAnsiTheme="minorHAnsi" w:cstheme="minorHAnsi"/>
        </w:rPr>
        <w:t xml:space="preserve"> e nel quaderno di laboratorio</w:t>
      </w:r>
      <w:r w:rsidRPr="00596925">
        <w:rPr>
          <w:rFonts w:asciiTheme="minorHAnsi" w:hAnsiTheme="minorHAnsi" w:cstheme="minorHAnsi"/>
        </w:rPr>
        <w:t>.</w:t>
      </w:r>
    </w:p>
    <w:p w14:paraId="052B7D95" w14:textId="77777777" w:rsidR="00920823" w:rsidRPr="00596925" w:rsidRDefault="00920823" w:rsidP="00920823">
      <w:pPr>
        <w:pStyle w:val="testo"/>
        <w:rPr>
          <w:rFonts w:asciiTheme="minorHAnsi" w:hAnsiTheme="minorHAnsi" w:cstheme="minorHAnsi"/>
        </w:rPr>
      </w:pPr>
    </w:p>
    <w:p w14:paraId="2EFDFE8C" w14:textId="6AE22241" w:rsidR="001E4C7E" w:rsidRPr="00596925" w:rsidRDefault="00920823" w:rsidP="009A2F53">
      <w:pPr>
        <w:pStyle w:val="testo"/>
        <w:ind w:left="0"/>
        <w:rPr>
          <w:rFonts w:asciiTheme="minorHAnsi" w:hAnsiTheme="minorHAnsi" w:cstheme="minorHAnsi"/>
        </w:rPr>
      </w:pPr>
      <w:r w:rsidRPr="00596925">
        <w:rPr>
          <w:rFonts w:asciiTheme="minorHAnsi" w:hAnsiTheme="minorHAnsi" w:cstheme="minorHAnsi"/>
        </w:rPr>
        <w:t>A seguito della verifica RL appone la sua firma sulla registrazione a fianco delle prove verificate.</w:t>
      </w:r>
    </w:p>
    <w:p w14:paraId="0DAA6177" w14:textId="3CC8D3D2" w:rsidR="00276CFD" w:rsidRPr="00596925" w:rsidRDefault="00276CFD" w:rsidP="009A2F53">
      <w:pPr>
        <w:pStyle w:val="testo"/>
        <w:ind w:left="0"/>
        <w:rPr>
          <w:rFonts w:asciiTheme="minorHAnsi" w:hAnsiTheme="minorHAnsi" w:cstheme="minorHAnsi"/>
        </w:rPr>
      </w:pPr>
      <w:r w:rsidRPr="00596925">
        <w:rPr>
          <w:rFonts w:asciiTheme="minorHAnsi" w:hAnsiTheme="minorHAnsi" w:cstheme="minorHAnsi"/>
        </w:rPr>
        <w:lastRenderedPageBreak/>
        <w:t>In particolare, applicando la procedura PG</w:t>
      </w:r>
      <w:r w:rsidR="00647D68" w:rsidRPr="00596925">
        <w:rPr>
          <w:rFonts w:asciiTheme="minorHAnsi" w:hAnsiTheme="minorHAnsi" w:cstheme="minorHAnsi"/>
        </w:rPr>
        <w:t>01</w:t>
      </w:r>
      <w:r w:rsidR="00A2797B">
        <w:rPr>
          <w:rFonts w:asciiTheme="minorHAnsi" w:hAnsiTheme="minorHAnsi" w:cstheme="minorHAnsi"/>
        </w:rPr>
        <w:t>_</w:t>
      </w:r>
      <w:r w:rsidRPr="00596925">
        <w:rPr>
          <w:rFonts w:asciiTheme="minorHAnsi" w:hAnsiTheme="minorHAnsi" w:cstheme="minorHAnsi"/>
        </w:rPr>
        <w:t>Gestione del rischio, il laboratorio</w:t>
      </w:r>
      <w:r w:rsidR="006E43D3" w:rsidRPr="00596925">
        <w:rPr>
          <w:rFonts w:asciiTheme="minorHAnsi" w:hAnsiTheme="minorHAnsi" w:cstheme="minorHAnsi"/>
        </w:rPr>
        <w:t>,</w:t>
      </w:r>
      <w:r w:rsidRPr="00596925">
        <w:rPr>
          <w:rFonts w:asciiTheme="minorHAnsi" w:hAnsiTheme="minorHAnsi" w:cstheme="minorHAnsi"/>
        </w:rPr>
        <w:t xml:space="preserve"> </w:t>
      </w:r>
      <w:r w:rsidR="00785CFE" w:rsidRPr="00596925">
        <w:rPr>
          <w:rFonts w:asciiTheme="minorHAnsi" w:hAnsiTheme="minorHAnsi" w:cstheme="minorHAnsi"/>
        </w:rPr>
        <w:t>pianificando</w:t>
      </w:r>
      <w:r w:rsidR="006E43D3" w:rsidRPr="00596925">
        <w:rPr>
          <w:rFonts w:asciiTheme="minorHAnsi" w:hAnsiTheme="minorHAnsi" w:cstheme="minorHAnsi"/>
        </w:rPr>
        <w:t xml:space="preserve"> </w:t>
      </w:r>
      <w:r w:rsidR="00632F6E" w:rsidRPr="00596925">
        <w:rPr>
          <w:rFonts w:asciiTheme="minorHAnsi" w:hAnsiTheme="minorHAnsi" w:cstheme="minorHAnsi"/>
        </w:rPr>
        <w:t xml:space="preserve">opportune </w:t>
      </w:r>
      <w:r w:rsidR="006E43D3" w:rsidRPr="00596925">
        <w:rPr>
          <w:rFonts w:asciiTheme="minorHAnsi" w:hAnsiTheme="minorHAnsi" w:cstheme="minorHAnsi"/>
        </w:rPr>
        <w:t xml:space="preserve">azioni di mitigazione, </w:t>
      </w:r>
      <w:r w:rsidR="00632F6E" w:rsidRPr="00596925">
        <w:rPr>
          <w:rFonts w:asciiTheme="minorHAnsi" w:hAnsiTheme="minorHAnsi" w:cstheme="minorHAnsi"/>
        </w:rPr>
        <w:t xml:space="preserve">monitora l’efficacia di </w:t>
      </w:r>
      <w:r w:rsidRPr="00596925">
        <w:rPr>
          <w:rFonts w:asciiTheme="minorHAnsi" w:hAnsiTheme="minorHAnsi" w:cstheme="minorHAnsi"/>
        </w:rPr>
        <w:t xml:space="preserve">ognuno dei seguenti elementi </w:t>
      </w:r>
      <w:r w:rsidR="006E43D3" w:rsidRPr="00596925">
        <w:rPr>
          <w:rFonts w:asciiTheme="minorHAnsi" w:hAnsiTheme="minorHAnsi" w:cstheme="minorHAnsi"/>
        </w:rPr>
        <w:t>esecutivi:</w:t>
      </w:r>
    </w:p>
    <w:p w14:paraId="6F66C541" w14:textId="77777777" w:rsidR="00C776F8" w:rsidRPr="00596925" w:rsidRDefault="00C776F8" w:rsidP="009A2F53">
      <w:pPr>
        <w:pStyle w:val="testo"/>
        <w:ind w:left="0"/>
        <w:rPr>
          <w:rFonts w:asciiTheme="minorHAnsi" w:hAnsiTheme="minorHAnsi" w:cstheme="minorHAnsi"/>
        </w:rPr>
      </w:pPr>
    </w:p>
    <w:p w14:paraId="6A12582D" w14:textId="7711B1AC" w:rsidR="00276CFD" w:rsidRPr="00596925" w:rsidRDefault="00276CFD" w:rsidP="00EE5563">
      <w:pPr>
        <w:pStyle w:val="testo"/>
        <w:numPr>
          <w:ilvl w:val="0"/>
          <w:numId w:val="59"/>
        </w:numPr>
        <w:rPr>
          <w:rFonts w:asciiTheme="minorHAnsi" w:hAnsiTheme="minorHAnsi" w:cstheme="minorHAnsi"/>
        </w:rPr>
      </w:pPr>
      <w:r w:rsidRPr="00596925">
        <w:rPr>
          <w:rFonts w:asciiTheme="minorHAnsi" w:hAnsiTheme="minorHAnsi" w:cstheme="minorHAnsi"/>
        </w:rPr>
        <w:t>P</w:t>
      </w:r>
      <w:r w:rsidR="00B73F54" w:rsidRPr="00596925">
        <w:rPr>
          <w:rFonts w:asciiTheme="minorHAnsi" w:hAnsiTheme="minorHAnsi" w:cstheme="minorHAnsi"/>
        </w:rPr>
        <w:t>rotezione</w:t>
      </w:r>
      <w:r w:rsidRPr="00596925">
        <w:rPr>
          <w:rFonts w:asciiTheme="minorHAnsi" w:hAnsiTheme="minorHAnsi" w:cstheme="minorHAnsi"/>
        </w:rPr>
        <w:t>;</w:t>
      </w:r>
    </w:p>
    <w:p w14:paraId="5BB0F0EC" w14:textId="541E2519" w:rsidR="00276CFD" w:rsidRPr="00596925" w:rsidRDefault="00276CFD" w:rsidP="00EE5563">
      <w:pPr>
        <w:pStyle w:val="testo"/>
        <w:numPr>
          <w:ilvl w:val="0"/>
          <w:numId w:val="59"/>
        </w:numPr>
        <w:rPr>
          <w:rFonts w:asciiTheme="minorHAnsi" w:hAnsiTheme="minorHAnsi" w:cstheme="minorHAnsi"/>
        </w:rPr>
      </w:pPr>
      <w:r w:rsidRPr="00596925">
        <w:rPr>
          <w:rFonts w:asciiTheme="minorHAnsi" w:hAnsiTheme="minorHAnsi" w:cstheme="minorHAnsi"/>
        </w:rPr>
        <w:t>Salvaguardia (manomissioni e perdita);</w:t>
      </w:r>
    </w:p>
    <w:p w14:paraId="11D17B0F" w14:textId="37AF80A2" w:rsidR="00276CFD" w:rsidRPr="00596925" w:rsidRDefault="00276CFD" w:rsidP="00EE5563">
      <w:pPr>
        <w:pStyle w:val="testo"/>
        <w:numPr>
          <w:ilvl w:val="0"/>
          <w:numId w:val="59"/>
        </w:numPr>
        <w:rPr>
          <w:rFonts w:asciiTheme="minorHAnsi" w:hAnsiTheme="minorHAnsi" w:cstheme="minorHAnsi"/>
        </w:rPr>
      </w:pPr>
      <w:r w:rsidRPr="00596925">
        <w:rPr>
          <w:rFonts w:asciiTheme="minorHAnsi" w:hAnsiTheme="minorHAnsi" w:cstheme="minorHAnsi"/>
        </w:rPr>
        <w:t xml:space="preserve">Idoneità all’uso </w:t>
      </w:r>
      <w:r w:rsidR="006E43D3" w:rsidRPr="00596925">
        <w:rPr>
          <w:rFonts w:asciiTheme="minorHAnsi" w:hAnsiTheme="minorHAnsi" w:cstheme="minorHAnsi"/>
        </w:rPr>
        <w:t>(</w:t>
      </w:r>
      <w:r w:rsidRPr="00596925">
        <w:rPr>
          <w:rFonts w:asciiTheme="minorHAnsi" w:hAnsiTheme="minorHAnsi" w:cstheme="minorHAnsi"/>
        </w:rPr>
        <w:t>nelle condizioni ambientali del laboratorio</w:t>
      </w:r>
      <w:r w:rsidR="006E43D3" w:rsidRPr="00596925">
        <w:rPr>
          <w:rFonts w:asciiTheme="minorHAnsi" w:hAnsiTheme="minorHAnsi" w:cstheme="minorHAnsi"/>
        </w:rPr>
        <w:t>)</w:t>
      </w:r>
      <w:r w:rsidRPr="00596925">
        <w:rPr>
          <w:rFonts w:asciiTheme="minorHAnsi" w:hAnsiTheme="minorHAnsi" w:cstheme="minorHAnsi"/>
        </w:rPr>
        <w:t>;</w:t>
      </w:r>
    </w:p>
    <w:p w14:paraId="636F872E" w14:textId="0EE97F80" w:rsidR="00276CFD" w:rsidRPr="00596925" w:rsidRDefault="00276CFD" w:rsidP="00EE5563">
      <w:pPr>
        <w:pStyle w:val="testo"/>
        <w:numPr>
          <w:ilvl w:val="0"/>
          <w:numId w:val="59"/>
        </w:numPr>
        <w:rPr>
          <w:rFonts w:asciiTheme="minorHAnsi" w:hAnsiTheme="minorHAnsi" w:cstheme="minorHAnsi"/>
        </w:rPr>
      </w:pPr>
      <w:r w:rsidRPr="00596925">
        <w:rPr>
          <w:rFonts w:asciiTheme="minorHAnsi" w:hAnsiTheme="minorHAnsi" w:cstheme="minorHAnsi"/>
        </w:rPr>
        <w:t>R</w:t>
      </w:r>
      <w:r w:rsidR="00B73F54" w:rsidRPr="00596925">
        <w:rPr>
          <w:rFonts w:asciiTheme="minorHAnsi" w:hAnsiTheme="minorHAnsi" w:cstheme="minorHAnsi"/>
        </w:rPr>
        <w:t>iservatezza</w:t>
      </w:r>
      <w:r w:rsidRPr="00596925">
        <w:rPr>
          <w:rFonts w:asciiTheme="minorHAnsi" w:hAnsiTheme="minorHAnsi" w:cstheme="minorHAnsi"/>
        </w:rPr>
        <w:t>;</w:t>
      </w:r>
    </w:p>
    <w:p w14:paraId="1CCC055A" w14:textId="0981454A" w:rsidR="00276CFD" w:rsidRPr="00596925" w:rsidRDefault="00276CFD" w:rsidP="00EE5563">
      <w:pPr>
        <w:pStyle w:val="testo"/>
        <w:numPr>
          <w:ilvl w:val="0"/>
          <w:numId w:val="59"/>
        </w:numPr>
        <w:rPr>
          <w:rFonts w:asciiTheme="minorHAnsi" w:hAnsiTheme="minorHAnsi" w:cstheme="minorHAnsi"/>
        </w:rPr>
      </w:pPr>
      <w:r w:rsidRPr="00596925">
        <w:rPr>
          <w:rFonts w:asciiTheme="minorHAnsi" w:hAnsiTheme="minorHAnsi" w:cstheme="minorHAnsi"/>
        </w:rPr>
        <w:t>Manutenzione per l’integrità e la custodia;</w:t>
      </w:r>
    </w:p>
    <w:p w14:paraId="24A956EB" w14:textId="4A319817" w:rsidR="00276CFD" w:rsidRPr="00596925" w:rsidRDefault="006E43D3" w:rsidP="00EE5563">
      <w:pPr>
        <w:pStyle w:val="testo"/>
        <w:numPr>
          <w:ilvl w:val="0"/>
          <w:numId w:val="59"/>
        </w:numPr>
        <w:rPr>
          <w:rFonts w:asciiTheme="minorHAnsi" w:hAnsiTheme="minorHAnsi" w:cstheme="minorHAnsi"/>
        </w:rPr>
      </w:pPr>
      <w:r w:rsidRPr="00596925">
        <w:rPr>
          <w:rFonts w:asciiTheme="minorHAnsi" w:hAnsiTheme="minorHAnsi" w:cstheme="minorHAnsi"/>
        </w:rPr>
        <w:t>Modalità di monitoraggio</w:t>
      </w:r>
      <w:r w:rsidR="00276CFD" w:rsidRPr="00596925">
        <w:rPr>
          <w:rFonts w:asciiTheme="minorHAnsi" w:hAnsiTheme="minorHAnsi" w:cstheme="minorHAnsi"/>
        </w:rPr>
        <w:t xml:space="preserve"> e registrazione di eventuali guasti rilevati, ovvero, delle correzioni ed azioni correttive intraprese per la relativa risoluzione.</w:t>
      </w:r>
    </w:p>
    <w:p w14:paraId="1B3CFC5E" w14:textId="77777777" w:rsidR="00276CFD" w:rsidRPr="00596925" w:rsidRDefault="00276CFD" w:rsidP="00276CFD">
      <w:pPr>
        <w:pStyle w:val="testo"/>
        <w:ind w:left="720"/>
        <w:rPr>
          <w:rFonts w:asciiTheme="minorHAnsi" w:hAnsiTheme="minorHAnsi" w:cstheme="minorHAnsi"/>
        </w:rPr>
      </w:pPr>
    </w:p>
    <w:p w14:paraId="42EC75A7" w14:textId="4AF4091D" w:rsidR="00920823" w:rsidRPr="00596925" w:rsidRDefault="00920823" w:rsidP="009A2F53">
      <w:pPr>
        <w:pStyle w:val="testo"/>
        <w:ind w:left="0"/>
        <w:rPr>
          <w:rFonts w:asciiTheme="minorHAnsi" w:hAnsiTheme="minorHAnsi" w:cstheme="minorHAnsi"/>
        </w:rPr>
      </w:pPr>
      <w:r w:rsidRPr="00596925">
        <w:rPr>
          <w:rFonts w:asciiTheme="minorHAnsi" w:hAnsiTheme="minorHAnsi" w:cstheme="minorHAnsi"/>
        </w:rPr>
        <w:t xml:space="preserve">Le registrazioni informatiche vengono eseguite all’interno della rete informatica che viene protetta tramite </w:t>
      </w:r>
      <w:r w:rsidRPr="00596925">
        <w:rPr>
          <w:rFonts w:asciiTheme="minorHAnsi" w:hAnsiTheme="minorHAnsi" w:cstheme="minorHAnsi"/>
          <w:i/>
        </w:rPr>
        <w:t>firewall</w:t>
      </w:r>
      <w:r w:rsidRPr="00596925">
        <w:rPr>
          <w:rFonts w:asciiTheme="minorHAnsi" w:hAnsiTheme="minorHAnsi" w:cstheme="minorHAnsi"/>
        </w:rPr>
        <w:t xml:space="preserve"> e sottoposta a </w:t>
      </w:r>
      <w:r w:rsidRPr="00596925">
        <w:rPr>
          <w:rFonts w:asciiTheme="minorHAnsi" w:hAnsiTheme="minorHAnsi" w:cstheme="minorHAnsi"/>
          <w:i/>
        </w:rPr>
        <w:t>back up</w:t>
      </w:r>
      <w:r w:rsidR="006E43D3" w:rsidRPr="00596925">
        <w:rPr>
          <w:rFonts w:asciiTheme="minorHAnsi" w:hAnsiTheme="minorHAnsi" w:cstheme="minorHAnsi"/>
          <w:i/>
        </w:rPr>
        <w:t xml:space="preserve"> </w:t>
      </w:r>
      <w:r w:rsidR="00647D68" w:rsidRPr="00596925">
        <w:rPr>
          <w:rFonts w:asciiTheme="minorHAnsi" w:hAnsiTheme="minorHAnsi" w:cstheme="minorHAnsi"/>
        </w:rPr>
        <w:t>sistematico</w:t>
      </w:r>
      <w:r w:rsidRPr="00596925">
        <w:rPr>
          <w:rFonts w:asciiTheme="minorHAnsi" w:hAnsiTheme="minorHAnsi" w:cstheme="minorHAnsi"/>
        </w:rPr>
        <w:t>.</w:t>
      </w:r>
      <w:r w:rsidR="00B03E85">
        <w:rPr>
          <w:rFonts w:asciiTheme="minorHAnsi" w:hAnsiTheme="minorHAnsi" w:cstheme="minorHAnsi"/>
        </w:rPr>
        <w:t xml:space="preserve"> Tale processo è delineato nella procedura PRO06.</w:t>
      </w:r>
    </w:p>
    <w:p w14:paraId="6BE4964B" w14:textId="28BD73FF" w:rsidR="00474365" w:rsidRPr="00596925" w:rsidRDefault="00474365" w:rsidP="009A2F53">
      <w:pPr>
        <w:pStyle w:val="testo"/>
        <w:ind w:left="0"/>
        <w:rPr>
          <w:rFonts w:asciiTheme="minorHAnsi" w:hAnsiTheme="minorHAnsi" w:cstheme="minorHAnsi"/>
        </w:rPr>
      </w:pPr>
      <w:r w:rsidRPr="00596925">
        <w:rPr>
          <w:rFonts w:asciiTheme="minorHAnsi" w:hAnsiTheme="minorHAnsi" w:cstheme="minorHAnsi"/>
        </w:rPr>
        <w:t xml:space="preserve">I contenuti del sito WEB </w:t>
      </w:r>
      <w:r w:rsidR="006E43D3" w:rsidRPr="00596925">
        <w:rPr>
          <w:rFonts w:asciiTheme="minorHAnsi" w:hAnsiTheme="minorHAnsi" w:cstheme="minorHAnsi"/>
        </w:rPr>
        <w:t xml:space="preserve">aziendale (sezione </w:t>
      </w:r>
      <w:r w:rsidRPr="00596925">
        <w:rPr>
          <w:rFonts w:asciiTheme="minorHAnsi" w:hAnsiTheme="minorHAnsi" w:cstheme="minorHAnsi"/>
        </w:rPr>
        <w:t>del laboratorio</w:t>
      </w:r>
      <w:r w:rsidR="006E43D3" w:rsidRPr="00596925">
        <w:rPr>
          <w:rFonts w:asciiTheme="minorHAnsi" w:hAnsiTheme="minorHAnsi" w:cstheme="minorHAnsi"/>
        </w:rPr>
        <w:t>)</w:t>
      </w:r>
      <w:r w:rsidRPr="00596925">
        <w:rPr>
          <w:rFonts w:asciiTheme="minorHAnsi" w:hAnsiTheme="minorHAnsi" w:cstheme="minorHAnsi"/>
        </w:rPr>
        <w:t xml:space="preserve"> collegabili all'accreditamento vengono comunica</w:t>
      </w:r>
      <w:r w:rsidR="008C1DC4" w:rsidRPr="00596925">
        <w:rPr>
          <w:rFonts w:asciiTheme="minorHAnsi" w:hAnsiTheme="minorHAnsi" w:cstheme="minorHAnsi"/>
        </w:rPr>
        <w:t>ti dal responsabile aziendale a</w:t>
      </w:r>
      <w:r w:rsidRPr="00596925">
        <w:rPr>
          <w:rFonts w:asciiTheme="minorHAnsi" w:hAnsiTheme="minorHAnsi" w:cstheme="minorHAnsi"/>
        </w:rPr>
        <w:t xml:space="preserve"> RL prima di ogni pubblicazione; RL verifica: </w:t>
      </w:r>
    </w:p>
    <w:p w14:paraId="4A58138D" w14:textId="77777777" w:rsidR="009A2F53" w:rsidRPr="00596925" w:rsidRDefault="009A2F53" w:rsidP="009A2F53">
      <w:pPr>
        <w:pStyle w:val="testo"/>
        <w:ind w:left="0"/>
        <w:rPr>
          <w:rFonts w:asciiTheme="minorHAnsi" w:hAnsiTheme="minorHAnsi" w:cstheme="minorHAnsi"/>
        </w:rPr>
      </w:pPr>
    </w:p>
    <w:p w14:paraId="3B66A964" w14:textId="2771825A" w:rsidR="00474365" w:rsidRPr="00596925" w:rsidRDefault="006E43D3" w:rsidP="00474365">
      <w:pPr>
        <w:pStyle w:val="testo"/>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t>C</w:t>
      </w:r>
      <w:r w:rsidR="00474365" w:rsidRPr="00596925">
        <w:rPr>
          <w:rFonts w:asciiTheme="minorHAnsi" w:hAnsiTheme="minorHAnsi" w:cstheme="minorHAnsi"/>
        </w:rPr>
        <w:t xml:space="preserve">he sia dichiarato l’accreditamento solo per le prestazioni di prova per le quali è stato concesso; </w:t>
      </w:r>
    </w:p>
    <w:p w14:paraId="6C7D3BC4" w14:textId="50D03EDD" w:rsidR="00474365" w:rsidRPr="00596925" w:rsidRDefault="006E43D3" w:rsidP="00474365">
      <w:pPr>
        <w:pStyle w:val="testo"/>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t>C</w:t>
      </w:r>
      <w:r w:rsidR="00474365" w:rsidRPr="00596925">
        <w:rPr>
          <w:rFonts w:asciiTheme="minorHAnsi" w:hAnsiTheme="minorHAnsi" w:cstheme="minorHAnsi"/>
        </w:rPr>
        <w:t>he sia evitato il riferimento ingannevole all’accreditamento.</w:t>
      </w:r>
    </w:p>
    <w:p w14:paraId="600890EE" w14:textId="77777777" w:rsidR="00052B9B" w:rsidRPr="00596925" w:rsidRDefault="00052B9B" w:rsidP="00474365">
      <w:pPr>
        <w:pStyle w:val="testo"/>
        <w:rPr>
          <w:rFonts w:asciiTheme="minorHAnsi" w:hAnsiTheme="minorHAnsi" w:cstheme="minorHAnsi"/>
        </w:rPr>
      </w:pPr>
    </w:p>
    <w:p w14:paraId="2CD7CDD4" w14:textId="222FCBDF" w:rsidR="00DF490C" w:rsidRPr="00596925" w:rsidRDefault="00FA329B" w:rsidP="00F06DE5">
      <w:pPr>
        <w:pStyle w:val="Titolo1"/>
        <w:rPr>
          <w:rFonts w:asciiTheme="minorHAnsi" w:hAnsiTheme="minorHAnsi" w:cstheme="minorHAnsi"/>
          <w:color w:val="002060"/>
        </w:rPr>
      </w:pPr>
      <w:bookmarkStart w:id="138" w:name="_Toc169248535"/>
      <w:r w:rsidRPr="00596925">
        <w:rPr>
          <w:rFonts w:asciiTheme="minorHAnsi" w:hAnsiTheme="minorHAnsi" w:cstheme="minorHAnsi"/>
          <w:color w:val="002060"/>
        </w:rPr>
        <w:t>8 REQUISITI DEL SISTEMA DI GESTIONE</w:t>
      </w:r>
      <w:bookmarkEnd w:id="138"/>
      <w:r w:rsidRPr="00596925">
        <w:rPr>
          <w:rFonts w:asciiTheme="minorHAnsi" w:hAnsiTheme="minorHAnsi" w:cstheme="minorHAnsi"/>
          <w:color w:val="002060"/>
        </w:rPr>
        <w:t xml:space="preserve"> </w:t>
      </w:r>
    </w:p>
    <w:p w14:paraId="26EEBA55" w14:textId="77777777" w:rsidR="00FA329B" w:rsidRPr="00596925" w:rsidRDefault="00FA329B" w:rsidP="00C53173">
      <w:pPr>
        <w:pStyle w:val="Titolo2"/>
        <w:rPr>
          <w:rFonts w:asciiTheme="minorHAnsi" w:hAnsiTheme="minorHAnsi" w:cstheme="minorHAnsi"/>
          <w:color w:val="002060"/>
        </w:rPr>
      </w:pPr>
      <w:bookmarkStart w:id="139" w:name="_Toc169248536"/>
      <w:r w:rsidRPr="00596925">
        <w:rPr>
          <w:rFonts w:asciiTheme="minorHAnsi" w:hAnsiTheme="minorHAnsi" w:cstheme="minorHAnsi"/>
          <w:color w:val="002060"/>
        </w:rPr>
        <w:t>8.1 Opzioni</w:t>
      </w:r>
      <w:bookmarkEnd w:id="139"/>
      <w:r w:rsidRPr="00596925">
        <w:rPr>
          <w:rFonts w:asciiTheme="minorHAnsi" w:hAnsiTheme="minorHAnsi" w:cstheme="minorHAnsi"/>
          <w:color w:val="002060"/>
        </w:rPr>
        <w:t xml:space="preserve"> </w:t>
      </w:r>
    </w:p>
    <w:p w14:paraId="5727FFA8" w14:textId="43ACE2D6" w:rsidR="001E4C7E" w:rsidRPr="00596925" w:rsidRDefault="001E4C7E" w:rsidP="00F06DE5">
      <w:pPr>
        <w:pStyle w:val="testo"/>
        <w:ind w:left="0"/>
        <w:rPr>
          <w:rFonts w:asciiTheme="minorHAnsi" w:hAnsiTheme="minorHAnsi" w:cstheme="minorHAnsi"/>
        </w:rPr>
      </w:pPr>
      <w:r w:rsidRPr="00596925">
        <w:rPr>
          <w:rFonts w:asciiTheme="minorHAnsi" w:hAnsiTheme="minorHAnsi" w:cstheme="minorHAnsi"/>
        </w:rPr>
        <w:t>La presente sezione approfo</w:t>
      </w:r>
      <w:r w:rsidR="002F6EE2" w:rsidRPr="00596925">
        <w:rPr>
          <w:rFonts w:asciiTheme="minorHAnsi" w:hAnsiTheme="minorHAnsi" w:cstheme="minorHAnsi"/>
        </w:rPr>
        <w:t>ndisce le modalità attuate dal l</w:t>
      </w:r>
      <w:r w:rsidRPr="00596925">
        <w:rPr>
          <w:rFonts w:asciiTheme="minorHAnsi" w:hAnsiTheme="minorHAnsi" w:cstheme="minorHAnsi"/>
        </w:rPr>
        <w:t>aboratorio per soddisfare i requisiti normativi più propriamente istituzionali, manageriali, amministrativi, commerciali,</w:t>
      </w:r>
      <w:r w:rsidR="00F06DE5" w:rsidRPr="00596925">
        <w:rPr>
          <w:rFonts w:asciiTheme="minorHAnsi" w:hAnsiTheme="minorHAnsi" w:cstheme="minorHAnsi"/>
        </w:rPr>
        <w:t xml:space="preserve"> relazionali e comportamentali</w:t>
      </w:r>
      <w:r w:rsidR="002F6EE2" w:rsidRPr="00596925">
        <w:rPr>
          <w:rFonts w:asciiTheme="minorHAnsi" w:hAnsiTheme="minorHAnsi" w:cstheme="minorHAnsi"/>
        </w:rPr>
        <w:t>,</w:t>
      </w:r>
      <w:r w:rsidR="00F06DE5" w:rsidRPr="00596925">
        <w:rPr>
          <w:rFonts w:asciiTheme="minorHAnsi" w:hAnsiTheme="minorHAnsi" w:cstheme="minorHAnsi"/>
        </w:rPr>
        <w:t xml:space="preserve"> </w:t>
      </w:r>
      <w:r w:rsidR="002F6EE2" w:rsidRPr="00596925">
        <w:rPr>
          <w:rFonts w:asciiTheme="minorHAnsi" w:hAnsiTheme="minorHAnsi" w:cstheme="minorHAnsi"/>
        </w:rPr>
        <w:t>adottando</w:t>
      </w:r>
      <w:r w:rsidR="00F06DE5" w:rsidRPr="00596925">
        <w:rPr>
          <w:rFonts w:asciiTheme="minorHAnsi" w:hAnsiTheme="minorHAnsi" w:cstheme="minorHAnsi"/>
        </w:rPr>
        <w:t xml:space="preserve"> l’</w:t>
      </w:r>
      <w:r w:rsidR="00F06DE5" w:rsidRPr="00596925">
        <w:rPr>
          <w:rFonts w:asciiTheme="minorHAnsi" w:hAnsiTheme="minorHAnsi" w:cstheme="minorHAnsi"/>
          <w:b/>
        </w:rPr>
        <w:t>opzione A</w:t>
      </w:r>
      <w:r w:rsidR="00F06DE5" w:rsidRPr="00596925">
        <w:rPr>
          <w:rFonts w:asciiTheme="minorHAnsi" w:hAnsiTheme="minorHAnsi" w:cstheme="minorHAnsi"/>
        </w:rPr>
        <w:t xml:space="preserve"> prevista dalla norma di riferimento UNI CEI EN ISO/IEC 17025</w:t>
      </w:r>
      <w:r w:rsidR="00FC0FE0" w:rsidRPr="00596925">
        <w:rPr>
          <w:rFonts w:asciiTheme="minorHAnsi" w:hAnsiTheme="minorHAnsi" w:cstheme="minorHAnsi"/>
        </w:rPr>
        <w:t>:2018</w:t>
      </w:r>
      <w:r w:rsidR="00F06DE5" w:rsidRPr="00596925">
        <w:rPr>
          <w:rFonts w:asciiTheme="minorHAnsi" w:hAnsiTheme="minorHAnsi" w:cstheme="minorHAnsi"/>
        </w:rPr>
        <w:t>.</w:t>
      </w:r>
    </w:p>
    <w:p w14:paraId="3487B7F5" w14:textId="474EAF71" w:rsidR="001E4C7E" w:rsidRPr="00596925" w:rsidRDefault="001E4C7E" w:rsidP="00F06DE5">
      <w:pPr>
        <w:pStyle w:val="testo"/>
        <w:ind w:left="0"/>
        <w:rPr>
          <w:rFonts w:asciiTheme="minorHAnsi" w:hAnsiTheme="minorHAnsi" w:cstheme="minorHAnsi"/>
        </w:rPr>
      </w:pPr>
      <w:r w:rsidRPr="00596925">
        <w:rPr>
          <w:rFonts w:asciiTheme="minorHAnsi" w:hAnsiTheme="minorHAnsi" w:cstheme="minorHAnsi"/>
        </w:rPr>
        <w:t xml:space="preserve">Questa sezione del </w:t>
      </w:r>
      <w:r w:rsidR="00F06DE5" w:rsidRPr="00596925">
        <w:rPr>
          <w:rFonts w:asciiTheme="minorHAnsi" w:hAnsiTheme="minorHAnsi" w:cstheme="minorHAnsi"/>
        </w:rPr>
        <w:t>MQL</w:t>
      </w:r>
      <w:r w:rsidRPr="00596925">
        <w:rPr>
          <w:rFonts w:asciiTheme="minorHAnsi" w:hAnsiTheme="minorHAnsi" w:cstheme="minorHAnsi"/>
        </w:rPr>
        <w:t xml:space="preserve"> è applicabile a tutte le attività organizzative del laboratorio</w:t>
      </w:r>
      <w:r w:rsidR="00F06DE5" w:rsidRPr="00596925">
        <w:rPr>
          <w:rFonts w:asciiTheme="minorHAnsi" w:hAnsiTheme="minorHAnsi" w:cstheme="minorHAnsi"/>
        </w:rPr>
        <w:t>, ed in particolare riguarda la gestione dei seguenti aspetti:</w:t>
      </w:r>
    </w:p>
    <w:p w14:paraId="2AFCBF74" w14:textId="77777777" w:rsidR="00F06DE5" w:rsidRPr="00596925" w:rsidRDefault="00F06DE5" w:rsidP="00F06DE5">
      <w:pPr>
        <w:pStyle w:val="testo"/>
        <w:ind w:left="0"/>
        <w:rPr>
          <w:rFonts w:asciiTheme="minorHAnsi" w:hAnsiTheme="minorHAnsi" w:cstheme="minorHAnsi"/>
        </w:rPr>
      </w:pPr>
    </w:p>
    <w:p w14:paraId="6B129B0D" w14:textId="4F24BA24" w:rsidR="00F06DE5" w:rsidRPr="00596925" w:rsidRDefault="00F06DE5" w:rsidP="00EE5563">
      <w:pPr>
        <w:pStyle w:val="testo"/>
        <w:numPr>
          <w:ilvl w:val="2"/>
          <w:numId w:val="29"/>
        </w:numPr>
        <w:rPr>
          <w:rFonts w:asciiTheme="minorHAnsi" w:hAnsiTheme="minorHAnsi" w:cstheme="minorHAnsi"/>
        </w:rPr>
      </w:pPr>
      <w:r w:rsidRPr="00596925">
        <w:rPr>
          <w:rFonts w:asciiTheme="minorHAnsi" w:hAnsiTheme="minorHAnsi" w:cstheme="minorHAnsi"/>
        </w:rPr>
        <w:t>Documenti del sistema di gestione del laboratorio (§8.2);</w:t>
      </w:r>
    </w:p>
    <w:p w14:paraId="760C40F4" w14:textId="2BBCA999" w:rsidR="00F06DE5" w:rsidRPr="00596925" w:rsidRDefault="00F06DE5" w:rsidP="00EE5563">
      <w:pPr>
        <w:pStyle w:val="testo"/>
        <w:numPr>
          <w:ilvl w:val="2"/>
          <w:numId w:val="29"/>
        </w:numPr>
        <w:rPr>
          <w:rFonts w:asciiTheme="minorHAnsi" w:hAnsiTheme="minorHAnsi" w:cstheme="minorHAnsi"/>
        </w:rPr>
      </w:pPr>
      <w:r w:rsidRPr="00596925">
        <w:rPr>
          <w:rFonts w:asciiTheme="minorHAnsi" w:hAnsiTheme="minorHAnsi" w:cstheme="minorHAnsi"/>
        </w:rPr>
        <w:t>Controllo dei documenti del sistema di gestione (§8.3);</w:t>
      </w:r>
    </w:p>
    <w:p w14:paraId="4F05C753" w14:textId="7C0ACE3C" w:rsidR="00F06DE5" w:rsidRPr="00596925" w:rsidRDefault="00F06DE5" w:rsidP="00EE5563">
      <w:pPr>
        <w:pStyle w:val="testo"/>
        <w:numPr>
          <w:ilvl w:val="2"/>
          <w:numId w:val="29"/>
        </w:numPr>
        <w:rPr>
          <w:rFonts w:asciiTheme="minorHAnsi" w:hAnsiTheme="minorHAnsi" w:cstheme="minorHAnsi"/>
        </w:rPr>
      </w:pPr>
      <w:r w:rsidRPr="00596925">
        <w:rPr>
          <w:rFonts w:asciiTheme="minorHAnsi" w:hAnsiTheme="minorHAnsi" w:cstheme="minorHAnsi"/>
        </w:rPr>
        <w:t>Controllo delle registrazioni (§8.4);</w:t>
      </w:r>
    </w:p>
    <w:p w14:paraId="7FC32261" w14:textId="42C37E9D" w:rsidR="00F06DE5" w:rsidRPr="00596925" w:rsidRDefault="00F06DE5" w:rsidP="00EE5563">
      <w:pPr>
        <w:pStyle w:val="testo"/>
        <w:numPr>
          <w:ilvl w:val="2"/>
          <w:numId w:val="29"/>
        </w:numPr>
        <w:rPr>
          <w:rFonts w:asciiTheme="minorHAnsi" w:hAnsiTheme="minorHAnsi" w:cstheme="minorHAnsi"/>
        </w:rPr>
      </w:pPr>
      <w:r w:rsidRPr="00596925">
        <w:rPr>
          <w:rFonts w:asciiTheme="minorHAnsi" w:hAnsiTheme="minorHAnsi" w:cstheme="minorHAnsi"/>
        </w:rPr>
        <w:t>Azioni per affrontare rischi ed opportunità (§8.5);</w:t>
      </w:r>
    </w:p>
    <w:p w14:paraId="4596BC52" w14:textId="1FD2C96B" w:rsidR="00F06DE5" w:rsidRPr="00596925" w:rsidRDefault="00F06DE5" w:rsidP="00EE5563">
      <w:pPr>
        <w:pStyle w:val="testo"/>
        <w:numPr>
          <w:ilvl w:val="2"/>
          <w:numId w:val="29"/>
        </w:numPr>
        <w:rPr>
          <w:rFonts w:asciiTheme="minorHAnsi" w:hAnsiTheme="minorHAnsi" w:cstheme="minorHAnsi"/>
        </w:rPr>
      </w:pPr>
      <w:r w:rsidRPr="00596925">
        <w:rPr>
          <w:rFonts w:asciiTheme="minorHAnsi" w:hAnsiTheme="minorHAnsi" w:cstheme="minorHAnsi"/>
        </w:rPr>
        <w:t>Miglioramento (§8.6);</w:t>
      </w:r>
    </w:p>
    <w:p w14:paraId="60DD2B4B" w14:textId="4E1479F0" w:rsidR="00F06DE5" w:rsidRPr="00596925" w:rsidRDefault="00F06DE5" w:rsidP="00EE5563">
      <w:pPr>
        <w:pStyle w:val="testo"/>
        <w:numPr>
          <w:ilvl w:val="2"/>
          <w:numId w:val="29"/>
        </w:numPr>
        <w:rPr>
          <w:rFonts w:asciiTheme="minorHAnsi" w:hAnsiTheme="minorHAnsi" w:cstheme="minorHAnsi"/>
        </w:rPr>
      </w:pPr>
      <w:r w:rsidRPr="00596925">
        <w:rPr>
          <w:rFonts w:asciiTheme="minorHAnsi" w:hAnsiTheme="minorHAnsi" w:cstheme="minorHAnsi"/>
        </w:rPr>
        <w:t>Azioni correttive (§8.7);</w:t>
      </w:r>
    </w:p>
    <w:p w14:paraId="7485DA4C" w14:textId="6E79BDBA" w:rsidR="00F06DE5" w:rsidRPr="00596925" w:rsidRDefault="00F06DE5" w:rsidP="00EE5563">
      <w:pPr>
        <w:pStyle w:val="testo"/>
        <w:numPr>
          <w:ilvl w:val="2"/>
          <w:numId w:val="29"/>
        </w:numPr>
        <w:rPr>
          <w:rFonts w:asciiTheme="minorHAnsi" w:hAnsiTheme="minorHAnsi" w:cstheme="minorHAnsi"/>
        </w:rPr>
      </w:pPr>
      <w:r w:rsidRPr="00596925">
        <w:rPr>
          <w:rFonts w:asciiTheme="minorHAnsi" w:hAnsiTheme="minorHAnsi" w:cstheme="minorHAnsi"/>
        </w:rPr>
        <w:t>Audit interni (§8.8);</w:t>
      </w:r>
    </w:p>
    <w:p w14:paraId="0296CE6C" w14:textId="4F708720" w:rsidR="00F06DE5" w:rsidRPr="00596925" w:rsidRDefault="00F06DE5" w:rsidP="00EE5563">
      <w:pPr>
        <w:pStyle w:val="testo"/>
        <w:numPr>
          <w:ilvl w:val="2"/>
          <w:numId w:val="29"/>
        </w:numPr>
        <w:rPr>
          <w:rFonts w:asciiTheme="minorHAnsi" w:hAnsiTheme="minorHAnsi" w:cstheme="minorHAnsi"/>
        </w:rPr>
      </w:pPr>
      <w:r w:rsidRPr="00596925">
        <w:rPr>
          <w:rFonts w:asciiTheme="minorHAnsi" w:hAnsiTheme="minorHAnsi" w:cstheme="minorHAnsi"/>
        </w:rPr>
        <w:t>Riesame della direzione (§8.9).</w:t>
      </w:r>
    </w:p>
    <w:p w14:paraId="0FD4C563" w14:textId="0048BB2C" w:rsidR="00DF490C" w:rsidRPr="00596925" w:rsidRDefault="00DF490C" w:rsidP="00DF490C">
      <w:pPr>
        <w:rPr>
          <w:rFonts w:asciiTheme="minorHAnsi" w:hAnsiTheme="minorHAnsi" w:cstheme="minorHAnsi"/>
        </w:rPr>
      </w:pPr>
    </w:p>
    <w:p w14:paraId="422FB226" w14:textId="5A87068E" w:rsidR="001E4C7E" w:rsidRPr="00596925" w:rsidRDefault="002F6EE2" w:rsidP="002F6EE2">
      <w:pPr>
        <w:pStyle w:val="testo"/>
        <w:ind w:left="0"/>
        <w:rPr>
          <w:rFonts w:asciiTheme="minorHAnsi" w:hAnsiTheme="minorHAnsi" w:cstheme="minorHAnsi"/>
        </w:rPr>
      </w:pPr>
      <w:r w:rsidRPr="00596925">
        <w:rPr>
          <w:rFonts w:asciiTheme="minorHAnsi" w:hAnsiTheme="minorHAnsi" w:cstheme="minorHAnsi"/>
        </w:rPr>
        <w:lastRenderedPageBreak/>
        <w:t>Il l</w:t>
      </w:r>
      <w:r w:rsidR="001E4C7E" w:rsidRPr="00596925">
        <w:rPr>
          <w:rFonts w:asciiTheme="minorHAnsi" w:hAnsiTheme="minorHAnsi" w:cstheme="minorHAnsi"/>
        </w:rPr>
        <w:t xml:space="preserve">aboratorio ha predisposto </w:t>
      </w:r>
      <w:r w:rsidRPr="00596925">
        <w:rPr>
          <w:rFonts w:asciiTheme="minorHAnsi" w:hAnsiTheme="minorHAnsi" w:cstheme="minorHAnsi"/>
        </w:rPr>
        <w:t>il presente MQL</w:t>
      </w:r>
      <w:r w:rsidR="001E4C7E" w:rsidRPr="00596925">
        <w:rPr>
          <w:rFonts w:asciiTheme="minorHAnsi" w:hAnsiTheme="minorHAnsi" w:cstheme="minorHAnsi"/>
        </w:rPr>
        <w:t xml:space="preserve"> che ha gli scopi e le caratteristiche specificati </w:t>
      </w:r>
      <w:r w:rsidRPr="00596925">
        <w:rPr>
          <w:rFonts w:asciiTheme="minorHAnsi" w:hAnsiTheme="minorHAnsi" w:cstheme="minorHAnsi"/>
        </w:rPr>
        <w:t>al</w:t>
      </w:r>
      <w:r w:rsidR="001E4C7E" w:rsidRPr="00596925">
        <w:rPr>
          <w:rFonts w:asciiTheme="minorHAnsi" w:hAnsiTheme="minorHAnsi" w:cstheme="minorHAnsi"/>
        </w:rPr>
        <w:t xml:space="preserve"> </w:t>
      </w:r>
      <w:r w:rsidRPr="00596925">
        <w:rPr>
          <w:rFonts w:asciiTheme="minorHAnsi" w:hAnsiTheme="minorHAnsi" w:cstheme="minorHAnsi"/>
        </w:rPr>
        <w:t>§1 – Scopo e campo di applicazione.</w:t>
      </w:r>
    </w:p>
    <w:p w14:paraId="3AD22FCD" w14:textId="70F0AD89" w:rsidR="001E4C7E" w:rsidRPr="00596925" w:rsidRDefault="001E4C7E" w:rsidP="002F6EE2">
      <w:pPr>
        <w:pStyle w:val="testo"/>
        <w:ind w:left="0"/>
        <w:rPr>
          <w:rFonts w:asciiTheme="minorHAnsi" w:hAnsiTheme="minorHAnsi" w:cstheme="minorHAnsi"/>
        </w:rPr>
      </w:pPr>
      <w:r w:rsidRPr="00596925">
        <w:rPr>
          <w:rFonts w:asciiTheme="minorHAnsi" w:hAnsiTheme="minorHAnsi" w:cstheme="minorHAnsi"/>
        </w:rPr>
        <w:t xml:space="preserve">I capitoli del manuale </w:t>
      </w:r>
      <w:r w:rsidR="002F6EE2" w:rsidRPr="00596925">
        <w:rPr>
          <w:rFonts w:asciiTheme="minorHAnsi" w:hAnsiTheme="minorHAnsi" w:cstheme="minorHAnsi"/>
        </w:rPr>
        <w:t xml:space="preserve">stesso </w:t>
      </w:r>
      <w:r w:rsidRPr="00596925">
        <w:rPr>
          <w:rFonts w:asciiTheme="minorHAnsi" w:hAnsiTheme="minorHAnsi" w:cstheme="minorHAnsi"/>
        </w:rPr>
        <w:t>richiamano procedure ed altri documenti che, per motivi di segretezza e complessità del lavoro svolto, dei metodi usati, della capacità e formazione necessari per il personale competente chia</w:t>
      </w:r>
      <w:r w:rsidR="002F6EE2" w:rsidRPr="00596925">
        <w:rPr>
          <w:rFonts w:asciiTheme="minorHAnsi" w:hAnsiTheme="minorHAnsi" w:cstheme="minorHAnsi"/>
        </w:rPr>
        <w:t>mato a svolgere le attività di l</w:t>
      </w:r>
      <w:r w:rsidRPr="00596925">
        <w:rPr>
          <w:rFonts w:asciiTheme="minorHAnsi" w:hAnsiTheme="minorHAnsi" w:cstheme="minorHAnsi"/>
        </w:rPr>
        <w:t>aboratorio, non</w:t>
      </w:r>
      <w:r w:rsidR="00A73C87" w:rsidRPr="00596925">
        <w:rPr>
          <w:rFonts w:asciiTheme="minorHAnsi" w:hAnsiTheme="minorHAnsi" w:cstheme="minorHAnsi"/>
        </w:rPr>
        <w:t xml:space="preserve"> sono riportati nella loro totalità</w:t>
      </w:r>
      <w:r w:rsidR="002F6EE2" w:rsidRPr="00596925">
        <w:rPr>
          <w:rFonts w:asciiTheme="minorHAnsi" w:hAnsiTheme="minorHAnsi" w:cstheme="minorHAnsi"/>
        </w:rPr>
        <w:t xml:space="preserve"> nel MQL</w:t>
      </w:r>
      <w:r w:rsidRPr="00596925">
        <w:rPr>
          <w:rFonts w:asciiTheme="minorHAnsi" w:hAnsiTheme="minorHAnsi" w:cstheme="minorHAnsi"/>
        </w:rPr>
        <w:t xml:space="preserve">. </w:t>
      </w:r>
    </w:p>
    <w:p w14:paraId="1166C789" w14:textId="77777777" w:rsidR="002F6EE2" w:rsidRPr="00596925" w:rsidRDefault="002F6EE2" w:rsidP="002F6EE2">
      <w:pPr>
        <w:pStyle w:val="testo"/>
        <w:ind w:left="0"/>
        <w:rPr>
          <w:rFonts w:asciiTheme="minorHAnsi" w:hAnsiTheme="minorHAnsi" w:cstheme="minorHAnsi"/>
        </w:rPr>
      </w:pPr>
    </w:p>
    <w:p w14:paraId="2C8096B4" w14:textId="77777777" w:rsidR="001E4C7E" w:rsidRPr="00596925" w:rsidRDefault="001E4C7E" w:rsidP="002F6EE2">
      <w:pPr>
        <w:pStyle w:val="testo"/>
        <w:ind w:left="0"/>
        <w:rPr>
          <w:rFonts w:asciiTheme="minorHAnsi" w:hAnsiTheme="minorHAnsi" w:cstheme="minorHAnsi"/>
        </w:rPr>
      </w:pPr>
      <w:r w:rsidRPr="00596925">
        <w:rPr>
          <w:rFonts w:asciiTheme="minorHAnsi" w:hAnsiTheme="minorHAnsi" w:cstheme="minorHAnsi"/>
        </w:rPr>
        <w:t xml:space="preserve">Le procedure gestionali sono: </w:t>
      </w:r>
    </w:p>
    <w:p w14:paraId="4F80F26F" w14:textId="77777777" w:rsidR="002F6EE2" w:rsidRPr="00596925" w:rsidRDefault="002F6EE2" w:rsidP="002F6EE2">
      <w:pPr>
        <w:pStyle w:val="testo"/>
        <w:ind w:left="0"/>
        <w:rPr>
          <w:rFonts w:asciiTheme="minorHAnsi" w:hAnsiTheme="minorHAnsi" w:cstheme="minorHAnsi"/>
        </w:rPr>
      </w:pPr>
    </w:p>
    <w:p w14:paraId="4A46038A" w14:textId="77777777" w:rsidR="00647D68" w:rsidRPr="00596925" w:rsidRDefault="00647D68" w:rsidP="00647D68">
      <w:pPr>
        <w:pStyle w:val="testo"/>
        <w:tabs>
          <w:tab w:val="left" w:pos="1392"/>
        </w:tabs>
        <w:rPr>
          <w:rFonts w:asciiTheme="minorHAnsi" w:hAnsiTheme="minorHAnsi" w:cstheme="minorHAnsi"/>
        </w:rPr>
      </w:pPr>
      <w:r w:rsidRPr="00596925">
        <w:rPr>
          <w:rFonts w:asciiTheme="minorHAnsi" w:hAnsiTheme="minorHAnsi" w:cstheme="minorHAnsi"/>
        </w:rPr>
        <w:t>PG01</w:t>
      </w:r>
      <w:r w:rsidRPr="00596925">
        <w:rPr>
          <w:rFonts w:asciiTheme="minorHAnsi" w:hAnsiTheme="minorHAnsi" w:cstheme="minorHAnsi"/>
        </w:rPr>
        <w:tab/>
        <w:t>Analisi e gestione del rischio</w:t>
      </w:r>
    </w:p>
    <w:p w14:paraId="7B029D2C" w14:textId="77777777" w:rsidR="00647D68" w:rsidRPr="00596925" w:rsidRDefault="00647D68" w:rsidP="00647D68">
      <w:pPr>
        <w:pStyle w:val="testo"/>
        <w:tabs>
          <w:tab w:val="left" w:pos="1392"/>
        </w:tabs>
        <w:rPr>
          <w:rFonts w:asciiTheme="minorHAnsi" w:hAnsiTheme="minorHAnsi" w:cstheme="minorHAnsi"/>
        </w:rPr>
      </w:pPr>
      <w:r w:rsidRPr="00596925">
        <w:rPr>
          <w:rFonts w:asciiTheme="minorHAnsi" w:hAnsiTheme="minorHAnsi" w:cstheme="minorHAnsi"/>
        </w:rPr>
        <w:t>PG02</w:t>
      </w:r>
      <w:r w:rsidRPr="00596925">
        <w:rPr>
          <w:rFonts w:asciiTheme="minorHAnsi" w:hAnsiTheme="minorHAnsi" w:cstheme="minorHAnsi"/>
        </w:rPr>
        <w:tab/>
        <w:t>Gestione prove di laboratorio</w:t>
      </w:r>
    </w:p>
    <w:p w14:paraId="2E548B3C" w14:textId="77777777" w:rsidR="00647D68" w:rsidRPr="00596925" w:rsidRDefault="00647D68" w:rsidP="00647D68">
      <w:pPr>
        <w:pStyle w:val="testo"/>
        <w:tabs>
          <w:tab w:val="left" w:pos="1392"/>
        </w:tabs>
        <w:rPr>
          <w:rFonts w:asciiTheme="minorHAnsi" w:hAnsiTheme="minorHAnsi" w:cstheme="minorHAnsi"/>
        </w:rPr>
      </w:pPr>
      <w:r w:rsidRPr="00596925">
        <w:rPr>
          <w:rFonts w:asciiTheme="minorHAnsi" w:hAnsiTheme="minorHAnsi" w:cstheme="minorHAnsi"/>
        </w:rPr>
        <w:t>PG03</w:t>
      </w:r>
      <w:r w:rsidRPr="00596925">
        <w:rPr>
          <w:rFonts w:asciiTheme="minorHAnsi" w:hAnsiTheme="minorHAnsi" w:cstheme="minorHAnsi"/>
        </w:rPr>
        <w:tab/>
        <w:t>Gestione delle risorse umane</w:t>
      </w:r>
    </w:p>
    <w:p w14:paraId="67825C53" w14:textId="27197AEC" w:rsidR="002F6EE2" w:rsidRDefault="00647D68" w:rsidP="00647D68">
      <w:pPr>
        <w:pStyle w:val="testo"/>
        <w:tabs>
          <w:tab w:val="left" w:pos="1392"/>
        </w:tabs>
        <w:ind w:left="0" w:firstLine="851"/>
        <w:jc w:val="left"/>
        <w:rPr>
          <w:rFonts w:asciiTheme="minorHAnsi" w:hAnsiTheme="minorHAnsi" w:cstheme="minorHAnsi"/>
        </w:rPr>
      </w:pPr>
      <w:r w:rsidRPr="00596925">
        <w:rPr>
          <w:rFonts w:asciiTheme="minorHAnsi" w:hAnsiTheme="minorHAnsi" w:cstheme="minorHAnsi"/>
        </w:rPr>
        <w:t>PG04</w:t>
      </w:r>
      <w:r w:rsidRPr="00596925">
        <w:rPr>
          <w:rFonts w:asciiTheme="minorHAnsi" w:hAnsiTheme="minorHAnsi" w:cstheme="minorHAnsi"/>
        </w:rPr>
        <w:tab/>
        <w:t>Non Conformità, Azioni Correttive e Miglioramento</w:t>
      </w:r>
    </w:p>
    <w:p w14:paraId="2083E0C8" w14:textId="47DEE0D4" w:rsidR="00727C5B" w:rsidRPr="00596925" w:rsidRDefault="00727C5B" w:rsidP="00647D68">
      <w:pPr>
        <w:pStyle w:val="testo"/>
        <w:tabs>
          <w:tab w:val="left" w:pos="1392"/>
        </w:tabs>
        <w:ind w:left="0" w:firstLine="851"/>
        <w:jc w:val="left"/>
        <w:rPr>
          <w:rFonts w:asciiTheme="minorHAnsi" w:hAnsiTheme="minorHAnsi" w:cstheme="minorHAnsi"/>
        </w:rPr>
      </w:pPr>
      <w:r w:rsidRPr="00596925">
        <w:rPr>
          <w:rFonts w:asciiTheme="minorHAnsi" w:hAnsiTheme="minorHAnsi" w:cstheme="minorHAnsi"/>
        </w:rPr>
        <w:t>PG0</w:t>
      </w:r>
      <w:r>
        <w:rPr>
          <w:rFonts w:asciiTheme="minorHAnsi" w:hAnsiTheme="minorHAnsi" w:cstheme="minorHAnsi"/>
        </w:rPr>
        <w:t>5</w:t>
      </w:r>
      <w:r w:rsidRPr="00596925">
        <w:rPr>
          <w:rFonts w:asciiTheme="minorHAnsi" w:hAnsiTheme="minorHAnsi" w:cstheme="minorHAnsi"/>
        </w:rPr>
        <w:tab/>
      </w:r>
      <w:r w:rsidR="00AD7C7F" w:rsidRPr="00AD7C7F">
        <w:rPr>
          <w:rFonts w:asciiTheme="minorHAnsi" w:hAnsiTheme="minorHAnsi" w:cstheme="minorHAnsi"/>
        </w:rPr>
        <w:t>Politica sulla protezione dei dati personali</w:t>
      </w:r>
    </w:p>
    <w:p w14:paraId="2D973FA1" w14:textId="77777777" w:rsidR="00647D68" w:rsidRPr="00596925" w:rsidRDefault="00647D68" w:rsidP="002F6EE2">
      <w:pPr>
        <w:pStyle w:val="testo"/>
        <w:tabs>
          <w:tab w:val="left" w:pos="1392"/>
        </w:tabs>
        <w:ind w:left="0"/>
        <w:jc w:val="left"/>
        <w:rPr>
          <w:rFonts w:asciiTheme="minorHAnsi" w:hAnsiTheme="minorHAnsi" w:cstheme="minorHAnsi"/>
        </w:rPr>
      </w:pPr>
    </w:p>
    <w:p w14:paraId="7D5A680E" w14:textId="4062E926" w:rsidR="001E4C7E" w:rsidRPr="00596925" w:rsidRDefault="001E4C7E" w:rsidP="002F6EE2">
      <w:pPr>
        <w:pStyle w:val="testo"/>
        <w:tabs>
          <w:tab w:val="left" w:pos="1392"/>
        </w:tabs>
        <w:ind w:left="0"/>
        <w:jc w:val="left"/>
        <w:rPr>
          <w:rFonts w:asciiTheme="minorHAnsi" w:hAnsiTheme="minorHAnsi" w:cstheme="minorHAnsi"/>
        </w:rPr>
      </w:pPr>
      <w:r w:rsidRPr="00596925">
        <w:rPr>
          <w:rFonts w:asciiTheme="minorHAnsi" w:hAnsiTheme="minorHAnsi" w:cstheme="minorHAnsi"/>
        </w:rPr>
        <w:t>Le procedure operative sono le seguenti:</w:t>
      </w:r>
    </w:p>
    <w:p w14:paraId="395E8157" w14:textId="77777777" w:rsidR="00FC0FE0" w:rsidRPr="00596925" w:rsidRDefault="00FC0FE0" w:rsidP="002F6EE2">
      <w:pPr>
        <w:pStyle w:val="testo"/>
        <w:tabs>
          <w:tab w:val="left" w:pos="1392"/>
        </w:tabs>
        <w:ind w:left="0"/>
        <w:jc w:val="left"/>
        <w:rPr>
          <w:rFonts w:asciiTheme="minorHAnsi" w:hAnsiTheme="minorHAnsi" w:cstheme="minorHAnsi"/>
        </w:rPr>
      </w:pPr>
    </w:p>
    <w:p w14:paraId="38DD6C70" w14:textId="1E55F49E" w:rsidR="00647D68" w:rsidRPr="00596925" w:rsidRDefault="00647D68" w:rsidP="00647D68">
      <w:pPr>
        <w:pStyle w:val="testo"/>
        <w:tabs>
          <w:tab w:val="left" w:pos="1392"/>
        </w:tabs>
        <w:rPr>
          <w:rFonts w:asciiTheme="minorHAnsi" w:hAnsiTheme="minorHAnsi" w:cstheme="minorHAnsi"/>
        </w:rPr>
      </w:pPr>
      <w:bookmarkStart w:id="140" w:name="PROPROVA"/>
      <w:r w:rsidRPr="00596925">
        <w:rPr>
          <w:rFonts w:asciiTheme="minorHAnsi" w:hAnsiTheme="minorHAnsi" w:cstheme="minorHAnsi"/>
        </w:rPr>
        <w:t>PO01</w:t>
      </w:r>
      <w:r w:rsidRPr="00596925">
        <w:rPr>
          <w:rFonts w:asciiTheme="minorHAnsi" w:hAnsiTheme="minorHAnsi" w:cstheme="minorHAnsi"/>
        </w:rPr>
        <w:tab/>
      </w:r>
      <w:r w:rsidR="00F961B8">
        <w:rPr>
          <w:rFonts w:asciiTheme="minorHAnsi" w:hAnsiTheme="minorHAnsi" w:cstheme="minorHAnsi"/>
        </w:rPr>
        <w:t>V</w:t>
      </w:r>
      <w:r w:rsidR="00F961B8" w:rsidRPr="00F961B8">
        <w:rPr>
          <w:rFonts w:asciiTheme="minorHAnsi" w:hAnsiTheme="minorHAnsi" w:cstheme="minorHAnsi"/>
        </w:rPr>
        <w:t>erifica stato taratura bilance</w:t>
      </w:r>
    </w:p>
    <w:p w14:paraId="2195E8B8" w14:textId="62962039" w:rsidR="00647D68" w:rsidRDefault="00647D68" w:rsidP="00647D68">
      <w:pPr>
        <w:pStyle w:val="testo"/>
        <w:tabs>
          <w:tab w:val="left" w:pos="1392"/>
        </w:tabs>
        <w:rPr>
          <w:rFonts w:asciiTheme="minorHAnsi" w:hAnsiTheme="minorHAnsi" w:cstheme="minorHAnsi"/>
        </w:rPr>
      </w:pPr>
      <w:r w:rsidRPr="00596925">
        <w:rPr>
          <w:rFonts w:asciiTheme="minorHAnsi" w:hAnsiTheme="minorHAnsi" w:cstheme="minorHAnsi"/>
        </w:rPr>
        <w:t>PO02</w:t>
      </w:r>
      <w:r w:rsidRPr="00596925">
        <w:rPr>
          <w:rFonts w:asciiTheme="minorHAnsi" w:hAnsiTheme="minorHAnsi" w:cstheme="minorHAnsi"/>
        </w:rPr>
        <w:tab/>
      </w:r>
      <w:r w:rsidR="00F961B8">
        <w:rPr>
          <w:rFonts w:asciiTheme="minorHAnsi" w:hAnsiTheme="minorHAnsi" w:cstheme="minorHAnsi"/>
        </w:rPr>
        <w:t>V</w:t>
      </w:r>
      <w:r w:rsidR="00F961B8" w:rsidRPr="00F961B8">
        <w:rPr>
          <w:rFonts w:asciiTheme="minorHAnsi" w:hAnsiTheme="minorHAnsi" w:cstheme="minorHAnsi"/>
        </w:rPr>
        <w:t>alutazione omogeneità termostati</w:t>
      </w:r>
    </w:p>
    <w:p w14:paraId="031DE5D0" w14:textId="259EC482" w:rsidR="00532AB9" w:rsidRPr="00596925" w:rsidRDefault="00532AB9" w:rsidP="00532AB9">
      <w:pPr>
        <w:pStyle w:val="testo"/>
        <w:tabs>
          <w:tab w:val="left" w:pos="1392"/>
        </w:tabs>
        <w:rPr>
          <w:rFonts w:asciiTheme="minorHAnsi" w:hAnsiTheme="minorHAnsi" w:cstheme="minorHAnsi"/>
        </w:rPr>
      </w:pPr>
      <w:r w:rsidRPr="00596925">
        <w:rPr>
          <w:rFonts w:asciiTheme="minorHAnsi" w:hAnsiTheme="minorHAnsi" w:cstheme="minorHAnsi"/>
        </w:rPr>
        <w:t>PO03</w:t>
      </w:r>
      <w:r w:rsidRPr="00596925">
        <w:rPr>
          <w:rFonts w:asciiTheme="minorHAnsi" w:hAnsiTheme="minorHAnsi" w:cstheme="minorHAnsi"/>
        </w:rPr>
        <w:tab/>
      </w:r>
      <w:r>
        <w:rPr>
          <w:rFonts w:asciiTheme="minorHAnsi" w:hAnsiTheme="minorHAnsi" w:cstheme="minorHAnsi"/>
        </w:rPr>
        <w:t>V</w:t>
      </w:r>
      <w:r w:rsidRPr="00532AB9">
        <w:rPr>
          <w:rFonts w:asciiTheme="minorHAnsi" w:hAnsiTheme="minorHAnsi" w:cstheme="minorHAnsi"/>
        </w:rPr>
        <w:t>erifica stato taratura dosatori volumetrici</w:t>
      </w:r>
    </w:p>
    <w:p w14:paraId="0F0DA121" w14:textId="3CBCBAD7" w:rsidR="00647D68" w:rsidRPr="00596925" w:rsidRDefault="00647D68" w:rsidP="00647D68">
      <w:pPr>
        <w:pStyle w:val="testo"/>
        <w:tabs>
          <w:tab w:val="left" w:pos="1392"/>
        </w:tabs>
        <w:rPr>
          <w:rFonts w:asciiTheme="minorHAnsi" w:hAnsiTheme="minorHAnsi" w:cstheme="minorHAnsi"/>
        </w:rPr>
      </w:pPr>
      <w:bookmarkStart w:id="141" w:name="_Hlk155260233"/>
      <w:r w:rsidRPr="00596925">
        <w:rPr>
          <w:rFonts w:asciiTheme="minorHAnsi" w:hAnsiTheme="minorHAnsi" w:cstheme="minorHAnsi"/>
        </w:rPr>
        <w:t>PO0</w:t>
      </w:r>
      <w:r w:rsidR="00532AB9">
        <w:rPr>
          <w:rFonts w:asciiTheme="minorHAnsi" w:hAnsiTheme="minorHAnsi" w:cstheme="minorHAnsi"/>
        </w:rPr>
        <w:t>4</w:t>
      </w:r>
      <w:r w:rsidRPr="00596925">
        <w:rPr>
          <w:rFonts w:asciiTheme="minorHAnsi" w:hAnsiTheme="minorHAnsi" w:cstheme="minorHAnsi"/>
        </w:rPr>
        <w:tab/>
      </w:r>
      <w:r w:rsidR="00F961B8">
        <w:rPr>
          <w:rFonts w:asciiTheme="minorHAnsi" w:hAnsiTheme="minorHAnsi" w:cstheme="minorHAnsi"/>
        </w:rPr>
        <w:t xml:space="preserve"> P</w:t>
      </w:r>
      <w:r w:rsidR="00F961B8" w:rsidRPr="00F961B8">
        <w:rPr>
          <w:rFonts w:asciiTheme="minorHAnsi" w:hAnsiTheme="minorHAnsi" w:cstheme="minorHAnsi"/>
        </w:rPr>
        <w:t>ulizia superfici e controllo ambientale</w:t>
      </w:r>
    </w:p>
    <w:bookmarkEnd w:id="141"/>
    <w:p w14:paraId="18EB3101" w14:textId="78177B41" w:rsidR="00647D68" w:rsidRPr="00596925" w:rsidRDefault="00647D68" w:rsidP="00647D68">
      <w:pPr>
        <w:pStyle w:val="testo"/>
        <w:tabs>
          <w:tab w:val="left" w:pos="1392"/>
        </w:tabs>
        <w:rPr>
          <w:rFonts w:asciiTheme="minorHAnsi" w:hAnsiTheme="minorHAnsi" w:cstheme="minorHAnsi"/>
        </w:rPr>
      </w:pPr>
      <w:r w:rsidRPr="00596925">
        <w:rPr>
          <w:rFonts w:asciiTheme="minorHAnsi" w:hAnsiTheme="minorHAnsi" w:cstheme="minorHAnsi"/>
        </w:rPr>
        <w:t>PO0</w:t>
      </w:r>
      <w:r w:rsidR="00532AB9">
        <w:rPr>
          <w:rFonts w:asciiTheme="minorHAnsi" w:hAnsiTheme="minorHAnsi" w:cstheme="minorHAnsi"/>
        </w:rPr>
        <w:t>5</w:t>
      </w:r>
      <w:r w:rsidRPr="00596925">
        <w:rPr>
          <w:rFonts w:asciiTheme="minorHAnsi" w:hAnsiTheme="minorHAnsi" w:cstheme="minorHAnsi"/>
        </w:rPr>
        <w:tab/>
      </w:r>
      <w:r w:rsidR="00F961B8">
        <w:rPr>
          <w:rFonts w:asciiTheme="minorHAnsi" w:hAnsiTheme="minorHAnsi" w:cstheme="minorHAnsi"/>
        </w:rPr>
        <w:t xml:space="preserve"> P</w:t>
      </w:r>
      <w:r w:rsidR="00F961B8" w:rsidRPr="00F961B8">
        <w:rPr>
          <w:rFonts w:asciiTheme="minorHAnsi" w:hAnsiTheme="minorHAnsi" w:cstheme="minorHAnsi"/>
        </w:rPr>
        <w:t>ulizia delle superfici interne di termostati, frigoriferi e freezer</w:t>
      </w:r>
    </w:p>
    <w:p w14:paraId="11C3A7D1" w14:textId="7F1AE365" w:rsidR="00647D68" w:rsidRPr="00596925" w:rsidRDefault="00647D68" w:rsidP="00647D68">
      <w:pPr>
        <w:pStyle w:val="testo"/>
        <w:tabs>
          <w:tab w:val="left" w:pos="1392"/>
        </w:tabs>
        <w:rPr>
          <w:rFonts w:asciiTheme="minorHAnsi" w:hAnsiTheme="minorHAnsi" w:cstheme="minorHAnsi"/>
        </w:rPr>
      </w:pPr>
      <w:r w:rsidRPr="00596925">
        <w:rPr>
          <w:rFonts w:asciiTheme="minorHAnsi" w:hAnsiTheme="minorHAnsi" w:cstheme="minorHAnsi"/>
        </w:rPr>
        <w:t>PO0</w:t>
      </w:r>
      <w:r w:rsidR="00532AB9">
        <w:rPr>
          <w:rFonts w:asciiTheme="minorHAnsi" w:hAnsiTheme="minorHAnsi" w:cstheme="minorHAnsi"/>
        </w:rPr>
        <w:t>6</w:t>
      </w:r>
      <w:r w:rsidR="00AD7C7F">
        <w:rPr>
          <w:rFonts w:asciiTheme="minorHAnsi" w:hAnsiTheme="minorHAnsi" w:cstheme="minorHAnsi"/>
        </w:rPr>
        <w:tab/>
      </w:r>
      <w:r w:rsidR="00F961B8">
        <w:rPr>
          <w:rFonts w:asciiTheme="minorHAnsi" w:hAnsiTheme="minorHAnsi" w:cstheme="minorHAnsi"/>
        </w:rPr>
        <w:t>P</w:t>
      </w:r>
      <w:r w:rsidR="00F961B8" w:rsidRPr="00F961B8">
        <w:rPr>
          <w:rFonts w:asciiTheme="minorHAnsi" w:hAnsiTheme="minorHAnsi" w:cstheme="minorHAnsi"/>
        </w:rPr>
        <w:t>roduzione terreni coltura</w:t>
      </w:r>
    </w:p>
    <w:p w14:paraId="1A09B619" w14:textId="22A2A953" w:rsidR="00647D68" w:rsidRPr="00596925" w:rsidRDefault="00647D68" w:rsidP="00647D68">
      <w:pPr>
        <w:pStyle w:val="testo"/>
        <w:tabs>
          <w:tab w:val="left" w:pos="1392"/>
        </w:tabs>
        <w:rPr>
          <w:rFonts w:asciiTheme="minorHAnsi" w:hAnsiTheme="minorHAnsi" w:cstheme="minorHAnsi"/>
        </w:rPr>
      </w:pPr>
      <w:r w:rsidRPr="00596925">
        <w:rPr>
          <w:rFonts w:asciiTheme="minorHAnsi" w:hAnsiTheme="minorHAnsi" w:cstheme="minorHAnsi"/>
        </w:rPr>
        <w:t>PO0</w:t>
      </w:r>
      <w:r w:rsidR="00532AB9">
        <w:rPr>
          <w:rFonts w:asciiTheme="minorHAnsi" w:hAnsiTheme="minorHAnsi" w:cstheme="minorHAnsi"/>
        </w:rPr>
        <w:t>7</w:t>
      </w:r>
      <w:r w:rsidR="00F961B8">
        <w:rPr>
          <w:rFonts w:asciiTheme="minorHAnsi" w:hAnsiTheme="minorHAnsi" w:cstheme="minorHAnsi"/>
        </w:rPr>
        <w:t xml:space="preserve"> </w:t>
      </w:r>
      <w:r w:rsidRPr="00596925">
        <w:rPr>
          <w:rFonts w:asciiTheme="minorHAnsi" w:hAnsiTheme="minorHAnsi" w:cstheme="minorHAnsi"/>
        </w:rPr>
        <w:tab/>
      </w:r>
      <w:r w:rsidR="00F961B8">
        <w:rPr>
          <w:rFonts w:asciiTheme="minorHAnsi" w:hAnsiTheme="minorHAnsi" w:cstheme="minorHAnsi"/>
        </w:rPr>
        <w:t>P</w:t>
      </w:r>
      <w:r w:rsidR="00F961B8" w:rsidRPr="00F961B8">
        <w:rPr>
          <w:rFonts w:asciiTheme="minorHAnsi" w:hAnsiTheme="minorHAnsi" w:cstheme="minorHAnsi"/>
        </w:rPr>
        <w:t>rocedura valutazione incertezza di misura</w:t>
      </w:r>
    </w:p>
    <w:p w14:paraId="019BA744" w14:textId="10C5D9B4" w:rsidR="00647D68" w:rsidRPr="00596925" w:rsidRDefault="00647D68" w:rsidP="00647D68">
      <w:pPr>
        <w:pStyle w:val="testo"/>
        <w:tabs>
          <w:tab w:val="left" w:pos="1392"/>
        </w:tabs>
        <w:rPr>
          <w:rFonts w:asciiTheme="minorHAnsi" w:hAnsiTheme="minorHAnsi" w:cstheme="minorHAnsi"/>
        </w:rPr>
      </w:pPr>
      <w:r w:rsidRPr="00596925">
        <w:rPr>
          <w:rFonts w:asciiTheme="minorHAnsi" w:hAnsiTheme="minorHAnsi" w:cstheme="minorHAnsi"/>
        </w:rPr>
        <w:t>PO0</w:t>
      </w:r>
      <w:r w:rsidR="00532AB9">
        <w:rPr>
          <w:rFonts w:asciiTheme="minorHAnsi" w:hAnsiTheme="minorHAnsi" w:cstheme="minorHAnsi"/>
        </w:rPr>
        <w:t>8</w:t>
      </w:r>
      <w:r w:rsidR="006C3EB3">
        <w:rPr>
          <w:rFonts w:asciiTheme="minorHAnsi" w:hAnsiTheme="minorHAnsi" w:cstheme="minorHAnsi"/>
        </w:rPr>
        <w:t xml:space="preserve"> </w:t>
      </w:r>
      <w:r w:rsidRPr="00596925">
        <w:rPr>
          <w:rFonts w:asciiTheme="minorHAnsi" w:hAnsiTheme="minorHAnsi" w:cstheme="minorHAnsi"/>
        </w:rPr>
        <w:tab/>
      </w:r>
      <w:r w:rsidR="006C3EB3">
        <w:rPr>
          <w:rFonts w:asciiTheme="minorHAnsi" w:hAnsiTheme="minorHAnsi" w:cstheme="minorHAnsi"/>
        </w:rPr>
        <w:t>P</w:t>
      </w:r>
      <w:r w:rsidR="006C3EB3" w:rsidRPr="006C3EB3">
        <w:rPr>
          <w:rFonts w:asciiTheme="minorHAnsi" w:hAnsiTheme="minorHAnsi" w:cstheme="minorHAnsi"/>
        </w:rPr>
        <w:t>rogettazione, validazione dei metodi sviluppati dal laboratorio</w:t>
      </w:r>
    </w:p>
    <w:p w14:paraId="797D8D4A" w14:textId="7FD151A3" w:rsidR="00647D68" w:rsidRDefault="00647D68" w:rsidP="00647D68">
      <w:pPr>
        <w:pStyle w:val="testo"/>
        <w:tabs>
          <w:tab w:val="left" w:pos="1392"/>
        </w:tabs>
        <w:jc w:val="left"/>
        <w:rPr>
          <w:rFonts w:asciiTheme="minorHAnsi" w:hAnsiTheme="minorHAnsi" w:cstheme="minorHAnsi"/>
        </w:rPr>
      </w:pPr>
      <w:r w:rsidRPr="00596925">
        <w:rPr>
          <w:rFonts w:asciiTheme="minorHAnsi" w:hAnsiTheme="minorHAnsi" w:cstheme="minorHAnsi"/>
        </w:rPr>
        <w:t>PO0</w:t>
      </w:r>
      <w:r w:rsidR="00532AB9">
        <w:rPr>
          <w:rFonts w:asciiTheme="minorHAnsi" w:hAnsiTheme="minorHAnsi" w:cstheme="minorHAnsi"/>
        </w:rPr>
        <w:t>9</w:t>
      </w:r>
      <w:r w:rsidR="006C3EB3">
        <w:rPr>
          <w:rFonts w:asciiTheme="minorHAnsi" w:hAnsiTheme="minorHAnsi" w:cstheme="minorHAnsi"/>
        </w:rPr>
        <w:t xml:space="preserve"> </w:t>
      </w:r>
      <w:r w:rsidRPr="00596925">
        <w:rPr>
          <w:rFonts w:asciiTheme="minorHAnsi" w:hAnsiTheme="minorHAnsi" w:cstheme="minorHAnsi"/>
        </w:rPr>
        <w:tab/>
      </w:r>
      <w:r w:rsidR="006C3EB3">
        <w:rPr>
          <w:rFonts w:asciiTheme="minorHAnsi" w:hAnsiTheme="minorHAnsi" w:cstheme="minorHAnsi"/>
        </w:rPr>
        <w:t>G</w:t>
      </w:r>
      <w:r w:rsidR="006C3EB3" w:rsidRPr="006C3EB3">
        <w:rPr>
          <w:rFonts w:asciiTheme="minorHAnsi" w:hAnsiTheme="minorHAnsi" w:cstheme="minorHAnsi"/>
        </w:rPr>
        <w:t>estione data logger</w:t>
      </w:r>
    </w:p>
    <w:p w14:paraId="163914E1" w14:textId="2B4E7118" w:rsidR="00727C5B" w:rsidRDefault="00727C5B" w:rsidP="00647D68">
      <w:pPr>
        <w:pStyle w:val="testo"/>
        <w:tabs>
          <w:tab w:val="left" w:pos="1392"/>
        </w:tabs>
        <w:jc w:val="left"/>
        <w:rPr>
          <w:rFonts w:asciiTheme="minorHAnsi" w:hAnsiTheme="minorHAnsi" w:cstheme="minorHAnsi"/>
        </w:rPr>
      </w:pPr>
      <w:r w:rsidRPr="00596925">
        <w:rPr>
          <w:rFonts w:asciiTheme="minorHAnsi" w:hAnsiTheme="minorHAnsi" w:cstheme="minorHAnsi"/>
        </w:rPr>
        <w:t>PO</w:t>
      </w:r>
      <w:r w:rsidR="00703302">
        <w:rPr>
          <w:rFonts w:asciiTheme="minorHAnsi" w:hAnsiTheme="minorHAnsi" w:cstheme="minorHAnsi"/>
        </w:rPr>
        <w:t>10</w:t>
      </w:r>
      <w:r w:rsidR="00DF3DD5">
        <w:rPr>
          <w:rFonts w:asciiTheme="minorHAnsi" w:hAnsiTheme="minorHAnsi" w:cstheme="minorHAnsi"/>
        </w:rPr>
        <w:tab/>
      </w:r>
      <w:r w:rsidR="006C3EB3">
        <w:rPr>
          <w:rFonts w:asciiTheme="minorHAnsi" w:hAnsiTheme="minorHAnsi" w:cstheme="minorHAnsi"/>
        </w:rPr>
        <w:t>C</w:t>
      </w:r>
      <w:r w:rsidR="006C3EB3" w:rsidRPr="006C3EB3">
        <w:rPr>
          <w:rFonts w:asciiTheme="minorHAnsi" w:hAnsiTheme="minorHAnsi" w:cstheme="minorHAnsi"/>
        </w:rPr>
        <w:t>onferma metrologica misuratori di temperatura</w:t>
      </w:r>
    </w:p>
    <w:p w14:paraId="34B48A69" w14:textId="77777777" w:rsidR="004B3EEE" w:rsidRPr="004B3EEE" w:rsidRDefault="004B3EEE" w:rsidP="004B3EEE">
      <w:pPr>
        <w:pStyle w:val="testo"/>
        <w:tabs>
          <w:tab w:val="left" w:pos="1392"/>
        </w:tabs>
        <w:rPr>
          <w:rFonts w:asciiTheme="minorHAnsi" w:hAnsiTheme="minorHAnsi" w:cstheme="minorHAnsi"/>
        </w:rPr>
      </w:pPr>
      <w:r w:rsidRPr="004B3EEE">
        <w:rPr>
          <w:rFonts w:asciiTheme="minorHAnsi" w:hAnsiTheme="minorHAnsi" w:cstheme="minorHAnsi"/>
        </w:rPr>
        <w:t xml:space="preserve">PO11  Verifica conduttività e contaminazione dell’acqua demineralizzata </w:t>
      </w:r>
    </w:p>
    <w:p w14:paraId="0D2EAA0D" w14:textId="77777777" w:rsidR="004B3EEE" w:rsidRPr="004B3EEE" w:rsidRDefault="004B3EEE" w:rsidP="004B3EEE">
      <w:pPr>
        <w:pStyle w:val="testo"/>
        <w:tabs>
          <w:tab w:val="left" w:pos="1392"/>
        </w:tabs>
        <w:rPr>
          <w:rFonts w:asciiTheme="minorHAnsi" w:hAnsiTheme="minorHAnsi" w:cstheme="minorHAnsi"/>
        </w:rPr>
      </w:pPr>
      <w:r w:rsidRPr="004B3EEE">
        <w:rPr>
          <w:rFonts w:asciiTheme="minorHAnsi" w:hAnsiTheme="minorHAnsi" w:cstheme="minorHAnsi"/>
        </w:rPr>
        <w:t xml:space="preserve">PO12 </w:t>
      </w:r>
      <w:r w:rsidRPr="004B3EEE">
        <w:rPr>
          <w:rFonts w:asciiTheme="minorHAnsi" w:hAnsiTheme="minorHAnsi" w:cstheme="minorHAnsi"/>
        </w:rPr>
        <w:tab/>
        <w:t>Calibrazione e manutenzione del pHmetro</w:t>
      </w:r>
    </w:p>
    <w:p w14:paraId="523E6846" w14:textId="77777777" w:rsidR="004B3EEE" w:rsidRPr="004B3EEE" w:rsidRDefault="004B3EEE" w:rsidP="004B3EEE">
      <w:pPr>
        <w:pStyle w:val="testo"/>
        <w:tabs>
          <w:tab w:val="left" w:pos="1392"/>
        </w:tabs>
        <w:rPr>
          <w:rFonts w:asciiTheme="minorHAnsi" w:hAnsiTheme="minorHAnsi" w:cstheme="minorHAnsi"/>
        </w:rPr>
      </w:pPr>
      <w:r w:rsidRPr="004B3EEE">
        <w:rPr>
          <w:rFonts w:asciiTheme="minorHAnsi" w:hAnsiTheme="minorHAnsi" w:cstheme="minorHAnsi"/>
        </w:rPr>
        <w:t xml:space="preserve">PO13 </w:t>
      </w:r>
      <w:r w:rsidRPr="004B3EEE">
        <w:rPr>
          <w:rFonts w:asciiTheme="minorHAnsi" w:hAnsiTheme="minorHAnsi" w:cstheme="minorHAnsi"/>
        </w:rPr>
        <w:tab/>
        <w:t>Protocollo di estensione validità kit API</w:t>
      </w:r>
    </w:p>
    <w:p w14:paraId="0B7BFBC6" w14:textId="0907BEBC" w:rsidR="00FF186A" w:rsidRDefault="004B3EEE" w:rsidP="00052B9B">
      <w:pPr>
        <w:pStyle w:val="testo"/>
        <w:tabs>
          <w:tab w:val="left" w:pos="1392"/>
        </w:tabs>
        <w:jc w:val="left"/>
        <w:rPr>
          <w:rFonts w:asciiTheme="minorHAnsi" w:hAnsiTheme="minorHAnsi" w:cstheme="minorHAnsi"/>
        </w:rPr>
      </w:pPr>
      <w:r w:rsidRPr="004B3EEE">
        <w:rPr>
          <w:rFonts w:asciiTheme="minorHAnsi" w:hAnsiTheme="minorHAnsi" w:cstheme="minorHAnsi"/>
        </w:rPr>
        <w:t>PO14  Calibrazione e manutenzione conduttimetro</w:t>
      </w:r>
    </w:p>
    <w:p w14:paraId="53F04F04" w14:textId="140A45D9" w:rsidR="004B3EEE" w:rsidRDefault="00FF186A" w:rsidP="004B3EEE">
      <w:pPr>
        <w:pStyle w:val="testo"/>
        <w:tabs>
          <w:tab w:val="left" w:pos="1392"/>
        </w:tabs>
        <w:jc w:val="left"/>
        <w:rPr>
          <w:ins w:id="142" w:author="MICROBIOLOGIA" w:date="2026-02-18T11:18:00Z" w16du:dateUtc="2026-02-18T10:18:00Z"/>
          <w:rFonts w:asciiTheme="minorHAnsi" w:hAnsiTheme="minorHAnsi" w:cstheme="minorHAnsi"/>
        </w:rPr>
      </w:pPr>
      <w:r w:rsidRPr="00FF186A">
        <w:rPr>
          <w:rFonts w:asciiTheme="minorHAnsi" w:hAnsiTheme="minorHAnsi" w:cstheme="minorHAnsi"/>
        </w:rPr>
        <w:t>PO15</w:t>
      </w:r>
      <w:r>
        <w:rPr>
          <w:rFonts w:asciiTheme="minorHAnsi" w:hAnsiTheme="minorHAnsi" w:cstheme="minorHAnsi"/>
        </w:rPr>
        <w:t xml:space="preserve">  </w:t>
      </w:r>
      <w:r w:rsidRPr="00FF186A">
        <w:rPr>
          <w:rFonts w:asciiTheme="minorHAnsi" w:hAnsiTheme="minorHAnsi" w:cstheme="minorHAnsi"/>
        </w:rPr>
        <w:t>Procedura di selezione ed esecuzione di Proficiency Test</w:t>
      </w:r>
    </w:p>
    <w:p w14:paraId="2EED1348" w14:textId="22210B85" w:rsidR="00A2797B" w:rsidRDefault="00A2797B" w:rsidP="004B3EEE">
      <w:pPr>
        <w:pStyle w:val="testo"/>
        <w:tabs>
          <w:tab w:val="left" w:pos="1392"/>
        </w:tabs>
        <w:jc w:val="left"/>
        <w:rPr>
          <w:rFonts w:asciiTheme="minorHAnsi" w:hAnsiTheme="minorHAnsi" w:cstheme="minorHAnsi"/>
        </w:rPr>
      </w:pPr>
      <w:ins w:id="143" w:author="MICROBIOLOGIA" w:date="2026-02-18T11:18:00Z" w16du:dateUtc="2026-02-18T10:18:00Z">
        <w:r>
          <w:rPr>
            <w:rFonts w:asciiTheme="minorHAnsi" w:hAnsiTheme="minorHAnsi" w:cstheme="minorHAnsi"/>
          </w:rPr>
          <w:t xml:space="preserve">PRO06 </w:t>
        </w:r>
        <w:r w:rsidRPr="00A2797B">
          <w:rPr>
            <w:rFonts w:asciiTheme="minorHAnsi" w:hAnsiTheme="minorHAnsi" w:cstheme="minorHAnsi"/>
          </w:rPr>
          <w:t>Controllo delle registrazioni in formato cartaceo</w:t>
        </w:r>
      </w:ins>
      <w:ins w:id="144" w:author="11770" w:date="2026-02-18T16:22:00Z" w16du:dateUtc="2026-02-18T15:22:00Z">
        <w:r w:rsidR="00D34930">
          <w:rPr>
            <w:rFonts w:asciiTheme="minorHAnsi" w:hAnsiTheme="minorHAnsi" w:cstheme="minorHAnsi"/>
          </w:rPr>
          <w:t xml:space="preserve"> </w:t>
        </w:r>
      </w:ins>
      <w:ins w:id="145" w:author="MICROBIOLOGIA" w:date="2026-02-18T11:18:00Z" w16du:dateUtc="2026-02-18T10:18:00Z">
        <w:r w:rsidRPr="00A2797B">
          <w:rPr>
            <w:rFonts w:asciiTheme="minorHAnsi" w:hAnsiTheme="minorHAnsi" w:cstheme="minorHAnsi"/>
          </w:rPr>
          <w:t>elettronico</w:t>
        </w:r>
      </w:ins>
    </w:p>
    <w:bookmarkEnd w:id="140"/>
    <w:p w14:paraId="71B8F3A9" w14:textId="77777777" w:rsidR="00881D8A" w:rsidRPr="00596925" w:rsidRDefault="00881D8A" w:rsidP="00052B9B">
      <w:pPr>
        <w:pStyle w:val="testo"/>
        <w:tabs>
          <w:tab w:val="left" w:pos="1392"/>
        </w:tabs>
        <w:jc w:val="left"/>
        <w:rPr>
          <w:rFonts w:asciiTheme="minorHAnsi" w:hAnsiTheme="minorHAnsi" w:cstheme="minorHAnsi"/>
        </w:rPr>
      </w:pPr>
    </w:p>
    <w:p w14:paraId="44F42EC7" w14:textId="409BD989" w:rsidR="002F6EE2" w:rsidRPr="00596925" w:rsidRDefault="00887F51" w:rsidP="00237756">
      <w:pPr>
        <w:pStyle w:val="Titolo2"/>
        <w:rPr>
          <w:rFonts w:asciiTheme="minorHAnsi" w:hAnsiTheme="minorHAnsi" w:cstheme="minorHAnsi"/>
          <w:color w:val="002060"/>
        </w:rPr>
      </w:pPr>
      <w:bookmarkStart w:id="146" w:name="_Toc169248537"/>
      <w:r w:rsidRPr="00596925">
        <w:rPr>
          <w:rFonts w:asciiTheme="minorHAnsi" w:hAnsiTheme="minorHAnsi" w:cstheme="minorHAnsi"/>
          <w:color w:val="002060"/>
        </w:rPr>
        <w:t>8.2 Documentazione del sistema di gestione</w:t>
      </w:r>
      <w:bookmarkEnd w:id="146"/>
    </w:p>
    <w:p w14:paraId="66B360C8" w14:textId="1AA4BD4D" w:rsidR="002F6EE2" w:rsidRPr="00596925" w:rsidRDefault="00971F43" w:rsidP="002F6EE2">
      <w:pPr>
        <w:pStyle w:val="testo"/>
        <w:ind w:left="0"/>
        <w:rPr>
          <w:rFonts w:asciiTheme="minorHAnsi" w:hAnsiTheme="minorHAnsi" w:cstheme="minorHAnsi"/>
        </w:rPr>
      </w:pPr>
      <w:r w:rsidRPr="00596925">
        <w:rPr>
          <w:rFonts w:asciiTheme="minorHAnsi" w:hAnsiTheme="minorHAnsi" w:cstheme="minorHAnsi"/>
        </w:rPr>
        <w:t>La politic</w:t>
      </w:r>
      <w:r w:rsidR="002F6EE2" w:rsidRPr="00596925">
        <w:rPr>
          <w:rFonts w:asciiTheme="minorHAnsi" w:hAnsiTheme="minorHAnsi" w:cstheme="minorHAnsi"/>
        </w:rPr>
        <w:t>a e gli obiettivi generali del s</w:t>
      </w:r>
      <w:r w:rsidRPr="00596925">
        <w:rPr>
          <w:rFonts w:asciiTheme="minorHAnsi" w:hAnsiTheme="minorHAnsi" w:cstheme="minorHAnsi"/>
        </w:rPr>
        <w:t xml:space="preserve">istema </w:t>
      </w:r>
      <w:r w:rsidR="002F6EE2" w:rsidRPr="00596925">
        <w:rPr>
          <w:rFonts w:asciiTheme="minorHAnsi" w:hAnsiTheme="minorHAnsi" w:cstheme="minorHAnsi"/>
        </w:rPr>
        <w:t xml:space="preserve">di gestione </w:t>
      </w:r>
      <w:r w:rsidRPr="00596925">
        <w:rPr>
          <w:rFonts w:asciiTheme="minorHAnsi" w:hAnsiTheme="minorHAnsi" w:cstheme="minorHAnsi"/>
        </w:rPr>
        <w:t xml:space="preserve">vengono definiti e presentati nel </w:t>
      </w:r>
      <w:r w:rsidR="002F6EE2" w:rsidRPr="00596925">
        <w:rPr>
          <w:rFonts w:asciiTheme="minorHAnsi" w:hAnsiTheme="minorHAnsi" w:cstheme="minorHAnsi"/>
        </w:rPr>
        <w:t xml:space="preserve">documento </w:t>
      </w:r>
      <w:r w:rsidR="002F6EE2" w:rsidRPr="00596925">
        <w:rPr>
          <w:rFonts w:asciiTheme="minorHAnsi" w:hAnsiTheme="minorHAnsi" w:cstheme="minorHAnsi"/>
          <w:b/>
        </w:rPr>
        <w:t>Dichiarazione della politica per la qualità</w:t>
      </w:r>
      <w:r w:rsidR="007E7689" w:rsidRPr="00596925">
        <w:rPr>
          <w:rFonts w:asciiTheme="minorHAnsi" w:hAnsiTheme="minorHAnsi" w:cstheme="minorHAnsi"/>
        </w:rPr>
        <w:t>. La p</w:t>
      </w:r>
      <w:r w:rsidRPr="00596925">
        <w:rPr>
          <w:rFonts w:asciiTheme="minorHAnsi" w:hAnsiTheme="minorHAnsi" w:cstheme="minorHAnsi"/>
        </w:rPr>
        <w:t>olitica per la qualità del laboratorio è coerente con le prospettive e le strategie dell’organizzazione</w:t>
      </w:r>
      <w:r w:rsidR="00B21EE3" w:rsidRPr="00596925">
        <w:rPr>
          <w:rFonts w:asciiTheme="minorHAnsi" w:hAnsiTheme="minorHAnsi" w:cstheme="minorHAnsi"/>
        </w:rPr>
        <w:t xml:space="preserve"> di appartenenza</w:t>
      </w:r>
      <w:r w:rsidRPr="00596925">
        <w:rPr>
          <w:rFonts w:asciiTheme="minorHAnsi" w:hAnsiTheme="minorHAnsi" w:cstheme="minorHAnsi"/>
        </w:rPr>
        <w:t>. Essa evidenzia:</w:t>
      </w:r>
    </w:p>
    <w:p w14:paraId="3CFEEF37" w14:textId="77777777" w:rsidR="007C1F94" w:rsidRPr="00596925" w:rsidRDefault="007C1F94" w:rsidP="002F6EE2">
      <w:pPr>
        <w:pStyle w:val="testo"/>
        <w:ind w:left="0"/>
        <w:rPr>
          <w:rFonts w:asciiTheme="minorHAnsi" w:hAnsiTheme="minorHAnsi" w:cstheme="minorHAnsi"/>
        </w:rPr>
      </w:pPr>
    </w:p>
    <w:p w14:paraId="279653EB" w14:textId="03126466" w:rsidR="00971F43" w:rsidRPr="00596925" w:rsidRDefault="00971F43" w:rsidP="00EE5563">
      <w:pPr>
        <w:pStyle w:val="testo"/>
        <w:numPr>
          <w:ilvl w:val="0"/>
          <w:numId w:val="39"/>
        </w:numPr>
        <w:rPr>
          <w:rFonts w:asciiTheme="minorHAnsi" w:hAnsiTheme="minorHAnsi" w:cstheme="minorHAnsi"/>
        </w:rPr>
      </w:pPr>
      <w:r w:rsidRPr="00596925">
        <w:rPr>
          <w:rFonts w:asciiTheme="minorHAnsi" w:hAnsiTheme="minorHAnsi" w:cstheme="minorHAnsi"/>
        </w:rPr>
        <w:lastRenderedPageBreak/>
        <w:t>L’impegno della direzione al soddisfacimento dei requisiti della nor</w:t>
      </w:r>
      <w:r w:rsidR="00B21EE3" w:rsidRPr="00596925">
        <w:rPr>
          <w:rFonts w:asciiTheme="minorHAnsi" w:hAnsiTheme="minorHAnsi" w:cstheme="minorHAnsi"/>
        </w:rPr>
        <w:t>ma UNI CEI EN ISO/IEC 17025</w:t>
      </w:r>
      <w:r w:rsidRPr="00596925">
        <w:rPr>
          <w:rFonts w:asciiTheme="minorHAnsi" w:hAnsiTheme="minorHAnsi" w:cstheme="minorHAnsi"/>
        </w:rPr>
        <w:t xml:space="preserve"> ed al miglioramento </w:t>
      </w:r>
      <w:r w:rsidR="00B21EE3" w:rsidRPr="00596925">
        <w:rPr>
          <w:rFonts w:asciiTheme="minorHAnsi" w:hAnsiTheme="minorHAnsi" w:cstheme="minorHAnsi"/>
        </w:rPr>
        <w:t xml:space="preserve">continuo </w:t>
      </w:r>
      <w:r w:rsidRPr="00596925">
        <w:rPr>
          <w:rFonts w:asciiTheme="minorHAnsi" w:hAnsiTheme="minorHAnsi" w:cstheme="minorHAnsi"/>
        </w:rPr>
        <w:t>del sistema di gestione</w:t>
      </w:r>
      <w:r w:rsidR="00B21EE3" w:rsidRPr="00596925">
        <w:rPr>
          <w:rFonts w:asciiTheme="minorHAnsi" w:hAnsiTheme="minorHAnsi" w:cstheme="minorHAnsi"/>
        </w:rPr>
        <w:t xml:space="preserve"> per la qualità</w:t>
      </w:r>
      <w:r w:rsidRPr="00596925">
        <w:rPr>
          <w:rFonts w:asciiTheme="minorHAnsi" w:hAnsiTheme="minorHAnsi" w:cstheme="minorHAnsi"/>
        </w:rPr>
        <w:t>;</w:t>
      </w:r>
    </w:p>
    <w:p w14:paraId="4D1E18F7" w14:textId="77777777" w:rsidR="00971F43" w:rsidRPr="00596925" w:rsidRDefault="00971F43" w:rsidP="00EE5563">
      <w:pPr>
        <w:pStyle w:val="testo"/>
        <w:numPr>
          <w:ilvl w:val="0"/>
          <w:numId w:val="39"/>
        </w:numPr>
        <w:rPr>
          <w:rFonts w:asciiTheme="minorHAnsi" w:hAnsiTheme="minorHAnsi" w:cstheme="minorHAnsi"/>
        </w:rPr>
      </w:pPr>
      <w:r w:rsidRPr="00596925">
        <w:rPr>
          <w:rFonts w:asciiTheme="minorHAnsi" w:hAnsiTheme="minorHAnsi" w:cstheme="minorHAnsi"/>
        </w:rPr>
        <w:t>L’impegno della direzione per la soddisfazione dei requisiti del cliente, di quelli cogenti e di quelli indicati dall’organismo di accreditamento;</w:t>
      </w:r>
    </w:p>
    <w:p w14:paraId="16B09739" w14:textId="60015C7D" w:rsidR="00971F43" w:rsidRPr="00596925" w:rsidRDefault="00971F43" w:rsidP="00EE5563">
      <w:pPr>
        <w:pStyle w:val="testo"/>
        <w:numPr>
          <w:ilvl w:val="0"/>
          <w:numId w:val="39"/>
        </w:numPr>
        <w:rPr>
          <w:rFonts w:asciiTheme="minorHAnsi" w:hAnsiTheme="minorHAnsi" w:cstheme="minorHAnsi"/>
        </w:rPr>
      </w:pPr>
      <w:r w:rsidRPr="00596925">
        <w:rPr>
          <w:rFonts w:asciiTheme="minorHAnsi" w:hAnsiTheme="minorHAnsi" w:cstheme="minorHAnsi"/>
        </w:rPr>
        <w:t>L’impegno della direzione per una buona pratica professionale ed al rispetto de</w:t>
      </w:r>
      <w:r w:rsidR="00FC3D5E" w:rsidRPr="00596925">
        <w:rPr>
          <w:rFonts w:asciiTheme="minorHAnsi" w:hAnsiTheme="minorHAnsi" w:cstheme="minorHAnsi"/>
        </w:rPr>
        <w:t>l codice etico aziendale condiviso con tutto il personale</w:t>
      </w:r>
      <w:r w:rsidRPr="00596925">
        <w:rPr>
          <w:rFonts w:asciiTheme="minorHAnsi" w:hAnsiTheme="minorHAnsi" w:cstheme="minorHAnsi"/>
        </w:rPr>
        <w:t>;</w:t>
      </w:r>
    </w:p>
    <w:p w14:paraId="0FA610DE" w14:textId="77777777" w:rsidR="00971F43" w:rsidRPr="00596925" w:rsidRDefault="00971F43" w:rsidP="00EE5563">
      <w:pPr>
        <w:pStyle w:val="testo"/>
        <w:numPr>
          <w:ilvl w:val="0"/>
          <w:numId w:val="39"/>
        </w:numPr>
        <w:rPr>
          <w:rFonts w:asciiTheme="minorHAnsi" w:hAnsiTheme="minorHAnsi" w:cstheme="minorHAnsi"/>
        </w:rPr>
      </w:pPr>
      <w:r w:rsidRPr="00596925">
        <w:rPr>
          <w:rFonts w:asciiTheme="minorHAnsi" w:hAnsiTheme="minorHAnsi" w:cstheme="minorHAnsi"/>
        </w:rPr>
        <w:t>L’impegno della direzione per fornire ai propri clienti risultati di qualità;</w:t>
      </w:r>
    </w:p>
    <w:p w14:paraId="70E1E019" w14:textId="77777777" w:rsidR="00971F43" w:rsidRPr="00596925" w:rsidRDefault="00971F43" w:rsidP="00EE5563">
      <w:pPr>
        <w:pStyle w:val="testo"/>
        <w:numPr>
          <w:ilvl w:val="0"/>
          <w:numId w:val="39"/>
        </w:numPr>
        <w:rPr>
          <w:rFonts w:asciiTheme="minorHAnsi" w:hAnsiTheme="minorHAnsi" w:cstheme="minorHAnsi"/>
        </w:rPr>
      </w:pPr>
      <w:r w:rsidRPr="00596925">
        <w:rPr>
          <w:rFonts w:asciiTheme="minorHAnsi" w:hAnsiTheme="minorHAnsi" w:cstheme="minorHAnsi"/>
        </w:rPr>
        <w:t>La dichiarazione che le prove sono eseguite in accordo con i metodi dichiarati e con i requisiti dei clienti;</w:t>
      </w:r>
    </w:p>
    <w:p w14:paraId="245F1BEA" w14:textId="231DFD09" w:rsidR="00971F43" w:rsidRPr="00596925" w:rsidRDefault="007A4A82" w:rsidP="00EE5563">
      <w:pPr>
        <w:pStyle w:val="testo"/>
        <w:numPr>
          <w:ilvl w:val="0"/>
          <w:numId w:val="39"/>
        </w:numPr>
        <w:rPr>
          <w:rFonts w:asciiTheme="minorHAnsi" w:hAnsiTheme="minorHAnsi" w:cstheme="minorHAnsi"/>
        </w:rPr>
      </w:pPr>
      <w:r w:rsidRPr="00596925">
        <w:rPr>
          <w:rFonts w:asciiTheme="minorHAnsi" w:hAnsiTheme="minorHAnsi" w:cstheme="minorHAnsi"/>
        </w:rPr>
        <w:t>Gli obiettivi generali del s</w:t>
      </w:r>
      <w:r w:rsidR="00971F43" w:rsidRPr="00596925">
        <w:rPr>
          <w:rFonts w:asciiTheme="minorHAnsi" w:hAnsiTheme="minorHAnsi" w:cstheme="minorHAnsi"/>
        </w:rPr>
        <w:t xml:space="preserve">istema di </w:t>
      </w:r>
      <w:r w:rsidRPr="00596925">
        <w:rPr>
          <w:rFonts w:asciiTheme="minorHAnsi" w:hAnsiTheme="minorHAnsi" w:cstheme="minorHAnsi"/>
        </w:rPr>
        <w:t>g</w:t>
      </w:r>
      <w:r w:rsidR="00971F43" w:rsidRPr="00596925">
        <w:rPr>
          <w:rFonts w:asciiTheme="minorHAnsi" w:hAnsiTheme="minorHAnsi" w:cstheme="minorHAnsi"/>
        </w:rPr>
        <w:t>estione</w:t>
      </w:r>
      <w:r w:rsidR="00BC6A85" w:rsidRPr="00596925">
        <w:rPr>
          <w:rFonts w:asciiTheme="minorHAnsi" w:hAnsiTheme="minorHAnsi" w:cstheme="minorHAnsi"/>
        </w:rPr>
        <w:t xml:space="preserve"> attinenti </w:t>
      </w:r>
      <w:r w:rsidR="00237756" w:rsidRPr="00596925">
        <w:rPr>
          <w:rFonts w:asciiTheme="minorHAnsi" w:hAnsiTheme="minorHAnsi" w:cstheme="minorHAnsi"/>
        </w:rPr>
        <w:t>alla</w:t>
      </w:r>
      <w:r w:rsidR="00BC6A85" w:rsidRPr="00596925">
        <w:rPr>
          <w:rFonts w:asciiTheme="minorHAnsi" w:hAnsiTheme="minorHAnsi" w:cstheme="minorHAnsi"/>
        </w:rPr>
        <w:t xml:space="preserve"> competenza, l’imparzialità ed il regolare e coerente funzionamento del laboratorio</w:t>
      </w:r>
      <w:r w:rsidR="00971F43" w:rsidRPr="00596925">
        <w:rPr>
          <w:rFonts w:asciiTheme="minorHAnsi" w:hAnsiTheme="minorHAnsi" w:cstheme="minorHAnsi"/>
        </w:rPr>
        <w:t xml:space="preserve">; </w:t>
      </w:r>
    </w:p>
    <w:p w14:paraId="6FBEAB29" w14:textId="4E597C65" w:rsidR="00971F43" w:rsidRPr="00596925" w:rsidRDefault="00971F43" w:rsidP="00EE5563">
      <w:pPr>
        <w:pStyle w:val="testo"/>
        <w:numPr>
          <w:ilvl w:val="0"/>
          <w:numId w:val="39"/>
        </w:numPr>
        <w:rPr>
          <w:rFonts w:asciiTheme="minorHAnsi" w:hAnsiTheme="minorHAnsi" w:cstheme="minorHAnsi"/>
        </w:rPr>
      </w:pPr>
      <w:r w:rsidRPr="00596925">
        <w:rPr>
          <w:rFonts w:asciiTheme="minorHAnsi" w:hAnsiTheme="minorHAnsi" w:cstheme="minorHAnsi"/>
        </w:rPr>
        <w:t xml:space="preserve">L’impegno </w:t>
      </w:r>
      <w:proofErr w:type="gramStart"/>
      <w:r w:rsidRPr="00596925">
        <w:rPr>
          <w:rFonts w:asciiTheme="minorHAnsi" w:hAnsiTheme="minorHAnsi" w:cstheme="minorHAnsi"/>
        </w:rPr>
        <w:t>ad</w:t>
      </w:r>
      <w:proofErr w:type="gramEnd"/>
      <w:r w:rsidRPr="00596925">
        <w:rPr>
          <w:rFonts w:asciiTheme="minorHAnsi" w:hAnsiTheme="minorHAnsi" w:cstheme="minorHAnsi"/>
        </w:rPr>
        <w:t xml:space="preserve"> adotta</w:t>
      </w:r>
      <w:r w:rsidR="007A4A82" w:rsidRPr="00596925">
        <w:rPr>
          <w:rFonts w:asciiTheme="minorHAnsi" w:hAnsiTheme="minorHAnsi" w:cstheme="minorHAnsi"/>
        </w:rPr>
        <w:t>re tutte le misure affinché la dichiarazione della p</w:t>
      </w:r>
      <w:r w:rsidRPr="00596925">
        <w:rPr>
          <w:rFonts w:asciiTheme="minorHAnsi" w:hAnsiTheme="minorHAnsi" w:cstheme="minorHAnsi"/>
        </w:rPr>
        <w:t xml:space="preserve">olitica per la </w:t>
      </w:r>
      <w:r w:rsidR="007A4A82" w:rsidRPr="00596925">
        <w:rPr>
          <w:rFonts w:asciiTheme="minorHAnsi" w:hAnsiTheme="minorHAnsi" w:cstheme="minorHAnsi"/>
        </w:rPr>
        <w:t>q</w:t>
      </w:r>
      <w:r w:rsidRPr="00596925">
        <w:rPr>
          <w:rFonts w:asciiTheme="minorHAnsi" w:hAnsiTheme="minorHAnsi" w:cstheme="minorHAnsi"/>
        </w:rPr>
        <w:t>ualità venga diffusa, compresa, attuata e sostenuta all’interno di tutti i livelli dell’organizzazione.</w:t>
      </w:r>
    </w:p>
    <w:p w14:paraId="0A94C65B" w14:textId="77777777" w:rsidR="002F6EE2" w:rsidRPr="00596925" w:rsidRDefault="002F6EE2" w:rsidP="002F6EE2">
      <w:pPr>
        <w:pStyle w:val="testo"/>
        <w:ind w:left="1211"/>
        <w:rPr>
          <w:rFonts w:asciiTheme="minorHAnsi" w:hAnsiTheme="minorHAnsi" w:cstheme="minorHAnsi"/>
        </w:rPr>
      </w:pPr>
    </w:p>
    <w:p w14:paraId="00B924DB" w14:textId="33CC318A" w:rsidR="00971F43" w:rsidRPr="00596925" w:rsidRDefault="00971F43" w:rsidP="002F6EE2">
      <w:pPr>
        <w:pStyle w:val="testo"/>
        <w:ind w:left="0"/>
        <w:rPr>
          <w:rFonts w:asciiTheme="minorHAnsi" w:hAnsiTheme="minorHAnsi" w:cstheme="minorHAnsi"/>
          <w:snapToGrid w:val="0"/>
        </w:rPr>
      </w:pPr>
      <w:r w:rsidRPr="00596925">
        <w:rPr>
          <w:rFonts w:asciiTheme="minorHAnsi" w:hAnsiTheme="minorHAnsi" w:cstheme="minorHAnsi"/>
        </w:rPr>
        <w:t xml:space="preserve">Ogni anno durante il riesame della direzione, la </w:t>
      </w:r>
      <w:r w:rsidR="007A4A82" w:rsidRPr="00596925">
        <w:rPr>
          <w:rFonts w:asciiTheme="minorHAnsi" w:hAnsiTheme="minorHAnsi" w:cstheme="minorHAnsi"/>
        </w:rPr>
        <w:t>dichiarazione della p</w:t>
      </w:r>
      <w:r w:rsidRPr="00596925">
        <w:rPr>
          <w:rFonts w:asciiTheme="minorHAnsi" w:hAnsiTheme="minorHAnsi" w:cstheme="minorHAnsi"/>
        </w:rPr>
        <w:t xml:space="preserve">olitica per la </w:t>
      </w:r>
      <w:r w:rsidR="007A4A82" w:rsidRPr="00596925">
        <w:rPr>
          <w:rFonts w:asciiTheme="minorHAnsi" w:hAnsiTheme="minorHAnsi" w:cstheme="minorHAnsi"/>
        </w:rPr>
        <w:t>q</w:t>
      </w:r>
      <w:r w:rsidRPr="00596925">
        <w:rPr>
          <w:rFonts w:asciiTheme="minorHAnsi" w:hAnsiTheme="minorHAnsi" w:cstheme="minorHAnsi"/>
        </w:rPr>
        <w:t xml:space="preserve">ualità viene riesaminata per valutare la sua idoneità </w:t>
      </w:r>
      <w:proofErr w:type="gramStart"/>
      <w:r w:rsidRPr="00596925">
        <w:rPr>
          <w:rFonts w:asciiTheme="minorHAnsi" w:hAnsiTheme="minorHAnsi" w:cstheme="minorHAnsi"/>
        </w:rPr>
        <w:t>ed</w:t>
      </w:r>
      <w:proofErr w:type="gramEnd"/>
      <w:r w:rsidRPr="00596925">
        <w:rPr>
          <w:rFonts w:asciiTheme="minorHAnsi" w:hAnsiTheme="minorHAnsi" w:cstheme="minorHAnsi"/>
        </w:rPr>
        <w:t xml:space="preserve"> adeguatezza rispetto alle altre politiche dell’organizzazione ed alle sue strategie. Essa fornisce un riferimento concreto per la definizione degli obiettivi a breve, operativi e misura</w:t>
      </w:r>
      <w:r w:rsidR="007A4A82" w:rsidRPr="00596925">
        <w:rPr>
          <w:rFonts w:asciiTheme="minorHAnsi" w:hAnsiTheme="minorHAnsi" w:cstheme="minorHAnsi"/>
        </w:rPr>
        <w:t>bili, che sono specificati nel r</w:t>
      </w:r>
      <w:r w:rsidRPr="00596925">
        <w:rPr>
          <w:rFonts w:asciiTheme="minorHAnsi" w:hAnsiTheme="minorHAnsi" w:cstheme="minorHAnsi"/>
        </w:rPr>
        <w:t>iesame della direzione</w:t>
      </w:r>
      <w:r w:rsidR="007A4A82" w:rsidRPr="00596925">
        <w:rPr>
          <w:rFonts w:asciiTheme="minorHAnsi" w:hAnsiTheme="minorHAnsi" w:cstheme="minorHAnsi"/>
        </w:rPr>
        <w:t xml:space="preserve"> (</w:t>
      </w:r>
      <w:r w:rsidR="0066090F" w:rsidRPr="00596925">
        <w:rPr>
          <w:rFonts w:asciiTheme="minorHAnsi" w:hAnsiTheme="minorHAnsi" w:cstheme="minorHAnsi"/>
        </w:rPr>
        <w:t>M112</w:t>
      </w:r>
      <w:r w:rsidR="007A4A82" w:rsidRPr="00596925">
        <w:rPr>
          <w:rFonts w:asciiTheme="minorHAnsi" w:hAnsiTheme="minorHAnsi" w:cstheme="minorHAnsi"/>
        </w:rPr>
        <w:t>)</w:t>
      </w:r>
      <w:r w:rsidRPr="00596925">
        <w:rPr>
          <w:rFonts w:asciiTheme="minorHAnsi" w:hAnsiTheme="minorHAnsi" w:cstheme="minorHAnsi"/>
        </w:rPr>
        <w:t>.</w:t>
      </w:r>
    </w:p>
    <w:p w14:paraId="45541E38" w14:textId="21806A5D" w:rsidR="007A4A82" w:rsidRPr="00596925" w:rsidRDefault="00971F43" w:rsidP="002F6EE2">
      <w:pPr>
        <w:pStyle w:val="testo"/>
        <w:ind w:left="0"/>
        <w:rPr>
          <w:rFonts w:asciiTheme="minorHAnsi" w:hAnsiTheme="minorHAnsi" w:cstheme="minorHAnsi"/>
          <w:snapToGrid w:val="0"/>
        </w:rPr>
      </w:pPr>
      <w:r w:rsidRPr="00596925">
        <w:rPr>
          <w:rFonts w:asciiTheme="minorHAnsi" w:hAnsiTheme="minorHAnsi" w:cstheme="minorHAnsi"/>
          <w:snapToGrid w:val="0"/>
        </w:rPr>
        <w:t xml:space="preserve">Ogni collaboratore è tenuto a recepire, attuare e diffondere la </w:t>
      </w:r>
      <w:r w:rsidR="007A4A82" w:rsidRPr="00596925">
        <w:rPr>
          <w:rFonts w:asciiTheme="minorHAnsi" w:hAnsiTheme="minorHAnsi" w:cstheme="minorHAnsi"/>
          <w:snapToGrid w:val="0"/>
        </w:rPr>
        <w:t>dichiarazione della p</w:t>
      </w:r>
      <w:r w:rsidRPr="00596925">
        <w:rPr>
          <w:rFonts w:asciiTheme="minorHAnsi" w:hAnsiTheme="minorHAnsi" w:cstheme="minorHAnsi"/>
          <w:snapToGrid w:val="0"/>
        </w:rPr>
        <w:t xml:space="preserve">olitica per la </w:t>
      </w:r>
      <w:r w:rsidR="007A4A82" w:rsidRPr="00596925">
        <w:rPr>
          <w:rFonts w:asciiTheme="minorHAnsi" w:hAnsiTheme="minorHAnsi" w:cstheme="minorHAnsi"/>
          <w:snapToGrid w:val="0"/>
        </w:rPr>
        <w:t>q</w:t>
      </w:r>
      <w:r w:rsidRPr="00596925">
        <w:rPr>
          <w:rFonts w:asciiTheme="minorHAnsi" w:hAnsiTheme="minorHAnsi" w:cstheme="minorHAnsi"/>
          <w:snapToGrid w:val="0"/>
        </w:rPr>
        <w:t xml:space="preserve">ualità, a trasferirla nelle attività </w:t>
      </w:r>
      <w:r w:rsidR="007A4A82" w:rsidRPr="00596925">
        <w:rPr>
          <w:rFonts w:asciiTheme="minorHAnsi" w:hAnsiTheme="minorHAnsi" w:cstheme="minorHAnsi"/>
          <w:snapToGrid w:val="0"/>
        </w:rPr>
        <w:t xml:space="preserve">condotte </w:t>
      </w:r>
      <w:r w:rsidR="00BC6A85" w:rsidRPr="00596925">
        <w:rPr>
          <w:rFonts w:asciiTheme="minorHAnsi" w:hAnsiTheme="minorHAnsi" w:cstheme="minorHAnsi"/>
          <w:snapToGrid w:val="0"/>
        </w:rPr>
        <w:t>ed a verificarne i risultati, infatti, all’atto dell’assunzione di ogni nuova figura operante in laboratorio, viene consegnata una copia cartacea della dichiarazione della politica per la qualità aggiornata.</w:t>
      </w:r>
    </w:p>
    <w:p w14:paraId="567D3299" w14:textId="77777777" w:rsidR="00237756" w:rsidRPr="00596925" w:rsidRDefault="00237756" w:rsidP="002F6EE2">
      <w:pPr>
        <w:pStyle w:val="testo"/>
        <w:ind w:left="0"/>
        <w:rPr>
          <w:rFonts w:asciiTheme="minorHAnsi" w:hAnsiTheme="minorHAnsi" w:cstheme="minorHAnsi"/>
          <w:snapToGrid w:val="0"/>
        </w:rPr>
      </w:pPr>
    </w:p>
    <w:p w14:paraId="598BBCD6" w14:textId="77777777" w:rsidR="00971F43" w:rsidRPr="00596925" w:rsidRDefault="00971F43" w:rsidP="002F6EE2">
      <w:pPr>
        <w:pStyle w:val="testo"/>
        <w:ind w:left="0"/>
        <w:rPr>
          <w:rFonts w:asciiTheme="minorHAnsi" w:hAnsiTheme="minorHAnsi" w:cstheme="minorHAnsi"/>
          <w:snapToGrid w:val="0"/>
        </w:rPr>
      </w:pPr>
      <w:r w:rsidRPr="00596925">
        <w:rPr>
          <w:rFonts w:asciiTheme="minorHAnsi" w:hAnsiTheme="minorHAnsi" w:cstheme="minorHAnsi"/>
          <w:snapToGrid w:val="0"/>
        </w:rPr>
        <w:t>È responsabilità di ciascuno:</w:t>
      </w:r>
    </w:p>
    <w:p w14:paraId="3B01129D" w14:textId="77777777" w:rsidR="002F6EE2" w:rsidRPr="00596925" w:rsidRDefault="002F6EE2" w:rsidP="002F6EE2">
      <w:pPr>
        <w:pStyle w:val="testo"/>
        <w:ind w:left="0"/>
        <w:rPr>
          <w:rFonts w:asciiTheme="minorHAnsi" w:hAnsiTheme="minorHAnsi" w:cstheme="minorHAnsi"/>
          <w:snapToGrid w:val="0"/>
        </w:rPr>
      </w:pPr>
    </w:p>
    <w:p w14:paraId="60D852C7" w14:textId="40865371" w:rsidR="00971F43" w:rsidRPr="00596925" w:rsidRDefault="00971F43" w:rsidP="00EE5563">
      <w:pPr>
        <w:pStyle w:val="testo"/>
        <w:numPr>
          <w:ilvl w:val="0"/>
          <w:numId w:val="37"/>
        </w:numPr>
        <w:tabs>
          <w:tab w:val="clear" w:pos="454"/>
          <w:tab w:val="num" w:pos="1305"/>
        </w:tabs>
        <w:ind w:left="1305"/>
        <w:rPr>
          <w:rFonts w:asciiTheme="minorHAnsi" w:hAnsiTheme="minorHAnsi" w:cstheme="minorHAnsi"/>
          <w:snapToGrid w:val="0"/>
        </w:rPr>
      </w:pPr>
      <w:r w:rsidRPr="00596925">
        <w:rPr>
          <w:rFonts w:asciiTheme="minorHAnsi" w:hAnsiTheme="minorHAnsi" w:cstheme="minorHAnsi"/>
          <w:snapToGrid w:val="0"/>
        </w:rPr>
        <w:t xml:space="preserve">Operare in modo coerente con la </w:t>
      </w:r>
      <w:r w:rsidR="007A4A82" w:rsidRPr="00596925">
        <w:rPr>
          <w:rFonts w:asciiTheme="minorHAnsi" w:hAnsiTheme="minorHAnsi" w:cstheme="minorHAnsi"/>
          <w:snapToGrid w:val="0"/>
        </w:rPr>
        <w:t>dichiarazione della p</w:t>
      </w:r>
      <w:r w:rsidRPr="00596925">
        <w:rPr>
          <w:rFonts w:asciiTheme="minorHAnsi" w:hAnsiTheme="minorHAnsi" w:cstheme="minorHAnsi"/>
          <w:snapToGrid w:val="0"/>
        </w:rPr>
        <w:t xml:space="preserve">olitica per la </w:t>
      </w:r>
      <w:r w:rsidR="007A4A82" w:rsidRPr="00596925">
        <w:rPr>
          <w:rFonts w:asciiTheme="minorHAnsi" w:hAnsiTheme="minorHAnsi" w:cstheme="minorHAnsi"/>
          <w:snapToGrid w:val="0"/>
        </w:rPr>
        <w:t>q</w:t>
      </w:r>
      <w:r w:rsidRPr="00596925">
        <w:rPr>
          <w:rFonts w:asciiTheme="minorHAnsi" w:hAnsiTheme="minorHAnsi" w:cstheme="minorHAnsi"/>
          <w:snapToGrid w:val="0"/>
        </w:rPr>
        <w:t>ualità e con gli obiettivi definiti;</w:t>
      </w:r>
    </w:p>
    <w:p w14:paraId="65EC91DA" w14:textId="1A4D6385" w:rsidR="00971F43" w:rsidRPr="00596925" w:rsidRDefault="00971F43" w:rsidP="00EE5563">
      <w:pPr>
        <w:pStyle w:val="testo"/>
        <w:numPr>
          <w:ilvl w:val="0"/>
          <w:numId w:val="37"/>
        </w:numPr>
        <w:tabs>
          <w:tab w:val="clear" w:pos="454"/>
          <w:tab w:val="num" w:pos="1305"/>
        </w:tabs>
        <w:ind w:left="1305"/>
        <w:rPr>
          <w:rFonts w:asciiTheme="minorHAnsi" w:hAnsiTheme="minorHAnsi" w:cstheme="minorHAnsi"/>
          <w:snapToGrid w:val="0"/>
        </w:rPr>
      </w:pPr>
      <w:r w:rsidRPr="00596925">
        <w:rPr>
          <w:rFonts w:asciiTheme="minorHAnsi" w:hAnsiTheme="minorHAnsi" w:cstheme="minorHAnsi"/>
          <w:snapToGrid w:val="0"/>
        </w:rPr>
        <w:t xml:space="preserve">Garantire la qualità del proprio </w:t>
      </w:r>
      <w:r w:rsidR="007A4A82" w:rsidRPr="00596925">
        <w:rPr>
          <w:rFonts w:asciiTheme="minorHAnsi" w:hAnsiTheme="minorHAnsi" w:cstheme="minorHAnsi"/>
          <w:snapToGrid w:val="0"/>
        </w:rPr>
        <w:t>servizio</w:t>
      </w:r>
      <w:r w:rsidRPr="00596925">
        <w:rPr>
          <w:rFonts w:asciiTheme="minorHAnsi" w:hAnsiTheme="minorHAnsi" w:cstheme="minorHAnsi"/>
          <w:snapToGrid w:val="0"/>
        </w:rPr>
        <w:t xml:space="preserve"> e la migliore efficienza </w:t>
      </w:r>
      <w:r w:rsidR="004F0795" w:rsidRPr="00596925">
        <w:rPr>
          <w:rFonts w:asciiTheme="minorHAnsi" w:hAnsiTheme="minorHAnsi" w:cstheme="minorHAnsi"/>
          <w:snapToGrid w:val="0"/>
        </w:rPr>
        <w:t>ed efficacia</w:t>
      </w:r>
      <w:r w:rsidRPr="00596925">
        <w:rPr>
          <w:rFonts w:asciiTheme="minorHAnsi" w:hAnsiTheme="minorHAnsi" w:cstheme="minorHAnsi"/>
          <w:snapToGrid w:val="0"/>
        </w:rPr>
        <w:t>, tenendo sotto controllo le procedure, prevenendo i problemi ed eliminando le carenze;</w:t>
      </w:r>
    </w:p>
    <w:p w14:paraId="3FA4582C" w14:textId="1C0B0461" w:rsidR="00971F43" w:rsidRPr="00596925" w:rsidRDefault="007A4A82" w:rsidP="00EE5563">
      <w:pPr>
        <w:pStyle w:val="testo"/>
        <w:numPr>
          <w:ilvl w:val="0"/>
          <w:numId w:val="38"/>
        </w:numPr>
        <w:tabs>
          <w:tab w:val="clear" w:pos="454"/>
          <w:tab w:val="num" w:pos="1305"/>
        </w:tabs>
        <w:ind w:left="1305"/>
        <w:rPr>
          <w:rFonts w:asciiTheme="minorHAnsi" w:hAnsiTheme="minorHAnsi" w:cstheme="minorHAnsi"/>
          <w:snapToGrid w:val="0"/>
        </w:rPr>
      </w:pPr>
      <w:r w:rsidRPr="00596925">
        <w:rPr>
          <w:rFonts w:asciiTheme="minorHAnsi" w:hAnsiTheme="minorHAnsi" w:cstheme="minorHAnsi"/>
          <w:snapToGrid w:val="0"/>
        </w:rPr>
        <w:t>Attuare il s</w:t>
      </w:r>
      <w:r w:rsidR="00971F43" w:rsidRPr="00596925">
        <w:rPr>
          <w:rFonts w:asciiTheme="minorHAnsi" w:hAnsiTheme="minorHAnsi" w:cstheme="minorHAnsi"/>
          <w:snapToGrid w:val="0"/>
        </w:rPr>
        <w:t xml:space="preserve">istema di </w:t>
      </w:r>
      <w:r w:rsidRPr="00596925">
        <w:rPr>
          <w:rFonts w:asciiTheme="minorHAnsi" w:hAnsiTheme="minorHAnsi" w:cstheme="minorHAnsi"/>
          <w:snapToGrid w:val="0"/>
        </w:rPr>
        <w:t>g</w:t>
      </w:r>
      <w:r w:rsidR="00971F43" w:rsidRPr="00596925">
        <w:rPr>
          <w:rFonts w:asciiTheme="minorHAnsi" w:hAnsiTheme="minorHAnsi" w:cstheme="minorHAnsi"/>
          <w:snapToGrid w:val="0"/>
        </w:rPr>
        <w:t>estione</w:t>
      </w:r>
      <w:r w:rsidR="00237756" w:rsidRPr="00596925">
        <w:rPr>
          <w:rFonts w:asciiTheme="minorHAnsi" w:hAnsiTheme="minorHAnsi" w:cstheme="minorHAnsi"/>
          <w:snapToGrid w:val="0"/>
        </w:rPr>
        <w:t xml:space="preserve"> (documentazione ed informazioni applicabili alle proprie responsabilità)</w:t>
      </w:r>
      <w:r w:rsidR="00971F43" w:rsidRPr="00596925">
        <w:rPr>
          <w:rFonts w:asciiTheme="minorHAnsi" w:hAnsiTheme="minorHAnsi" w:cstheme="minorHAnsi"/>
          <w:snapToGrid w:val="0"/>
        </w:rPr>
        <w:t xml:space="preserve"> </w:t>
      </w:r>
      <w:r w:rsidRPr="00596925">
        <w:rPr>
          <w:rFonts w:asciiTheme="minorHAnsi" w:hAnsiTheme="minorHAnsi" w:cstheme="minorHAnsi"/>
          <w:snapToGrid w:val="0"/>
        </w:rPr>
        <w:t>per la q</w:t>
      </w:r>
      <w:r w:rsidR="00971F43" w:rsidRPr="00596925">
        <w:rPr>
          <w:rFonts w:asciiTheme="minorHAnsi" w:hAnsiTheme="minorHAnsi" w:cstheme="minorHAnsi"/>
          <w:snapToGrid w:val="0"/>
        </w:rPr>
        <w:t>ualità e migliorarlo continuamente.</w:t>
      </w:r>
    </w:p>
    <w:p w14:paraId="3F5690C8" w14:textId="77777777" w:rsidR="00887F51" w:rsidRPr="00596925" w:rsidRDefault="00887F51" w:rsidP="00887F51">
      <w:pPr>
        <w:rPr>
          <w:rFonts w:asciiTheme="minorHAnsi" w:hAnsiTheme="minorHAnsi" w:cstheme="minorHAnsi"/>
        </w:rPr>
      </w:pPr>
    </w:p>
    <w:p w14:paraId="55B39570" w14:textId="57522C87" w:rsidR="00FA329B" w:rsidRPr="00596925" w:rsidRDefault="00FA329B" w:rsidP="00C53173">
      <w:pPr>
        <w:pStyle w:val="Titolo2"/>
        <w:rPr>
          <w:rFonts w:asciiTheme="minorHAnsi" w:hAnsiTheme="minorHAnsi" w:cstheme="minorHAnsi"/>
          <w:color w:val="002060"/>
        </w:rPr>
      </w:pPr>
      <w:bookmarkStart w:id="147" w:name="_Toc169248538"/>
      <w:r w:rsidRPr="00596925">
        <w:rPr>
          <w:rFonts w:asciiTheme="minorHAnsi" w:hAnsiTheme="minorHAnsi" w:cstheme="minorHAnsi"/>
          <w:color w:val="002060"/>
        </w:rPr>
        <w:t>8.3 Controllo dei documenti del sistema di gestione</w:t>
      </w:r>
      <w:bookmarkEnd w:id="147"/>
    </w:p>
    <w:p w14:paraId="6416CBCD" w14:textId="7DEC4369" w:rsidR="00887F51" w:rsidRPr="00596925" w:rsidRDefault="00B05302" w:rsidP="008B3AAE">
      <w:pPr>
        <w:pStyle w:val="testo"/>
        <w:numPr>
          <w:ilvl w:val="12"/>
          <w:numId w:val="0"/>
        </w:numPr>
        <w:rPr>
          <w:rFonts w:asciiTheme="minorHAnsi" w:hAnsiTheme="minorHAnsi" w:cstheme="minorHAnsi"/>
        </w:rPr>
      </w:pPr>
      <w:r w:rsidRPr="00596925">
        <w:rPr>
          <w:rFonts w:asciiTheme="minorHAnsi" w:hAnsiTheme="minorHAnsi" w:cstheme="minorHAnsi"/>
        </w:rPr>
        <w:t>La documentazione del s</w:t>
      </w:r>
      <w:r w:rsidR="00887F51" w:rsidRPr="00596925">
        <w:rPr>
          <w:rFonts w:asciiTheme="minorHAnsi" w:hAnsiTheme="minorHAnsi" w:cstheme="minorHAnsi"/>
        </w:rPr>
        <w:t xml:space="preserve">istema di </w:t>
      </w:r>
      <w:r w:rsidRPr="00596925">
        <w:rPr>
          <w:rFonts w:asciiTheme="minorHAnsi" w:hAnsiTheme="minorHAnsi" w:cstheme="minorHAnsi"/>
        </w:rPr>
        <w:t>g</w:t>
      </w:r>
      <w:r w:rsidR="00887F51" w:rsidRPr="00596925">
        <w:rPr>
          <w:rFonts w:asciiTheme="minorHAnsi" w:hAnsiTheme="minorHAnsi" w:cstheme="minorHAnsi"/>
        </w:rPr>
        <w:t xml:space="preserve">estione del laboratorio definita nel </w:t>
      </w:r>
      <w:r w:rsidRPr="00596925">
        <w:rPr>
          <w:rFonts w:asciiTheme="minorHAnsi" w:hAnsiTheme="minorHAnsi" w:cstheme="minorHAnsi"/>
        </w:rPr>
        <w:t>presente MQL</w:t>
      </w:r>
      <w:r w:rsidR="00887F51" w:rsidRPr="00596925">
        <w:rPr>
          <w:rFonts w:asciiTheme="minorHAnsi" w:hAnsiTheme="minorHAnsi" w:cstheme="minorHAnsi"/>
        </w:rPr>
        <w:t xml:space="preserve"> viene gestita secondo le modalità previste da quanto specificato nel presente </w:t>
      </w:r>
      <w:r w:rsidRPr="00596925">
        <w:rPr>
          <w:rFonts w:asciiTheme="minorHAnsi" w:hAnsiTheme="minorHAnsi" w:cstheme="minorHAnsi"/>
        </w:rPr>
        <w:t>paragrafo,</w:t>
      </w:r>
      <w:r w:rsidR="00887F51" w:rsidRPr="00596925">
        <w:rPr>
          <w:rFonts w:asciiTheme="minorHAnsi" w:hAnsiTheme="minorHAnsi" w:cstheme="minorHAnsi"/>
        </w:rPr>
        <w:t xml:space="preserve"> in modo da assicurare che:</w:t>
      </w:r>
    </w:p>
    <w:p w14:paraId="5785496F" w14:textId="77777777" w:rsidR="008B3AAE" w:rsidRPr="00596925" w:rsidRDefault="008B3AAE" w:rsidP="008B3AAE">
      <w:pPr>
        <w:pStyle w:val="testo"/>
        <w:numPr>
          <w:ilvl w:val="12"/>
          <w:numId w:val="0"/>
        </w:numPr>
        <w:rPr>
          <w:rFonts w:asciiTheme="minorHAnsi" w:hAnsiTheme="minorHAnsi" w:cstheme="minorHAnsi"/>
        </w:rPr>
      </w:pPr>
    </w:p>
    <w:p w14:paraId="59955847" w14:textId="77777777" w:rsidR="00887F51" w:rsidRPr="00596925" w:rsidRDefault="00887F51" w:rsidP="00EE5563">
      <w:pPr>
        <w:pStyle w:val="testo"/>
        <w:numPr>
          <w:ilvl w:val="0"/>
          <w:numId w:val="25"/>
        </w:numPr>
        <w:rPr>
          <w:rFonts w:asciiTheme="minorHAnsi" w:hAnsiTheme="minorHAnsi" w:cstheme="minorHAnsi"/>
        </w:rPr>
      </w:pPr>
      <w:r w:rsidRPr="00596925">
        <w:rPr>
          <w:rFonts w:asciiTheme="minorHAnsi" w:hAnsiTheme="minorHAnsi" w:cstheme="minorHAnsi"/>
        </w:rPr>
        <w:t xml:space="preserve">Le responsabilità e le modalità per la redazione, la verifica, il riesame, l’approvazione e la modifica della documentazione siano note; </w:t>
      </w:r>
    </w:p>
    <w:p w14:paraId="51688FB5" w14:textId="77777777" w:rsidR="00887F51" w:rsidRPr="00596925" w:rsidRDefault="00887F51" w:rsidP="00EE5563">
      <w:pPr>
        <w:pStyle w:val="testo"/>
        <w:numPr>
          <w:ilvl w:val="0"/>
          <w:numId w:val="25"/>
        </w:numPr>
        <w:rPr>
          <w:rFonts w:asciiTheme="minorHAnsi" w:hAnsiTheme="minorHAnsi" w:cstheme="minorHAnsi"/>
        </w:rPr>
      </w:pPr>
      <w:r w:rsidRPr="00596925">
        <w:rPr>
          <w:rFonts w:asciiTheme="minorHAnsi" w:hAnsiTheme="minorHAnsi" w:cstheme="minorHAnsi"/>
        </w:rPr>
        <w:lastRenderedPageBreak/>
        <w:t>I documenti da utilizzare per le varie attività siano idonei, aggiornati e disponibili laddove necessari;</w:t>
      </w:r>
    </w:p>
    <w:p w14:paraId="335DEC85" w14:textId="77777777" w:rsidR="00887F51" w:rsidRPr="00596925" w:rsidRDefault="00887F51" w:rsidP="00EE5563">
      <w:pPr>
        <w:pStyle w:val="testo"/>
        <w:numPr>
          <w:ilvl w:val="0"/>
          <w:numId w:val="25"/>
        </w:numPr>
        <w:rPr>
          <w:rFonts w:asciiTheme="minorHAnsi" w:hAnsiTheme="minorHAnsi" w:cstheme="minorHAnsi"/>
        </w:rPr>
      </w:pPr>
      <w:r w:rsidRPr="00596925">
        <w:rPr>
          <w:rFonts w:asciiTheme="minorHAnsi" w:hAnsiTheme="minorHAnsi" w:cstheme="minorHAnsi"/>
        </w:rPr>
        <w:t>I documenti siano identificati in modo univoco;</w:t>
      </w:r>
    </w:p>
    <w:p w14:paraId="35477505" w14:textId="77777777" w:rsidR="00887F51" w:rsidRPr="00596925" w:rsidRDefault="00887F51" w:rsidP="00EE5563">
      <w:pPr>
        <w:pStyle w:val="testo"/>
        <w:numPr>
          <w:ilvl w:val="0"/>
          <w:numId w:val="25"/>
        </w:numPr>
        <w:rPr>
          <w:rFonts w:asciiTheme="minorHAnsi" w:hAnsiTheme="minorHAnsi" w:cstheme="minorHAnsi"/>
        </w:rPr>
      </w:pPr>
      <w:r w:rsidRPr="00596925">
        <w:rPr>
          <w:rFonts w:asciiTheme="minorHAnsi" w:hAnsiTheme="minorHAnsi" w:cstheme="minorHAnsi"/>
        </w:rPr>
        <w:t>I documenti siano riesaminati con cadenza almeno annuale;</w:t>
      </w:r>
    </w:p>
    <w:p w14:paraId="11611E55" w14:textId="77777777" w:rsidR="00887F51" w:rsidRPr="00596925" w:rsidRDefault="00887F51" w:rsidP="00EE5563">
      <w:pPr>
        <w:pStyle w:val="testo"/>
        <w:numPr>
          <w:ilvl w:val="0"/>
          <w:numId w:val="25"/>
        </w:numPr>
        <w:rPr>
          <w:rFonts w:asciiTheme="minorHAnsi" w:hAnsiTheme="minorHAnsi" w:cstheme="minorHAnsi"/>
        </w:rPr>
      </w:pPr>
      <w:r w:rsidRPr="00596925">
        <w:rPr>
          <w:rFonts w:asciiTheme="minorHAnsi" w:hAnsiTheme="minorHAnsi" w:cstheme="minorHAnsi"/>
        </w:rPr>
        <w:t>I documenti siano revisionati, se questo si rende necessario, a seguito di azioni correttive, preventive o di miglioramento;</w:t>
      </w:r>
    </w:p>
    <w:p w14:paraId="55D54A5D" w14:textId="77777777" w:rsidR="00887F51" w:rsidRPr="00596925" w:rsidRDefault="00887F51" w:rsidP="00EE5563">
      <w:pPr>
        <w:pStyle w:val="testo"/>
        <w:numPr>
          <w:ilvl w:val="0"/>
          <w:numId w:val="25"/>
        </w:numPr>
        <w:rPr>
          <w:rFonts w:asciiTheme="minorHAnsi" w:hAnsiTheme="minorHAnsi" w:cstheme="minorHAnsi"/>
        </w:rPr>
      </w:pPr>
      <w:r w:rsidRPr="00596925">
        <w:rPr>
          <w:rFonts w:asciiTheme="minorHAnsi" w:hAnsiTheme="minorHAnsi" w:cstheme="minorHAnsi"/>
        </w:rPr>
        <w:t>Le modifiche dei documenti, compresi quelli conservati su supporti informatici, siano sotto controllo e l’integrità documentale del sistema sia sempre presente;</w:t>
      </w:r>
    </w:p>
    <w:p w14:paraId="7292C76B" w14:textId="377FCEAE" w:rsidR="00887F51" w:rsidRPr="00596925" w:rsidRDefault="00887F51" w:rsidP="00EE5563">
      <w:pPr>
        <w:pStyle w:val="testo"/>
        <w:numPr>
          <w:ilvl w:val="0"/>
          <w:numId w:val="25"/>
        </w:numPr>
        <w:rPr>
          <w:rFonts w:asciiTheme="minorHAnsi" w:hAnsiTheme="minorHAnsi" w:cstheme="minorHAnsi"/>
        </w:rPr>
      </w:pPr>
      <w:r w:rsidRPr="00596925">
        <w:rPr>
          <w:rFonts w:asciiTheme="minorHAnsi" w:hAnsiTheme="minorHAnsi" w:cstheme="minorHAnsi"/>
        </w:rPr>
        <w:t>I documenti obsoleti conservati per motivi legali od a scopi di conservazione per conoscenza, siano opportunamente contrassegnati dalla dicitura “</w:t>
      </w:r>
      <w:r w:rsidR="0066090F" w:rsidRPr="00596925">
        <w:rPr>
          <w:rFonts w:asciiTheme="minorHAnsi" w:hAnsiTheme="minorHAnsi" w:cstheme="minorHAnsi"/>
        </w:rPr>
        <w:t>OLD</w:t>
      </w:r>
      <w:r w:rsidRPr="00596925">
        <w:rPr>
          <w:rFonts w:asciiTheme="minorHAnsi" w:hAnsiTheme="minorHAnsi" w:cstheme="minorHAnsi"/>
        </w:rPr>
        <w:t>”.</w:t>
      </w:r>
    </w:p>
    <w:p w14:paraId="2F5F1073" w14:textId="77777777" w:rsidR="008B3AAE" w:rsidRPr="00596925" w:rsidRDefault="008B3AAE" w:rsidP="008B3AAE">
      <w:pPr>
        <w:pStyle w:val="testo"/>
        <w:ind w:left="0"/>
        <w:rPr>
          <w:rFonts w:asciiTheme="minorHAnsi" w:hAnsiTheme="minorHAnsi" w:cstheme="minorHAnsi"/>
        </w:rPr>
      </w:pPr>
    </w:p>
    <w:p w14:paraId="101DE303" w14:textId="77777777" w:rsidR="00887F51" w:rsidRPr="00596925" w:rsidRDefault="00887F51" w:rsidP="008B3AAE">
      <w:pPr>
        <w:pStyle w:val="testo"/>
        <w:ind w:left="0"/>
        <w:rPr>
          <w:rFonts w:asciiTheme="minorHAnsi" w:hAnsiTheme="minorHAnsi" w:cstheme="minorHAnsi"/>
        </w:rPr>
      </w:pPr>
      <w:r w:rsidRPr="00596925">
        <w:rPr>
          <w:rFonts w:asciiTheme="minorHAnsi" w:hAnsiTheme="minorHAnsi" w:cstheme="minorHAnsi"/>
        </w:rPr>
        <w:t>I documenti di sistema sono i seguenti:</w:t>
      </w:r>
    </w:p>
    <w:p w14:paraId="659AB0D2" w14:textId="77777777" w:rsidR="00887F51" w:rsidRPr="00596925" w:rsidRDefault="00887F51" w:rsidP="00887F51">
      <w:pPr>
        <w:pStyle w:val="testo"/>
        <w:rPr>
          <w:rFonts w:asciiTheme="minorHAnsi" w:hAnsiTheme="minorHAnsi" w:cstheme="minorHAnsi"/>
        </w:rPr>
      </w:pPr>
    </w:p>
    <w:tbl>
      <w:tblPr>
        <w:tblW w:w="0" w:type="auto"/>
        <w:tblInd w:w="95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00" w:firstRow="0" w:lastRow="0" w:firstColumn="0" w:lastColumn="0" w:noHBand="0" w:noVBand="0"/>
      </w:tblPr>
      <w:tblGrid>
        <w:gridCol w:w="1843"/>
        <w:gridCol w:w="6662"/>
      </w:tblGrid>
      <w:tr w:rsidR="00887F51" w:rsidRPr="00596925" w14:paraId="176B1BB2" w14:textId="77777777" w:rsidTr="00A4141D">
        <w:tc>
          <w:tcPr>
            <w:tcW w:w="1843" w:type="dxa"/>
          </w:tcPr>
          <w:p w14:paraId="7A7E541C" w14:textId="77777777" w:rsidR="00887F51" w:rsidRPr="00596925" w:rsidRDefault="00887F51" w:rsidP="00A4141D">
            <w:pPr>
              <w:pStyle w:val="testo"/>
              <w:numPr>
                <w:ilvl w:val="12"/>
                <w:numId w:val="0"/>
              </w:numPr>
              <w:pBdr>
                <w:left w:val="single" w:sz="4" w:space="4" w:color="auto"/>
              </w:pBdr>
              <w:rPr>
                <w:rFonts w:asciiTheme="minorHAnsi" w:hAnsiTheme="minorHAnsi" w:cstheme="minorHAnsi"/>
                <w:b/>
              </w:rPr>
            </w:pPr>
            <w:r w:rsidRPr="00596925">
              <w:rPr>
                <w:rFonts w:asciiTheme="minorHAnsi" w:hAnsiTheme="minorHAnsi" w:cstheme="minorHAnsi"/>
                <w:b/>
              </w:rPr>
              <w:t>Elemento del Sistema</w:t>
            </w:r>
          </w:p>
        </w:tc>
        <w:tc>
          <w:tcPr>
            <w:tcW w:w="6662" w:type="dxa"/>
          </w:tcPr>
          <w:p w14:paraId="5B6D9E9F" w14:textId="77777777" w:rsidR="00887F51" w:rsidRPr="00596925" w:rsidRDefault="00887F51" w:rsidP="00A4141D">
            <w:pPr>
              <w:pStyle w:val="testo"/>
              <w:numPr>
                <w:ilvl w:val="12"/>
                <w:numId w:val="0"/>
              </w:numPr>
              <w:pBdr>
                <w:left w:val="single" w:sz="4" w:space="4" w:color="auto"/>
              </w:pBdr>
              <w:rPr>
                <w:rFonts w:asciiTheme="minorHAnsi" w:hAnsiTheme="minorHAnsi" w:cstheme="minorHAnsi"/>
                <w:b/>
              </w:rPr>
            </w:pPr>
            <w:r w:rsidRPr="00596925">
              <w:rPr>
                <w:rFonts w:asciiTheme="minorHAnsi" w:hAnsiTheme="minorHAnsi" w:cstheme="minorHAnsi"/>
                <w:b/>
              </w:rPr>
              <w:t>Descrizione</w:t>
            </w:r>
          </w:p>
        </w:tc>
      </w:tr>
      <w:tr w:rsidR="00887F51" w:rsidRPr="00596925" w14:paraId="36B4C383" w14:textId="77777777" w:rsidTr="00A4141D">
        <w:trPr>
          <w:trHeight w:val="603"/>
        </w:trPr>
        <w:tc>
          <w:tcPr>
            <w:tcW w:w="1843" w:type="dxa"/>
          </w:tcPr>
          <w:p w14:paraId="03123EA7" w14:textId="77777777" w:rsidR="00887F51" w:rsidRPr="00596925" w:rsidRDefault="00887F51" w:rsidP="00A4141D">
            <w:pPr>
              <w:pStyle w:val="testo"/>
              <w:numPr>
                <w:ilvl w:val="12"/>
                <w:numId w:val="0"/>
              </w:numPr>
              <w:pBdr>
                <w:left w:val="single" w:sz="4" w:space="4" w:color="auto"/>
              </w:pBdr>
              <w:rPr>
                <w:rFonts w:asciiTheme="minorHAnsi" w:hAnsiTheme="minorHAnsi" w:cstheme="minorHAnsi"/>
              </w:rPr>
            </w:pPr>
            <w:r w:rsidRPr="00596925">
              <w:rPr>
                <w:rFonts w:asciiTheme="minorHAnsi" w:hAnsiTheme="minorHAnsi" w:cstheme="minorHAnsi"/>
              </w:rPr>
              <w:t>Manuale Qualità</w:t>
            </w:r>
          </w:p>
        </w:tc>
        <w:tc>
          <w:tcPr>
            <w:tcW w:w="6662" w:type="dxa"/>
          </w:tcPr>
          <w:p w14:paraId="6DFA4EFA" w14:textId="56E714C7" w:rsidR="00887F51" w:rsidRPr="00596925" w:rsidRDefault="00887F51" w:rsidP="00A4141D">
            <w:pPr>
              <w:pStyle w:val="testo"/>
              <w:numPr>
                <w:ilvl w:val="12"/>
                <w:numId w:val="0"/>
              </w:numPr>
              <w:pBdr>
                <w:left w:val="single" w:sz="4" w:space="4" w:color="auto"/>
              </w:pBdr>
              <w:rPr>
                <w:rFonts w:asciiTheme="minorHAnsi" w:hAnsiTheme="minorHAnsi" w:cstheme="minorHAnsi"/>
              </w:rPr>
            </w:pPr>
            <w:r w:rsidRPr="00596925">
              <w:rPr>
                <w:rFonts w:asciiTheme="minorHAnsi" w:hAnsiTheme="minorHAnsi" w:cstheme="minorHAnsi"/>
              </w:rPr>
              <w:t xml:space="preserve">Il Manuale è suddiviso in </w:t>
            </w:r>
            <w:r w:rsidR="00B05302" w:rsidRPr="00596925">
              <w:rPr>
                <w:rFonts w:asciiTheme="minorHAnsi" w:hAnsiTheme="minorHAnsi" w:cstheme="minorHAnsi"/>
              </w:rPr>
              <w:t>otto sezioni, in conformità alla n</w:t>
            </w:r>
            <w:r w:rsidRPr="00596925">
              <w:rPr>
                <w:rFonts w:asciiTheme="minorHAnsi" w:hAnsiTheme="minorHAnsi" w:cstheme="minorHAnsi"/>
              </w:rPr>
              <w:t xml:space="preserve">orma </w:t>
            </w:r>
            <w:r w:rsidR="00B05302" w:rsidRPr="00596925">
              <w:rPr>
                <w:rFonts w:asciiTheme="minorHAnsi" w:hAnsiTheme="minorHAnsi" w:cstheme="minorHAnsi"/>
              </w:rPr>
              <w:t xml:space="preserve">UNI CEI EN </w:t>
            </w:r>
            <w:r w:rsidRPr="00596925">
              <w:rPr>
                <w:rFonts w:asciiTheme="minorHAnsi" w:hAnsiTheme="minorHAnsi" w:cstheme="minorHAnsi"/>
              </w:rPr>
              <w:t>ISO</w:t>
            </w:r>
            <w:r w:rsidR="00B05302" w:rsidRPr="00596925">
              <w:rPr>
                <w:rFonts w:asciiTheme="minorHAnsi" w:hAnsiTheme="minorHAnsi" w:cstheme="minorHAnsi"/>
              </w:rPr>
              <w:t>/IEC</w:t>
            </w:r>
            <w:r w:rsidRPr="00596925">
              <w:rPr>
                <w:rFonts w:asciiTheme="minorHAnsi" w:hAnsiTheme="minorHAnsi" w:cstheme="minorHAnsi"/>
              </w:rPr>
              <w:t xml:space="preserve"> 17025 e viene identificato con la sigla MQL.</w:t>
            </w:r>
          </w:p>
        </w:tc>
      </w:tr>
      <w:tr w:rsidR="00887F51" w:rsidRPr="00596925" w14:paraId="382A1818" w14:textId="77777777" w:rsidTr="00A4141D">
        <w:tc>
          <w:tcPr>
            <w:tcW w:w="1843" w:type="dxa"/>
          </w:tcPr>
          <w:p w14:paraId="4FBD385A" w14:textId="2F0A2E59" w:rsidR="00887F51" w:rsidRPr="00596925" w:rsidRDefault="00887F51" w:rsidP="00A4141D">
            <w:pPr>
              <w:pStyle w:val="testo"/>
              <w:numPr>
                <w:ilvl w:val="12"/>
                <w:numId w:val="0"/>
              </w:numPr>
              <w:pBdr>
                <w:left w:val="single" w:sz="4" w:space="4" w:color="auto"/>
              </w:pBdr>
              <w:rPr>
                <w:rFonts w:asciiTheme="minorHAnsi" w:hAnsiTheme="minorHAnsi" w:cstheme="minorHAnsi"/>
              </w:rPr>
            </w:pPr>
            <w:r w:rsidRPr="00596925">
              <w:rPr>
                <w:rFonts w:asciiTheme="minorHAnsi" w:hAnsiTheme="minorHAnsi" w:cstheme="minorHAnsi"/>
              </w:rPr>
              <w:t>Procedure gestionali</w:t>
            </w:r>
            <w:r w:rsidR="005A51A9" w:rsidRPr="00596925">
              <w:rPr>
                <w:rFonts w:asciiTheme="minorHAnsi" w:hAnsiTheme="minorHAnsi" w:cstheme="minorHAnsi"/>
              </w:rPr>
              <w:t xml:space="preserve"> (PG)</w:t>
            </w:r>
          </w:p>
        </w:tc>
        <w:tc>
          <w:tcPr>
            <w:tcW w:w="6662" w:type="dxa"/>
          </w:tcPr>
          <w:p w14:paraId="2927C4A4" w14:textId="5175E7F5" w:rsidR="00887F51" w:rsidRPr="00596925" w:rsidRDefault="00887F51" w:rsidP="00A4141D">
            <w:pPr>
              <w:pStyle w:val="testo"/>
              <w:numPr>
                <w:ilvl w:val="12"/>
                <w:numId w:val="0"/>
              </w:numPr>
              <w:pBdr>
                <w:left w:val="single" w:sz="4" w:space="4" w:color="auto"/>
              </w:pBdr>
              <w:rPr>
                <w:rFonts w:asciiTheme="minorHAnsi" w:hAnsiTheme="minorHAnsi" w:cstheme="minorHAnsi"/>
              </w:rPr>
            </w:pPr>
            <w:r w:rsidRPr="00596925">
              <w:rPr>
                <w:rFonts w:asciiTheme="minorHAnsi" w:hAnsiTheme="minorHAnsi" w:cstheme="minorHAnsi"/>
              </w:rPr>
              <w:t xml:space="preserve">Le procedure ove necessario descrivono i processi in modo logico – sequenziale ed individuano le responsabilità ed i compiti delle singole attività del </w:t>
            </w:r>
            <w:r w:rsidR="00B05302" w:rsidRPr="00596925">
              <w:rPr>
                <w:rFonts w:asciiTheme="minorHAnsi" w:hAnsiTheme="minorHAnsi" w:cstheme="minorHAnsi"/>
              </w:rPr>
              <w:t>s</w:t>
            </w:r>
            <w:r w:rsidRPr="00596925">
              <w:rPr>
                <w:rFonts w:asciiTheme="minorHAnsi" w:hAnsiTheme="minorHAnsi" w:cstheme="minorHAnsi"/>
              </w:rPr>
              <w:t xml:space="preserve">istema di </w:t>
            </w:r>
            <w:r w:rsidR="00B05302" w:rsidRPr="00596925">
              <w:rPr>
                <w:rFonts w:asciiTheme="minorHAnsi" w:hAnsiTheme="minorHAnsi" w:cstheme="minorHAnsi"/>
              </w:rPr>
              <w:t>g</w:t>
            </w:r>
            <w:r w:rsidRPr="00596925">
              <w:rPr>
                <w:rFonts w:asciiTheme="minorHAnsi" w:hAnsiTheme="minorHAnsi" w:cstheme="minorHAnsi"/>
              </w:rPr>
              <w:t xml:space="preserve">estione </w:t>
            </w:r>
            <w:r w:rsidR="00B05302" w:rsidRPr="00596925">
              <w:rPr>
                <w:rFonts w:asciiTheme="minorHAnsi" w:hAnsiTheme="minorHAnsi" w:cstheme="minorHAnsi"/>
              </w:rPr>
              <w:t>per la q</w:t>
            </w:r>
            <w:r w:rsidRPr="00596925">
              <w:rPr>
                <w:rFonts w:asciiTheme="minorHAnsi" w:hAnsiTheme="minorHAnsi" w:cstheme="minorHAnsi"/>
              </w:rPr>
              <w:t>ualità.</w:t>
            </w:r>
          </w:p>
          <w:p w14:paraId="75AF894A" w14:textId="77777777" w:rsidR="00887F51" w:rsidRPr="00596925" w:rsidRDefault="00887F51" w:rsidP="00A4141D">
            <w:pPr>
              <w:pStyle w:val="testo"/>
              <w:numPr>
                <w:ilvl w:val="12"/>
                <w:numId w:val="0"/>
              </w:numPr>
              <w:pBdr>
                <w:left w:val="single" w:sz="4" w:space="4" w:color="auto"/>
              </w:pBdr>
              <w:rPr>
                <w:rFonts w:asciiTheme="minorHAnsi" w:hAnsiTheme="minorHAnsi" w:cstheme="minorHAnsi"/>
              </w:rPr>
            </w:pPr>
            <w:r w:rsidRPr="00596925">
              <w:rPr>
                <w:rFonts w:asciiTheme="minorHAnsi" w:hAnsiTheme="minorHAnsi" w:cstheme="minorHAnsi"/>
              </w:rPr>
              <w:t xml:space="preserve">Le procedure sono identificate tramite un codice così composto: </w:t>
            </w:r>
          </w:p>
          <w:p w14:paraId="6A32C12F" w14:textId="40E07179" w:rsidR="00887F51" w:rsidRPr="00596925" w:rsidRDefault="00887F51" w:rsidP="00294FEC">
            <w:pPr>
              <w:pStyle w:val="testo"/>
              <w:numPr>
                <w:ilvl w:val="12"/>
                <w:numId w:val="0"/>
              </w:numPr>
              <w:pBdr>
                <w:left w:val="single" w:sz="4" w:space="4" w:color="auto"/>
              </w:pBdr>
              <w:rPr>
                <w:rFonts w:asciiTheme="minorHAnsi" w:hAnsiTheme="minorHAnsi" w:cstheme="minorHAnsi"/>
              </w:rPr>
            </w:pPr>
            <w:r w:rsidRPr="00596925">
              <w:rPr>
                <w:rFonts w:asciiTheme="minorHAnsi" w:hAnsiTheme="minorHAnsi" w:cstheme="minorHAnsi"/>
              </w:rPr>
              <w:t xml:space="preserve">“PG” seguito da </w:t>
            </w:r>
            <w:r w:rsidR="00294FEC" w:rsidRPr="00596925">
              <w:rPr>
                <w:rFonts w:asciiTheme="minorHAnsi" w:hAnsiTheme="minorHAnsi" w:cstheme="minorHAnsi"/>
              </w:rPr>
              <w:t>un numero identificativo progressivo</w:t>
            </w:r>
            <w:r w:rsidRPr="00596925">
              <w:rPr>
                <w:rFonts w:asciiTheme="minorHAnsi" w:hAnsiTheme="minorHAnsi" w:cstheme="minorHAnsi"/>
              </w:rPr>
              <w:t xml:space="preserve"> (es. </w:t>
            </w:r>
            <w:r w:rsidR="00B05302" w:rsidRPr="00596925">
              <w:rPr>
                <w:rFonts w:asciiTheme="minorHAnsi" w:hAnsiTheme="minorHAnsi" w:cstheme="minorHAnsi"/>
              </w:rPr>
              <w:t>PG</w:t>
            </w:r>
            <w:r w:rsidR="00294FEC" w:rsidRPr="00596925">
              <w:rPr>
                <w:rFonts w:asciiTheme="minorHAnsi" w:hAnsiTheme="minorHAnsi" w:cstheme="minorHAnsi"/>
              </w:rPr>
              <w:t>00</w:t>
            </w:r>
            <w:r w:rsidRPr="00596925">
              <w:rPr>
                <w:rFonts w:asciiTheme="minorHAnsi" w:hAnsiTheme="minorHAnsi" w:cstheme="minorHAnsi"/>
              </w:rPr>
              <w:t xml:space="preserve">) </w:t>
            </w:r>
          </w:p>
        </w:tc>
      </w:tr>
      <w:tr w:rsidR="00887F51" w:rsidRPr="00596925" w14:paraId="5DD71CBF" w14:textId="77777777" w:rsidTr="00A4141D">
        <w:tc>
          <w:tcPr>
            <w:tcW w:w="1843" w:type="dxa"/>
          </w:tcPr>
          <w:p w14:paraId="41EB1966" w14:textId="454E6A74" w:rsidR="00887F51" w:rsidRPr="00596925" w:rsidRDefault="00887F51" w:rsidP="00A4141D">
            <w:pPr>
              <w:pStyle w:val="testo"/>
              <w:numPr>
                <w:ilvl w:val="12"/>
                <w:numId w:val="0"/>
              </w:numPr>
              <w:pBdr>
                <w:left w:val="single" w:sz="4" w:space="4" w:color="auto"/>
              </w:pBdr>
              <w:rPr>
                <w:rFonts w:asciiTheme="minorHAnsi" w:hAnsiTheme="minorHAnsi" w:cstheme="minorHAnsi"/>
              </w:rPr>
            </w:pPr>
            <w:r w:rsidRPr="00596925">
              <w:rPr>
                <w:rFonts w:asciiTheme="minorHAnsi" w:hAnsiTheme="minorHAnsi" w:cstheme="minorHAnsi"/>
              </w:rPr>
              <w:t>Procedure operative / di prova</w:t>
            </w:r>
            <w:r w:rsidR="005A51A9" w:rsidRPr="00596925">
              <w:rPr>
                <w:rFonts w:asciiTheme="minorHAnsi" w:hAnsiTheme="minorHAnsi" w:cstheme="minorHAnsi"/>
              </w:rPr>
              <w:t xml:space="preserve"> (PO</w:t>
            </w:r>
            <w:ins w:id="148" w:author="MICROBIOLOGIA" w:date="2026-02-18T11:26:00Z" w16du:dateUtc="2026-02-18T10:26:00Z">
              <w:r w:rsidR="008B6964">
                <w:rPr>
                  <w:rFonts w:asciiTheme="minorHAnsi" w:hAnsiTheme="minorHAnsi" w:cstheme="minorHAnsi"/>
                </w:rPr>
                <w:t>-PRO</w:t>
              </w:r>
            </w:ins>
            <w:r w:rsidR="005A51A9" w:rsidRPr="00596925">
              <w:rPr>
                <w:rFonts w:asciiTheme="minorHAnsi" w:hAnsiTheme="minorHAnsi" w:cstheme="minorHAnsi"/>
              </w:rPr>
              <w:t>)</w:t>
            </w:r>
          </w:p>
        </w:tc>
        <w:tc>
          <w:tcPr>
            <w:tcW w:w="6662" w:type="dxa"/>
          </w:tcPr>
          <w:p w14:paraId="733A3F3C" w14:textId="77777777" w:rsidR="00887F51" w:rsidRPr="00596925" w:rsidRDefault="00887F51" w:rsidP="00A4141D">
            <w:pPr>
              <w:pStyle w:val="testo"/>
              <w:numPr>
                <w:ilvl w:val="12"/>
                <w:numId w:val="0"/>
              </w:numPr>
              <w:pBdr>
                <w:left w:val="single" w:sz="4" w:space="4" w:color="auto"/>
              </w:pBdr>
              <w:rPr>
                <w:rFonts w:asciiTheme="minorHAnsi" w:hAnsiTheme="minorHAnsi" w:cstheme="minorHAnsi"/>
              </w:rPr>
            </w:pPr>
            <w:r w:rsidRPr="00596925">
              <w:rPr>
                <w:rFonts w:asciiTheme="minorHAnsi" w:hAnsiTheme="minorHAnsi" w:cstheme="minorHAnsi"/>
              </w:rPr>
              <w:t xml:space="preserve">Le procedure operative descrivono i metodi per eseguire una definita attività operativa, un servizio o parte di esso (es. procedura di prova, procedura di taratura, procedura di manutenzione, etc.). </w:t>
            </w:r>
          </w:p>
          <w:p w14:paraId="1C98D131" w14:textId="77777777" w:rsidR="00887F51" w:rsidRPr="00596925" w:rsidRDefault="00887F51" w:rsidP="00A4141D">
            <w:pPr>
              <w:pStyle w:val="testo"/>
              <w:numPr>
                <w:ilvl w:val="12"/>
                <w:numId w:val="0"/>
              </w:numPr>
              <w:pBdr>
                <w:left w:val="single" w:sz="4" w:space="4" w:color="auto"/>
              </w:pBdr>
              <w:rPr>
                <w:rFonts w:asciiTheme="minorHAnsi" w:hAnsiTheme="minorHAnsi" w:cstheme="minorHAnsi"/>
              </w:rPr>
            </w:pPr>
            <w:r w:rsidRPr="00596925">
              <w:rPr>
                <w:rFonts w:asciiTheme="minorHAnsi" w:hAnsiTheme="minorHAnsi" w:cstheme="minorHAnsi"/>
              </w:rPr>
              <w:t xml:space="preserve">Le procedure di prova contengono i metodi di prova. </w:t>
            </w:r>
          </w:p>
          <w:p w14:paraId="2D9E09F6" w14:textId="77777777" w:rsidR="00887F51" w:rsidRPr="00596925" w:rsidRDefault="00887F51" w:rsidP="00A4141D">
            <w:pPr>
              <w:pStyle w:val="testo"/>
              <w:numPr>
                <w:ilvl w:val="12"/>
                <w:numId w:val="0"/>
              </w:numPr>
              <w:pBdr>
                <w:left w:val="single" w:sz="4" w:space="4" w:color="auto"/>
              </w:pBdr>
              <w:rPr>
                <w:rFonts w:asciiTheme="minorHAnsi" w:hAnsiTheme="minorHAnsi" w:cstheme="minorHAnsi"/>
              </w:rPr>
            </w:pPr>
            <w:r w:rsidRPr="00596925">
              <w:rPr>
                <w:rFonts w:asciiTheme="minorHAnsi" w:hAnsiTheme="minorHAnsi" w:cstheme="minorHAnsi"/>
              </w:rPr>
              <w:t xml:space="preserve">La procedura di prova può: </w:t>
            </w:r>
          </w:p>
          <w:p w14:paraId="22F0EEF2" w14:textId="7226B5C9" w:rsidR="00887F51" w:rsidRPr="00596925" w:rsidRDefault="00B05302" w:rsidP="00A4141D">
            <w:pPr>
              <w:pStyle w:val="testo"/>
              <w:numPr>
                <w:ilvl w:val="12"/>
                <w:numId w:val="0"/>
              </w:numPr>
              <w:pBdr>
                <w:left w:val="single" w:sz="4" w:space="4" w:color="auto"/>
              </w:pBdr>
              <w:rPr>
                <w:rFonts w:asciiTheme="minorHAnsi" w:hAnsiTheme="minorHAnsi" w:cstheme="minorHAnsi"/>
              </w:rPr>
            </w:pPr>
            <w:r w:rsidRPr="00596925">
              <w:rPr>
                <w:rFonts w:asciiTheme="minorHAnsi" w:hAnsiTheme="minorHAnsi" w:cstheme="minorHAnsi"/>
              </w:rPr>
              <w:t>d</w:t>
            </w:r>
            <w:r w:rsidR="00887F51" w:rsidRPr="00596925">
              <w:rPr>
                <w:rFonts w:asciiTheme="minorHAnsi" w:hAnsiTheme="minorHAnsi" w:cstheme="minorHAnsi"/>
              </w:rPr>
              <w:t>escrivere il metodo se quello ufficiale non è sufficientemente chiaro o è in lingua diversa da italiano ed inglese</w:t>
            </w:r>
          </w:p>
          <w:p w14:paraId="100B85D2" w14:textId="77777777" w:rsidR="00887F51" w:rsidRPr="00596925" w:rsidRDefault="00887F51" w:rsidP="00A4141D">
            <w:pPr>
              <w:pStyle w:val="testo"/>
              <w:numPr>
                <w:ilvl w:val="12"/>
                <w:numId w:val="0"/>
              </w:numPr>
              <w:pBdr>
                <w:left w:val="single" w:sz="4" w:space="4" w:color="auto"/>
              </w:pBdr>
              <w:rPr>
                <w:rFonts w:asciiTheme="minorHAnsi" w:hAnsiTheme="minorHAnsi" w:cstheme="minorHAnsi"/>
              </w:rPr>
            </w:pPr>
            <w:r w:rsidRPr="00596925">
              <w:rPr>
                <w:rFonts w:asciiTheme="minorHAnsi" w:hAnsiTheme="minorHAnsi" w:cstheme="minorHAnsi"/>
              </w:rPr>
              <w:t>Specificare definite fasi quando il metodo ufficiale è generico o vi sono diverse opzioni</w:t>
            </w:r>
          </w:p>
          <w:p w14:paraId="25197CD7" w14:textId="34CAED1F" w:rsidR="00887F51" w:rsidRPr="00596925" w:rsidRDefault="00887F51" w:rsidP="00A4141D">
            <w:pPr>
              <w:pStyle w:val="testo"/>
              <w:numPr>
                <w:ilvl w:val="12"/>
                <w:numId w:val="0"/>
              </w:numPr>
              <w:pBdr>
                <w:left w:val="single" w:sz="4" w:space="4" w:color="auto"/>
              </w:pBdr>
              <w:rPr>
                <w:rFonts w:asciiTheme="minorHAnsi" w:hAnsiTheme="minorHAnsi" w:cstheme="minorHAnsi"/>
              </w:rPr>
            </w:pPr>
            <w:r w:rsidRPr="00596925">
              <w:rPr>
                <w:rFonts w:asciiTheme="minorHAnsi" w:hAnsiTheme="minorHAnsi" w:cstheme="minorHAnsi"/>
              </w:rPr>
              <w:t>Le procedure sono identificate tramite un codice alfanumerico così composto: “PO”</w:t>
            </w:r>
            <w:ins w:id="149" w:author="MICROBIOLOGIA" w:date="2026-02-18T11:26:00Z" w16du:dateUtc="2026-02-18T10:26:00Z">
              <w:r w:rsidR="008B6964">
                <w:rPr>
                  <w:rFonts w:asciiTheme="minorHAnsi" w:hAnsiTheme="minorHAnsi" w:cstheme="minorHAnsi"/>
                </w:rPr>
                <w:t xml:space="preserve"> oppure “PRO”</w:t>
              </w:r>
            </w:ins>
            <w:r w:rsidRPr="00596925">
              <w:rPr>
                <w:rFonts w:asciiTheme="minorHAnsi" w:hAnsiTheme="minorHAnsi" w:cstheme="minorHAnsi"/>
              </w:rPr>
              <w:t xml:space="preserve"> </w:t>
            </w:r>
            <w:r w:rsidR="00294FEC" w:rsidRPr="00596925">
              <w:rPr>
                <w:rFonts w:asciiTheme="minorHAnsi" w:hAnsiTheme="minorHAnsi" w:cstheme="minorHAnsi"/>
              </w:rPr>
              <w:t>seguito da un numero identificativo progressivo (es. PO00)</w:t>
            </w:r>
            <w:r w:rsidRPr="00596925">
              <w:rPr>
                <w:rFonts w:asciiTheme="minorHAnsi" w:hAnsiTheme="minorHAnsi" w:cstheme="minorHAnsi"/>
              </w:rPr>
              <w:t>.</w:t>
            </w:r>
          </w:p>
        </w:tc>
      </w:tr>
      <w:tr w:rsidR="00887F51" w:rsidRPr="00596925" w14:paraId="0C76DE16" w14:textId="77777777" w:rsidTr="00A4141D">
        <w:tc>
          <w:tcPr>
            <w:tcW w:w="1843" w:type="dxa"/>
          </w:tcPr>
          <w:p w14:paraId="2076A0A8" w14:textId="6F374490" w:rsidR="00887F51" w:rsidRPr="00596925" w:rsidRDefault="00B05302" w:rsidP="00A4141D">
            <w:pPr>
              <w:pStyle w:val="testo"/>
              <w:numPr>
                <w:ilvl w:val="12"/>
                <w:numId w:val="0"/>
              </w:numPr>
              <w:pBdr>
                <w:left w:val="single" w:sz="4" w:space="4" w:color="auto"/>
              </w:pBdr>
              <w:rPr>
                <w:rFonts w:asciiTheme="minorHAnsi" w:hAnsiTheme="minorHAnsi" w:cstheme="minorHAnsi"/>
              </w:rPr>
            </w:pPr>
            <w:r w:rsidRPr="00596925">
              <w:rPr>
                <w:rFonts w:asciiTheme="minorHAnsi" w:hAnsiTheme="minorHAnsi" w:cstheme="minorHAnsi"/>
              </w:rPr>
              <w:t>Moduli (M</w:t>
            </w:r>
            <w:r w:rsidR="00887F51" w:rsidRPr="00596925">
              <w:rPr>
                <w:rFonts w:asciiTheme="minorHAnsi" w:hAnsiTheme="minorHAnsi" w:cstheme="minorHAnsi"/>
              </w:rPr>
              <w:t xml:space="preserve">) </w:t>
            </w:r>
          </w:p>
        </w:tc>
        <w:tc>
          <w:tcPr>
            <w:tcW w:w="6662" w:type="dxa"/>
          </w:tcPr>
          <w:p w14:paraId="01FE1BA3" w14:textId="5645D237" w:rsidR="00887F51" w:rsidRPr="00596925" w:rsidRDefault="00887F51" w:rsidP="00A4141D">
            <w:pPr>
              <w:pStyle w:val="testo"/>
              <w:numPr>
                <w:ilvl w:val="12"/>
                <w:numId w:val="0"/>
              </w:numPr>
              <w:pBdr>
                <w:left w:val="single" w:sz="4" w:space="4" w:color="auto"/>
              </w:pBdr>
              <w:rPr>
                <w:rFonts w:asciiTheme="minorHAnsi" w:hAnsiTheme="minorHAnsi" w:cstheme="minorHAnsi"/>
              </w:rPr>
            </w:pPr>
            <w:r w:rsidRPr="00596925">
              <w:rPr>
                <w:rFonts w:asciiTheme="minorHAnsi" w:hAnsiTheme="minorHAnsi" w:cstheme="minorHAnsi"/>
              </w:rPr>
              <w:t>I moduli sono documenti cartacei o su supporto elettronico utilizzati per formalizzare le attività ed i relativi controlli, come richiesto da procedure gestionali o da istruzioni di lavoro.</w:t>
            </w:r>
            <w:r w:rsidR="00294FEC" w:rsidRPr="00596925">
              <w:rPr>
                <w:rFonts w:asciiTheme="minorHAnsi" w:hAnsiTheme="minorHAnsi" w:cstheme="minorHAnsi"/>
              </w:rPr>
              <w:t xml:space="preserve"> I moduli sono identificati tramite un codice alfanumerico così composto:</w:t>
            </w:r>
            <w:r w:rsidRPr="00596925">
              <w:rPr>
                <w:rFonts w:asciiTheme="minorHAnsi" w:hAnsiTheme="minorHAnsi" w:cstheme="minorHAnsi"/>
              </w:rPr>
              <w:t xml:space="preserve"> </w:t>
            </w:r>
            <w:r w:rsidR="00294FEC" w:rsidRPr="00596925">
              <w:rPr>
                <w:rFonts w:asciiTheme="minorHAnsi" w:hAnsiTheme="minorHAnsi" w:cstheme="minorHAnsi"/>
              </w:rPr>
              <w:t>“M” seguito da un numero identificativo progressivo (es. M00)</w:t>
            </w:r>
          </w:p>
        </w:tc>
      </w:tr>
      <w:tr w:rsidR="00887F51" w:rsidRPr="00596925" w14:paraId="297F9CBC" w14:textId="77777777" w:rsidTr="00A4141D">
        <w:tc>
          <w:tcPr>
            <w:tcW w:w="1843" w:type="dxa"/>
          </w:tcPr>
          <w:p w14:paraId="4732A95E" w14:textId="77777777" w:rsidR="00887F51" w:rsidRPr="00596925" w:rsidRDefault="00887F51" w:rsidP="00A4141D">
            <w:pPr>
              <w:pStyle w:val="testo"/>
              <w:numPr>
                <w:ilvl w:val="12"/>
                <w:numId w:val="0"/>
              </w:numPr>
              <w:pBdr>
                <w:left w:val="single" w:sz="4" w:space="4" w:color="auto"/>
              </w:pBdr>
              <w:rPr>
                <w:rFonts w:asciiTheme="minorHAnsi" w:hAnsiTheme="minorHAnsi" w:cstheme="minorHAnsi"/>
              </w:rPr>
            </w:pPr>
            <w:r w:rsidRPr="00596925">
              <w:rPr>
                <w:rFonts w:asciiTheme="minorHAnsi" w:hAnsiTheme="minorHAnsi" w:cstheme="minorHAnsi"/>
              </w:rPr>
              <w:lastRenderedPageBreak/>
              <w:t xml:space="preserve">Istruzioni operative (IO) </w:t>
            </w:r>
          </w:p>
        </w:tc>
        <w:tc>
          <w:tcPr>
            <w:tcW w:w="6662" w:type="dxa"/>
          </w:tcPr>
          <w:p w14:paraId="7D984E88" w14:textId="77777777" w:rsidR="00887F51" w:rsidRPr="00596925" w:rsidRDefault="00887F51" w:rsidP="00A4141D">
            <w:pPr>
              <w:pStyle w:val="testo"/>
              <w:numPr>
                <w:ilvl w:val="12"/>
                <w:numId w:val="0"/>
              </w:numPr>
              <w:pBdr>
                <w:left w:val="single" w:sz="4" w:space="4" w:color="auto"/>
              </w:pBdr>
              <w:rPr>
                <w:rFonts w:asciiTheme="minorHAnsi" w:hAnsiTheme="minorHAnsi" w:cstheme="minorHAnsi"/>
              </w:rPr>
            </w:pPr>
            <w:r w:rsidRPr="00596925">
              <w:rPr>
                <w:rFonts w:asciiTheme="minorHAnsi" w:hAnsiTheme="minorHAnsi" w:cstheme="minorHAnsi"/>
              </w:rPr>
              <w:t>Descrivono in modo dettagliato singole fasi di una procedura; sono necessarie quando l’assenza delle stesse può influire negativamente sulla qualità del servizio svolto.</w:t>
            </w:r>
          </w:p>
          <w:p w14:paraId="5709AEB1" w14:textId="209EBDFF" w:rsidR="00887F51" w:rsidRPr="00596925" w:rsidRDefault="00294FEC" w:rsidP="00A4141D">
            <w:pPr>
              <w:pStyle w:val="testo"/>
              <w:numPr>
                <w:ilvl w:val="12"/>
                <w:numId w:val="0"/>
              </w:numPr>
              <w:pBdr>
                <w:left w:val="single" w:sz="4" w:space="4" w:color="auto"/>
              </w:pBdr>
              <w:rPr>
                <w:rFonts w:asciiTheme="minorHAnsi" w:hAnsiTheme="minorHAnsi" w:cstheme="minorHAnsi"/>
              </w:rPr>
            </w:pPr>
            <w:r w:rsidRPr="00596925">
              <w:rPr>
                <w:rFonts w:asciiTheme="minorHAnsi" w:hAnsiTheme="minorHAnsi" w:cstheme="minorHAnsi"/>
              </w:rPr>
              <w:t>Le istruzioni operative sono identificate tramite un codice alfanumerico così composto: “IO” seguito da un numero identificativo progressivo</w:t>
            </w:r>
            <w:r w:rsidR="00887F51" w:rsidRPr="00596925">
              <w:rPr>
                <w:rFonts w:asciiTheme="minorHAnsi" w:hAnsiTheme="minorHAnsi" w:cstheme="minorHAnsi"/>
              </w:rPr>
              <w:t xml:space="preserve"> (es. IO</w:t>
            </w:r>
            <w:r w:rsidRPr="00596925">
              <w:rPr>
                <w:rFonts w:asciiTheme="minorHAnsi" w:hAnsiTheme="minorHAnsi" w:cstheme="minorHAnsi"/>
              </w:rPr>
              <w:t>00</w:t>
            </w:r>
            <w:r w:rsidR="00887F51" w:rsidRPr="00596925">
              <w:rPr>
                <w:rFonts w:asciiTheme="minorHAnsi" w:hAnsiTheme="minorHAnsi" w:cstheme="minorHAnsi"/>
              </w:rPr>
              <w:t xml:space="preserve">). </w:t>
            </w:r>
          </w:p>
        </w:tc>
      </w:tr>
    </w:tbl>
    <w:p w14:paraId="1F3B8FD2" w14:textId="77777777" w:rsidR="00FC0FE0" w:rsidRPr="00596925" w:rsidRDefault="00FC0FE0" w:rsidP="008B3AAE">
      <w:pPr>
        <w:pStyle w:val="testo"/>
        <w:ind w:left="0"/>
        <w:rPr>
          <w:rFonts w:asciiTheme="minorHAnsi" w:hAnsiTheme="minorHAnsi" w:cstheme="minorHAnsi"/>
        </w:rPr>
      </w:pPr>
    </w:p>
    <w:p w14:paraId="51DAF8EC" w14:textId="79C02BE4" w:rsidR="00887F51" w:rsidRPr="00596925" w:rsidRDefault="008B3AAE" w:rsidP="008B3AAE">
      <w:pPr>
        <w:pStyle w:val="testo"/>
        <w:ind w:left="0"/>
        <w:rPr>
          <w:rFonts w:asciiTheme="minorHAnsi" w:hAnsiTheme="minorHAnsi" w:cstheme="minorHAnsi"/>
        </w:rPr>
      </w:pPr>
      <w:r w:rsidRPr="00596925">
        <w:rPr>
          <w:rFonts w:asciiTheme="minorHAnsi" w:hAnsiTheme="minorHAnsi" w:cstheme="minorHAnsi"/>
        </w:rPr>
        <w:t>L</w:t>
      </w:r>
      <w:r w:rsidR="00887F51" w:rsidRPr="00596925">
        <w:rPr>
          <w:rFonts w:asciiTheme="minorHAnsi" w:hAnsiTheme="minorHAnsi" w:cstheme="minorHAnsi"/>
        </w:rPr>
        <w:t xml:space="preserve">a responsabilità per la redazione, la verifica, il riesame e l’approvazione del </w:t>
      </w:r>
      <w:r w:rsidR="00662A67" w:rsidRPr="00596925">
        <w:rPr>
          <w:rFonts w:asciiTheme="minorHAnsi" w:hAnsiTheme="minorHAnsi" w:cstheme="minorHAnsi"/>
        </w:rPr>
        <w:t>MQL</w:t>
      </w:r>
      <w:r w:rsidR="00887F51" w:rsidRPr="00596925">
        <w:rPr>
          <w:rFonts w:asciiTheme="minorHAnsi" w:hAnsiTheme="minorHAnsi" w:cstheme="minorHAnsi"/>
        </w:rPr>
        <w:t>, delle procedure di sistema ed operative e degli altri documenti di sistema è la seguente:</w:t>
      </w:r>
    </w:p>
    <w:p w14:paraId="588C4F1F" w14:textId="77777777" w:rsidR="00887F51" w:rsidRPr="00596925" w:rsidRDefault="00887F51" w:rsidP="00887F51">
      <w:pPr>
        <w:pStyle w:val="testo"/>
        <w:rPr>
          <w:rFonts w:asciiTheme="minorHAnsi" w:hAnsiTheme="minorHAnsi" w:cstheme="minorHAnsi"/>
        </w:rPr>
      </w:pPr>
    </w:p>
    <w:tbl>
      <w:tblPr>
        <w:tblW w:w="0" w:type="auto"/>
        <w:jc w:val="center"/>
        <w:tblLayout w:type="fixed"/>
        <w:tblCellMar>
          <w:left w:w="80" w:type="dxa"/>
          <w:right w:w="80" w:type="dxa"/>
        </w:tblCellMar>
        <w:tblLook w:val="0000" w:firstRow="0" w:lastRow="0" w:firstColumn="0" w:lastColumn="0" w:noHBand="0" w:noVBand="0"/>
      </w:tblPr>
      <w:tblGrid>
        <w:gridCol w:w="2126"/>
        <w:gridCol w:w="1662"/>
        <w:gridCol w:w="1662"/>
        <w:gridCol w:w="1630"/>
        <w:gridCol w:w="1559"/>
      </w:tblGrid>
      <w:tr w:rsidR="00887F51" w:rsidRPr="00596925" w14:paraId="6B10BCAC" w14:textId="77777777" w:rsidTr="00D975F8">
        <w:trPr>
          <w:cantSplit/>
          <w:jc w:val="center"/>
        </w:trPr>
        <w:tc>
          <w:tcPr>
            <w:tcW w:w="2126" w:type="dxa"/>
            <w:tcBorders>
              <w:top w:val="single" w:sz="6" w:space="0" w:color="auto"/>
              <w:left w:val="single" w:sz="6" w:space="0" w:color="auto"/>
              <w:bottom w:val="single" w:sz="6" w:space="0" w:color="auto"/>
              <w:right w:val="single" w:sz="6" w:space="0" w:color="auto"/>
            </w:tcBorders>
          </w:tcPr>
          <w:p w14:paraId="19C44CDA" w14:textId="77777777" w:rsidR="00887F51" w:rsidRPr="00596925" w:rsidRDefault="00887F51" w:rsidP="00A4141D">
            <w:pPr>
              <w:jc w:val="center"/>
              <w:rPr>
                <w:rFonts w:asciiTheme="minorHAnsi" w:hAnsiTheme="minorHAnsi" w:cstheme="minorHAnsi"/>
                <w:b/>
                <w:i/>
              </w:rPr>
            </w:pPr>
            <w:r w:rsidRPr="00596925">
              <w:rPr>
                <w:rFonts w:asciiTheme="minorHAnsi" w:hAnsiTheme="minorHAnsi" w:cstheme="minorHAnsi"/>
                <w:b/>
                <w:i/>
              </w:rPr>
              <w:t>DOCUMENTO</w:t>
            </w:r>
          </w:p>
        </w:tc>
        <w:tc>
          <w:tcPr>
            <w:tcW w:w="1662" w:type="dxa"/>
            <w:tcBorders>
              <w:top w:val="single" w:sz="6" w:space="0" w:color="auto"/>
              <w:left w:val="single" w:sz="6" w:space="0" w:color="auto"/>
              <w:bottom w:val="single" w:sz="6" w:space="0" w:color="auto"/>
              <w:right w:val="single" w:sz="6" w:space="0" w:color="auto"/>
            </w:tcBorders>
          </w:tcPr>
          <w:p w14:paraId="1AC512F3" w14:textId="77777777" w:rsidR="00887F51" w:rsidRPr="00596925" w:rsidRDefault="00887F51" w:rsidP="00A4141D">
            <w:pPr>
              <w:jc w:val="center"/>
              <w:rPr>
                <w:rFonts w:asciiTheme="minorHAnsi" w:hAnsiTheme="minorHAnsi" w:cstheme="minorHAnsi"/>
                <w:b/>
                <w:i/>
              </w:rPr>
            </w:pPr>
            <w:r w:rsidRPr="00596925">
              <w:rPr>
                <w:rFonts w:asciiTheme="minorHAnsi" w:hAnsiTheme="minorHAnsi" w:cstheme="minorHAnsi"/>
                <w:b/>
                <w:i/>
              </w:rPr>
              <w:t>Redazione</w:t>
            </w:r>
          </w:p>
        </w:tc>
        <w:tc>
          <w:tcPr>
            <w:tcW w:w="1662" w:type="dxa"/>
            <w:tcBorders>
              <w:top w:val="single" w:sz="6" w:space="0" w:color="auto"/>
              <w:left w:val="single" w:sz="6" w:space="0" w:color="auto"/>
              <w:bottom w:val="single" w:sz="6" w:space="0" w:color="auto"/>
              <w:right w:val="single" w:sz="6" w:space="0" w:color="auto"/>
            </w:tcBorders>
          </w:tcPr>
          <w:p w14:paraId="1574C042" w14:textId="77777777" w:rsidR="00887F51" w:rsidRPr="00596925" w:rsidRDefault="00887F51" w:rsidP="00A4141D">
            <w:pPr>
              <w:jc w:val="center"/>
              <w:rPr>
                <w:rFonts w:asciiTheme="minorHAnsi" w:hAnsiTheme="minorHAnsi" w:cstheme="minorHAnsi"/>
                <w:b/>
                <w:i/>
              </w:rPr>
            </w:pPr>
            <w:r w:rsidRPr="00596925">
              <w:rPr>
                <w:rFonts w:asciiTheme="minorHAnsi" w:hAnsiTheme="minorHAnsi" w:cstheme="minorHAnsi"/>
                <w:b/>
                <w:i/>
              </w:rPr>
              <w:t>Riesame e verifica</w:t>
            </w:r>
          </w:p>
        </w:tc>
        <w:tc>
          <w:tcPr>
            <w:tcW w:w="1630" w:type="dxa"/>
            <w:tcBorders>
              <w:top w:val="single" w:sz="6" w:space="0" w:color="auto"/>
              <w:left w:val="single" w:sz="6" w:space="0" w:color="auto"/>
              <w:bottom w:val="single" w:sz="6" w:space="0" w:color="auto"/>
              <w:right w:val="single" w:sz="6" w:space="0" w:color="auto"/>
            </w:tcBorders>
          </w:tcPr>
          <w:p w14:paraId="3B005E7F" w14:textId="77777777" w:rsidR="00887F51" w:rsidRPr="00596925" w:rsidRDefault="00887F51" w:rsidP="00A4141D">
            <w:pPr>
              <w:jc w:val="center"/>
              <w:rPr>
                <w:rFonts w:asciiTheme="minorHAnsi" w:hAnsiTheme="minorHAnsi" w:cstheme="minorHAnsi"/>
                <w:b/>
                <w:i/>
              </w:rPr>
            </w:pPr>
            <w:r w:rsidRPr="00596925">
              <w:rPr>
                <w:rFonts w:asciiTheme="minorHAnsi" w:hAnsiTheme="minorHAnsi" w:cstheme="minorHAnsi"/>
                <w:b/>
                <w:i/>
              </w:rPr>
              <w:t>Approvazione ed emissione</w:t>
            </w:r>
          </w:p>
        </w:tc>
        <w:tc>
          <w:tcPr>
            <w:tcW w:w="1559" w:type="dxa"/>
            <w:tcBorders>
              <w:top w:val="single" w:sz="6" w:space="0" w:color="auto"/>
              <w:left w:val="single" w:sz="6" w:space="0" w:color="auto"/>
              <w:bottom w:val="single" w:sz="6" w:space="0" w:color="auto"/>
              <w:right w:val="single" w:sz="6" w:space="0" w:color="auto"/>
            </w:tcBorders>
          </w:tcPr>
          <w:p w14:paraId="183602A9" w14:textId="77777777" w:rsidR="00887F51" w:rsidRPr="00596925" w:rsidRDefault="00887F51" w:rsidP="00A4141D">
            <w:pPr>
              <w:jc w:val="center"/>
              <w:rPr>
                <w:rFonts w:asciiTheme="minorHAnsi" w:hAnsiTheme="minorHAnsi" w:cstheme="minorHAnsi"/>
                <w:b/>
                <w:i/>
              </w:rPr>
            </w:pPr>
            <w:r w:rsidRPr="00596925">
              <w:rPr>
                <w:rFonts w:asciiTheme="minorHAnsi" w:hAnsiTheme="minorHAnsi" w:cstheme="minorHAnsi"/>
                <w:b/>
                <w:i/>
              </w:rPr>
              <w:t>Distribuzione</w:t>
            </w:r>
          </w:p>
        </w:tc>
      </w:tr>
      <w:tr w:rsidR="00887F51" w:rsidRPr="00596925" w14:paraId="490A0450" w14:textId="77777777" w:rsidTr="00D975F8">
        <w:trPr>
          <w:cantSplit/>
          <w:jc w:val="center"/>
        </w:trPr>
        <w:tc>
          <w:tcPr>
            <w:tcW w:w="2126" w:type="dxa"/>
            <w:tcBorders>
              <w:top w:val="single" w:sz="6" w:space="0" w:color="auto"/>
              <w:left w:val="single" w:sz="6" w:space="0" w:color="auto"/>
              <w:bottom w:val="single" w:sz="6" w:space="0" w:color="auto"/>
              <w:right w:val="single" w:sz="6" w:space="0" w:color="auto"/>
            </w:tcBorders>
            <w:vAlign w:val="center"/>
          </w:tcPr>
          <w:p w14:paraId="7C2303EC" w14:textId="4B094102" w:rsidR="00887F51" w:rsidRPr="00596925" w:rsidRDefault="00887F51" w:rsidP="00A4141D">
            <w:pPr>
              <w:rPr>
                <w:rFonts w:asciiTheme="minorHAnsi" w:hAnsiTheme="minorHAnsi" w:cstheme="minorHAnsi"/>
                <w:sz w:val="18"/>
              </w:rPr>
            </w:pPr>
            <w:r w:rsidRPr="00596925">
              <w:rPr>
                <w:rFonts w:asciiTheme="minorHAnsi" w:hAnsiTheme="minorHAnsi" w:cstheme="minorHAnsi"/>
                <w:sz w:val="18"/>
              </w:rPr>
              <w:t>Manuale Qualità del Laboratorio</w:t>
            </w:r>
            <w:r w:rsidR="00FC0FE0" w:rsidRPr="00596925">
              <w:rPr>
                <w:rFonts w:asciiTheme="minorHAnsi" w:hAnsiTheme="minorHAnsi" w:cstheme="minorHAnsi"/>
                <w:sz w:val="18"/>
              </w:rPr>
              <w:t xml:space="preserve"> (MQL)</w:t>
            </w:r>
          </w:p>
        </w:tc>
        <w:tc>
          <w:tcPr>
            <w:tcW w:w="1662" w:type="dxa"/>
            <w:tcBorders>
              <w:top w:val="single" w:sz="6" w:space="0" w:color="auto"/>
              <w:left w:val="single" w:sz="6" w:space="0" w:color="auto"/>
              <w:bottom w:val="single" w:sz="6" w:space="0" w:color="auto"/>
              <w:right w:val="single" w:sz="6" w:space="0" w:color="auto"/>
            </w:tcBorders>
            <w:vAlign w:val="center"/>
          </w:tcPr>
          <w:p w14:paraId="665A753C" w14:textId="7854C549" w:rsidR="00887F51" w:rsidRPr="00596925" w:rsidRDefault="00887F51" w:rsidP="00A4141D">
            <w:pPr>
              <w:jc w:val="center"/>
              <w:rPr>
                <w:rFonts w:asciiTheme="minorHAnsi" w:hAnsiTheme="minorHAnsi" w:cstheme="minorHAnsi"/>
                <w:sz w:val="18"/>
              </w:rPr>
            </w:pPr>
            <w:r w:rsidRPr="00596925">
              <w:rPr>
                <w:rFonts w:asciiTheme="minorHAnsi" w:hAnsiTheme="minorHAnsi" w:cstheme="minorHAnsi"/>
                <w:sz w:val="18"/>
              </w:rPr>
              <w:t>RQL</w:t>
            </w:r>
          </w:p>
        </w:tc>
        <w:tc>
          <w:tcPr>
            <w:tcW w:w="1662" w:type="dxa"/>
            <w:tcBorders>
              <w:top w:val="single" w:sz="6" w:space="0" w:color="auto"/>
              <w:left w:val="single" w:sz="6" w:space="0" w:color="auto"/>
              <w:bottom w:val="single" w:sz="6" w:space="0" w:color="auto"/>
              <w:right w:val="single" w:sz="6" w:space="0" w:color="auto"/>
            </w:tcBorders>
            <w:vAlign w:val="center"/>
          </w:tcPr>
          <w:p w14:paraId="37506C6B" w14:textId="1C379B08" w:rsidR="00887F51" w:rsidRPr="00596925" w:rsidRDefault="0066090F" w:rsidP="00A4141D">
            <w:pPr>
              <w:jc w:val="center"/>
              <w:rPr>
                <w:rFonts w:asciiTheme="minorHAnsi" w:hAnsiTheme="minorHAnsi" w:cstheme="minorHAnsi"/>
                <w:sz w:val="18"/>
              </w:rPr>
            </w:pPr>
            <w:r w:rsidRPr="00596925">
              <w:rPr>
                <w:rFonts w:asciiTheme="minorHAnsi" w:hAnsiTheme="minorHAnsi" w:cstheme="minorHAnsi"/>
                <w:sz w:val="18"/>
              </w:rPr>
              <w:t>DG</w:t>
            </w:r>
          </w:p>
        </w:tc>
        <w:tc>
          <w:tcPr>
            <w:tcW w:w="1630" w:type="dxa"/>
            <w:tcBorders>
              <w:top w:val="single" w:sz="6" w:space="0" w:color="auto"/>
              <w:left w:val="single" w:sz="6" w:space="0" w:color="auto"/>
              <w:bottom w:val="single" w:sz="6" w:space="0" w:color="auto"/>
              <w:right w:val="single" w:sz="6" w:space="0" w:color="auto"/>
            </w:tcBorders>
            <w:vAlign w:val="center"/>
          </w:tcPr>
          <w:p w14:paraId="235C14BF" w14:textId="4AF4B56C" w:rsidR="00887F51" w:rsidRPr="00596925" w:rsidRDefault="0066090F" w:rsidP="00A4141D">
            <w:pPr>
              <w:jc w:val="center"/>
              <w:rPr>
                <w:rFonts w:asciiTheme="minorHAnsi" w:hAnsiTheme="minorHAnsi" w:cstheme="minorHAnsi"/>
                <w:sz w:val="18"/>
              </w:rPr>
            </w:pPr>
            <w:r w:rsidRPr="00596925">
              <w:rPr>
                <w:rFonts w:asciiTheme="minorHAnsi" w:hAnsiTheme="minorHAnsi" w:cstheme="minorHAnsi"/>
                <w:sz w:val="18"/>
              </w:rPr>
              <w:t>RL</w:t>
            </w:r>
          </w:p>
        </w:tc>
        <w:tc>
          <w:tcPr>
            <w:tcW w:w="1559" w:type="dxa"/>
            <w:tcBorders>
              <w:top w:val="single" w:sz="6" w:space="0" w:color="auto"/>
              <w:left w:val="single" w:sz="6" w:space="0" w:color="auto"/>
              <w:bottom w:val="single" w:sz="6" w:space="0" w:color="auto"/>
              <w:right w:val="single" w:sz="6" w:space="0" w:color="auto"/>
            </w:tcBorders>
            <w:vAlign w:val="center"/>
          </w:tcPr>
          <w:p w14:paraId="1E94AEFE" w14:textId="6C1A6204" w:rsidR="00887F51" w:rsidRPr="00596925" w:rsidRDefault="00887F51" w:rsidP="00A4141D">
            <w:pPr>
              <w:jc w:val="center"/>
              <w:rPr>
                <w:rFonts w:asciiTheme="minorHAnsi" w:hAnsiTheme="minorHAnsi" w:cstheme="minorHAnsi"/>
                <w:sz w:val="18"/>
              </w:rPr>
            </w:pPr>
            <w:r w:rsidRPr="00596925">
              <w:rPr>
                <w:rFonts w:asciiTheme="minorHAnsi" w:hAnsiTheme="minorHAnsi" w:cstheme="minorHAnsi"/>
                <w:sz w:val="18"/>
              </w:rPr>
              <w:t>RQL</w:t>
            </w:r>
          </w:p>
        </w:tc>
      </w:tr>
      <w:tr w:rsidR="0066090F" w:rsidRPr="00596925" w14:paraId="73E641C5" w14:textId="77777777" w:rsidTr="00D975F8">
        <w:trPr>
          <w:cantSplit/>
          <w:jc w:val="center"/>
        </w:trPr>
        <w:tc>
          <w:tcPr>
            <w:tcW w:w="2126" w:type="dxa"/>
            <w:tcBorders>
              <w:top w:val="single" w:sz="6" w:space="0" w:color="auto"/>
              <w:left w:val="single" w:sz="6" w:space="0" w:color="auto"/>
              <w:bottom w:val="single" w:sz="6" w:space="0" w:color="auto"/>
              <w:right w:val="single" w:sz="6" w:space="0" w:color="auto"/>
            </w:tcBorders>
            <w:vAlign w:val="center"/>
          </w:tcPr>
          <w:p w14:paraId="20545A30" w14:textId="77777777" w:rsidR="0066090F" w:rsidRPr="00596925" w:rsidRDefault="0066090F" w:rsidP="0066090F">
            <w:pPr>
              <w:spacing w:before="60" w:after="60"/>
              <w:rPr>
                <w:rFonts w:asciiTheme="minorHAnsi" w:hAnsiTheme="minorHAnsi" w:cstheme="minorHAnsi"/>
                <w:sz w:val="18"/>
              </w:rPr>
            </w:pPr>
            <w:r w:rsidRPr="00596925">
              <w:rPr>
                <w:rFonts w:asciiTheme="minorHAnsi" w:hAnsiTheme="minorHAnsi" w:cstheme="minorHAnsi"/>
                <w:sz w:val="18"/>
              </w:rPr>
              <w:t>Procedure gestionali e modulistica collegata</w:t>
            </w:r>
          </w:p>
        </w:tc>
        <w:tc>
          <w:tcPr>
            <w:tcW w:w="1662" w:type="dxa"/>
            <w:tcBorders>
              <w:top w:val="single" w:sz="6" w:space="0" w:color="auto"/>
              <w:left w:val="single" w:sz="6" w:space="0" w:color="auto"/>
              <w:bottom w:val="single" w:sz="6" w:space="0" w:color="auto"/>
              <w:right w:val="single" w:sz="6" w:space="0" w:color="auto"/>
            </w:tcBorders>
            <w:vAlign w:val="center"/>
          </w:tcPr>
          <w:p w14:paraId="5F14B735" w14:textId="1ECB2C57" w:rsidR="0066090F" w:rsidRPr="00596925" w:rsidRDefault="0066090F" w:rsidP="0066090F">
            <w:pPr>
              <w:jc w:val="center"/>
              <w:rPr>
                <w:rFonts w:asciiTheme="minorHAnsi" w:hAnsiTheme="minorHAnsi" w:cstheme="minorHAnsi"/>
                <w:sz w:val="18"/>
              </w:rPr>
            </w:pPr>
            <w:r w:rsidRPr="00596925">
              <w:rPr>
                <w:rFonts w:asciiTheme="minorHAnsi" w:hAnsiTheme="minorHAnsi" w:cstheme="minorHAnsi"/>
                <w:sz w:val="18"/>
              </w:rPr>
              <w:t>RL</w:t>
            </w:r>
          </w:p>
        </w:tc>
        <w:tc>
          <w:tcPr>
            <w:tcW w:w="1662" w:type="dxa"/>
            <w:tcBorders>
              <w:top w:val="single" w:sz="6" w:space="0" w:color="auto"/>
              <w:left w:val="single" w:sz="6" w:space="0" w:color="auto"/>
              <w:bottom w:val="single" w:sz="6" w:space="0" w:color="auto"/>
              <w:right w:val="single" w:sz="6" w:space="0" w:color="auto"/>
            </w:tcBorders>
            <w:vAlign w:val="center"/>
          </w:tcPr>
          <w:p w14:paraId="38C548F1" w14:textId="489B53BB" w:rsidR="0066090F" w:rsidRPr="00596925" w:rsidRDefault="0066090F" w:rsidP="0066090F">
            <w:pPr>
              <w:jc w:val="center"/>
              <w:rPr>
                <w:rFonts w:asciiTheme="minorHAnsi" w:hAnsiTheme="minorHAnsi" w:cstheme="minorHAnsi"/>
                <w:sz w:val="18"/>
              </w:rPr>
            </w:pPr>
            <w:r w:rsidRPr="00596925">
              <w:rPr>
                <w:rFonts w:asciiTheme="minorHAnsi" w:hAnsiTheme="minorHAnsi" w:cstheme="minorHAnsi"/>
                <w:sz w:val="18"/>
              </w:rPr>
              <w:t>DG</w:t>
            </w:r>
          </w:p>
        </w:tc>
        <w:tc>
          <w:tcPr>
            <w:tcW w:w="1630" w:type="dxa"/>
            <w:tcBorders>
              <w:top w:val="single" w:sz="6" w:space="0" w:color="auto"/>
              <w:left w:val="single" w:sz="6" w:space="0" w:color="auto"/>
              <w:bottom w:val="single" w:sz="6" w:space="0" w:color="auto"/>
              <w:right w:val="single" w:sz="6" w:space="0" w:color="auto"/>
            </w:tcBorders>
            <w:vAlign w:val="center"/>
          </w:tcPr>
          <w:p w14:paraId="038C137B" w14:textId="22EBC78A" w:rsidR="0066090F" w:rsidRPr="00596925" w:rsidRDefault="0066090F" w:rsidP="0066090F">
            <w:pPr>
              <w:jc w:val="center"/>
              <w:rPr>
                <w:rFonts w:asciiTheme="minorHAnsi" w:hAnsiTheme="minorHAnsi" w:cstheme="minorHAnsi"/>
                <w:sz w:val="18"/>
              </w:rPr>
            </w:pPr>
            <w:r w:rsidRPr="00596925">
              <w:rPr>
                <w:rFonts w:asciiTheme="minorHAnsi" w:hAnsiTheme="minorHAnsi" w:cstheme="minorHAnsi"/>
                <w:sz w:val="18"/>
              </w:rPr>
              <w:t>RQL</w:t>
            </w:r>
          </w:p>
        </w:tc>
        <w:tc>
          <w:tcPr>
            <w:tcW w:w="1559" w:type="dxa"/>
            <w:tcBorders>
              <w:top w:val="single" w:sz="6" w:space="0" w:color="auto"/>
              <w:left w:val="single" w:sz="6" w:space="0" w:color="auto"/>
              <w:bottom w:val="single" w:sz="6" w:space="0" w:color="auto"/>
              <w:right w:val="single" w:sz="6" w:space="0" w:color="auto"/>
            </w:tcBorders>
            <w:vAlign w:val="center"/>
          </w:tcPr>
          <w:p w14:paraId="2FD40590" w14:textId="61CE61AB" w:rsidR="0066090F" w:rsidRPr="00596925" w:rsidRDefault="0066090F" w:rsidP="0066090F">
            <w:pPr>
              <w:jc w:val="center"/>
              <w:rPr>
                <w:rFonts w:asciiTheme="minorHAnsi" w:hAnsiTheme="minorHAnsi" w:cstheme="minorHAnsi"/>
                <w:sz w:val="18"/>
              </w:rPr>
            </w:pPr>
            <w:r w:rsidRPr="00596925">
              <w:rPr>
                <w:rFonts w:asciiTheme="minorHAnsi" w:hAnsiTheme="minorHAnsi" w:cstheme="minorHAnsi"/>
                <w:sz w:val="18"/>
              </w:rPr>
              <w:t>RL</w:t>
            </w:r>
          </w:p>
        </w:tc>
      </w:tr>
      <w:tr w:rsidR="00887F51" w:rsidRPr="00596925" w14:paraId="4E58FFD4" w14:textId="77777777" w:rsidTr="00D975F8">
        <w:trPr>
          <w:cantSplit/>
          <w:jc w:val="center"/>
        </w:trPr>
        <w:tc>
          <w:tcPr>
            <w:tcW w:w="2126" w:type="dxa"/>
            <w:tcBorders>
              <w:top w:val="single" w:sz="6" w:space="0" w:color="auto"/>
              <w:left w:val="single" w:sz="6" w:space="0" w:color="auto"/>
              <w:bottom w:val="single" w:sz="6" w:space="0" w:color="auto"/>
              <w:right w:val="single" w:sz="6" w:space="0" w:color="auto"/>
            </w:tcBorders>
            <w:vAlign w:val="center"/>
          </w:tcPr>
          <w:p w14:paraId="63762850" w14:textId="77777777" w:rsidR="00887F51" w:rsidRPr="00596925" w:rsidRDefault="00887F51" w:rsidP="00A4141D">
            <w:pPr>
              <w:spacing w:before="60" w:after="60"/>
              <w:rPr>
                <w:rFonts w:asciiTheme="minorHAnsi" w:hAnsiTheme="minorHAnsi" w:cstheme="minorHAnsi"/>
                <w:sz w:val="18"/>
              </w:rPr>
            </w:pPr>
            <w:r w:rsidRPr="00596925">
              <w:rPr>
                <w:rFonts w:asciiTheme="minorHAnsi" w:hAnsiTheme="minorHAnsi" w:cstheme="minorHAnsi"/>
                <w:sz w:val="18"/>
              </w:rPr>
              <w:t>Procedure operative e modulistica collegata</w:t>
            </w:r>
          </w:p>
        </w:tc>
        <w:tc>
          <w:tcPr>
            <w:tcW w:w="1662" w:type="dxa"/>
            <w:tcBorders>
              <w:top w:val="single" w:sz="6" w:space="0" w:color="auto"/>
              <w:left w:val="single" w:sz="6" w:space="0" w:color="auto"/>
              <w:bottom w:val="single" w:sz="6" w:space="0" w:color="auto"/>
              <w:right w:val="single" w:sz="6" w:space="0" w:color="auto"/>
            </w:tcBorders>
            <w:vAlign w:val="center"/>
          </w:tcPr>
          <w:p w14:paraId="46F567BE" w14:textId="7FAE7CAE" w:rsidR="00887F51" w:rsidRPr="00596925" w:rsidRDefault="00887F51" w:rsidP="00A4141D">
            <w:pPr>
              <w:jc w:val="center"/>
              <w:rPr>
                <w:rFonts w:asciiTheme="minorHAnsi" w:hAnsiTheme="minorHAnsi" w:cstheme="minorHAnsi"/>
                <w:sz w:val="18"/>
              </w:rPr>
            </w:pPr>
            <w:r w:rsidRPr="00596925">
              <w:rPr>
                <w:rFonts w:asciiTheme="minorHAnsi" w:hAnsiTheme="minorHAnsi" w:cstheme="minorHAnsi"/>
                <w:sz w:val="18"/>
              </w:rPr>
              <w:t>RL</w:t>
            </w:r>
          </w:p>
        </w:tc>
        <w:tc>
          <w:tcPr>
            <w:tcW w:w="1662" w:type="dxa"/>
            <w:tcBorders>
              <w:top w:val="single" w:sz="6" w:space="0" w:color="auto"/>
              <w:left w:val="single" w:sz="6" w:space="0" w:color="auto"/>
              <w:bottom w:val="single" w:sz="6" w:space="0" w:color="auto"/>
              <w:right w:val="single" w:sz="6" w:space="0" w:color="auto"/>
            </w:tcBorders>
            <w:vAlign w:val="center"/>
          </w:tcPr>
          <w:p w14:paraId="4F99C654" w14:textId="18B6664D" w:rsidR="00887F51" w:rsidRPr="00596925" w:rsidRDefault="0066090F" w:rsidP="00A4141D">
            <w:pPr>
              <w:jc w:val="center"/>
              <w:rPr>
                <w:rFonts w:asciiTheme="minorHAnsi" w:hAnsiTheme="minorHAnsi" w:cstheme="minorHAnsi"/>
                <w:sz w:val="18"/>
              </w:rPr>
            </w:pPr>
            <w:r w:rsidRPr="00596925">
              <w:rPr>
                <w:rFonts w:asciiTheme="minorHAnsi" w:hAnsiTheme="minorHAnsi" w:cstheme="minorHAnsi"/>
                <w:sz w:val="18"/>
              </w:rPr>
              <w:t>DG</w:t>
            </w:r>
          </w:p>
        </w:tc>
        <w:tc>
          <w:tcPr>
            <w:tcW w:w="1630" w:type="dxa"/>
            <w:tcBorders>
              <w:top w:val="single" w:sz="6" w:space="0" w:color="auto"/>
              <w:left w:val="single" w:sz="6" w:space="0" w:color="auto"/>
              <w:bottom w:val="single" w:sz="6" w:space="0" w:color="auto"/>
              <w:right w:val="single" w:sz="6" w:space="0" w:color="auto"/>
            </w:tcBorders>
            <w:vAlign w:val="center"/>
          </w:tcPr>
          <w:p w14:paraId="595A6A58" w14:textId="59B4C260" w:rsidR="00887F51" w:rsidRPr="00596925" w:rsidRDefault="00887F51" w:rsidP="00A4141D">
            <w:pPr>
              <w:jc w:val="center"/>
              <w:rPr>
                <w:rFonts w:asciiTheme="minorHAnsi" w:hAnsiTheme="minorHAnsi" w:cstheme="minorHAnsi"/>
                <w:sz w:val="18"/>
              </w:rPr>
            </w:pPr>
            <w:r w:rsidRPr="00596925">
              <w:rPr>
                <w:rFonts w:asciiTheme="minorHAnsi" w:hAnsiTheme="minorHAnsi" w:cstheme="minorHAnsi"/>
                <w:sz w:val="18"/>
              </w:rPr>
              <w:t>R</w:t>
            </w:r>
            <w:r w:rsidR="0066090F" w:rsidRPr="00596925">
              <w:rPr>
                <w:rFonts w:asciiTheme="minorHAnsi" w:hAnsiTheme="minorHAnsi" w:cstheme="minorHAnsi"/>
                <w:sz w:val="18"/>
              </w:rPr>
              <w:t>Q</w:t>
            </w:r>
            <w:r w:rsidRPr="00596925">
              <w:rPr>
                <w:rFonts w:asciiTheme="minorHAnsi" w:hAnsiTheme="minorHAnsi" w:cstheme="minorHAnsi"/>
                <w:sz w:val="18"/>
              </w:rPr>
              <w:t>L</w:t>
            </w:r>
          </w:p>
        </w:tc>
        <w:tc>
          <w:tcPr>
            <w:tcW w:w="1559" w:type="dxa"/>
            <w:tcBorders>
              <w:top w:val="single" w:sz="6" w:space="0" w:color="auto"/>
              <w:left w:val="single" w:sz="6" w:space="0" w:color="auto"/>
              <w:bottom w:val="single" w:sz="6" w:space="0" w:color="auto"/>
              <w:right w:val="single" w:sz="6" w:space="0" w:color="auto"/>
            </w:tcBorders>
            <w:vAlign w:val="center"/>
          </w:tcPr>
          <w:p w14:paraId="7CAE8609" w14:textId="7F2790B4" w:rsidR="00887F51" w:rsidRPr="00596925" w:rsidRDefault="0066090F" w:rsidP="00A4141D">
            <w:pPr>
              <w:jc w:val="center"/>
              <w:rPr>
                <w:rFonts w:asciiTheme="minorHAnsi" w:hAnsiTheme="minorHAnsi" w:cstheme="minorHAnsi"/>
                <w:sz w:val="18"/>
              </w:rPr>
            </w:pPr>
            <w:r w:rsidRPr="00596925">
              <w:rPr>
                <w:rFonts w:asciiTheme="minorHAnsi" w:hAnsiTheme="minorHAnsi" w:cstheme="minorHAnsi"/>
                <w:sz w:val="18"/>
              </w:rPr>
              <w:t>RL</w:t>
            </w:r>
          </w:p>
        </w:tc>
      </w:tr>
      <w:tr w:rsidR="0066090F" w:rsidRPr="00596925" w14:paraId="3495C637" w14:textId="77777777" w:rsidTr="00D975F8">
        <w:trPr>
          <w:cantSplit/>
          <w:jc w:val="center"/>
        </w:trPr>
        <w:tc>
          <w:tcPr>
            <w:tcW w:w="2126" w:type="dxa"/>
            <w:tcBorders>
              <w:top w:val="single" w:sz="6" w:space="0" w:color="auto"/>
              <w:left w:val="single" w:sz="6" w:space="0" w:color="auto"/>
              <w:bottom w:val="single" w:sz="6" w:space="0" w:color="auto"/>
              <w:right w:val="single" w:sz="6" w:space="0" w:color="auto"/>
            </w:tcBorders>
            <w:vAlign w:val="center"/>
          </w:tcPr>
          <w:p w14:paraId="475B4BE5" w14:textId="04219542" w:rsidR="0066090F" w:rsidRPr="00596925" w:rsidRDefault="0066090F" w:rsidP="0066090F">
            <w:pPr>
              <w:spacing w:before="60" w:after="60"/>
              <w:rPr>
                <w:rFonts w:asciiTheme="minorHAnsi" w:hAnsiTheme="minorHAnsi" w:cstheme="minorHAnsi"/>
                <w:sz w:val="18"/>
              </w:rPr>
            </w:pPr>
            <w:r w:rsidRPr="00596925">
              <w:rPr>
                <w:rFonts w:asciiTheme="minorHAnsi" w:hAnsiTheme="minorHAnsi" w:cstheme="minorHAnsi"/>
                <w:sz w:val="18"/>
              </w:rPr>
              <w:t xml:space="preserve">Istruzioni di </w:t>
            </w:r>
            <w:r w:rsidR="00727C5B">
              <w:rPr>
                <w:rFonts w:asciiTheme="minorHAnsi" w:hAnsiTheme="minorHAnsi" w:cstheme="minorHAnsi"/>
                <w:sz w:val="18"/>
              </w:rPr>
              <w:t>l</w:t>
            </w:r>
            <w:r w:rsidR="00727C5B" w:rsidRPr="00596925">
              <w:rPr>
                <w:rFonts w:asciiTheme="minorHAnsi" w:hAnsiTheme="minorHAnsi" w:cstheme="minorHAnsi"/>
                <w:sz w:val="18"/>
              </w:rPr>
              <w:t xml:space="preserve">avoro </w:t>
            </w:r>
            <w:r w:rsidRPr="00596925">
              <w:rPr>
                <w:rFonts w:asciiTheme="minorHAnsi" w:hAnsiTheme="minorHAnsi" w:cstheme="minorHAnsi"/>
                <w:sz w:val="18"/>
              </w:rPr>
              <w:t>e modulistica collegata</w:t>
            </w:r>
          </w:p>
        </w:tc>
        <w:tc>
          <w:tcPr>
            <w:tcW w:w="1662" w:type="dxa"/>
            <w:tcBorders>
              <w:top w:val="single" w:sz="6" w:space="0" w:color="auto"/>
              <w:left w:val="single" w:sz="6" w:space="0" w:color="auto"/>
              <w:bottom w:val="single" w:sz="6" w:space="0" w:color="auto"/>
              <w:right w:val="single" w:sz="6" w:space="0" w:color="auto"/>
            </w:tcBorders>
            <w:vAlign w:val="center"/>
          </w:tcPr>
          <w:p w14:paraId="147B6EE7" w14:textId="1859C62A" w:rsidR="0066090F" w:rsidRPr="00596925" w:rsidRDefault="0066090F" w:rsidP="0066090F">
            <w:pPr>
              <w:jc w:val="center"/>
              <w:rPr>
                <w:rFonts w:asciiTheme="minorHAnsi" w:hAnsiTheme="minorHAnsi" w:cstheme="minorHAnsi"/>
                <w:sz w:val="18"/>
              </w:rPr>
            </w:pPr>
            <w:r w:rsidRPr="00596925">
              <w:rPr>
                <w:rFonts w:asciiTheme="minorHAnsi" w:hAnsiTheme="minorHAnsi" w:cstheme="minorHAnsi"/>
                <w:sz w:val="18"/>
              </w:rPr>
              <w:t>RL</w:t>
            </w:r>
          </w:p>
        </w:tc>
        <w:tc>
          <w:tcPr>
            <w:tcW w:w="1662" w:type="dxa"/>
            <w:tcBorders>
              <w:top w:val="single" w:sz="6" w:space="0" w:color="auto"/>
              <w:left w:val="single" w:sz="6" w:space="0" w:color="auto"/>
              <w:bottom w:val="single" w:sz="6" w:space="0" w:color="auto"/>
              <w:right w:val="single" w:sz="6" w:space="0" w:color="auto"/>
            </w:tcBorders>
            <w:vAlign w:val="center"/>
          </w:tcPr>
          <w:p w14:paraId="5E5A5E2C" w14:textId="6392ECC7" w:rsidR="0066090F" w:rsidRPr="00596925" w:rsidRDefault="0066090F" w:rsidP="0066090F">
            <w:pPr>
              <w:jc w:val="center"/>
              <w:rPr>
                <w:rFonts w:asciiTheme="minorHAnsi" w:hAnsiTheme="minorHAnsi" w:cstheme="minorHAnsi"/>
                <w:sz w:val="18"/>
              </w:rPr>
            </w:pPr>
            <w:r w:rsidRPr="00596925">
              <w:rPr>
                <w:rFonts w:asciiTheme="minorHAnsi" w:hAnsiTheme="minorHAnsi" w:cstheme="minorHAnsi"/>
                <w:sz w:val="18"/>
              </w:rPr>
              <w:t>DG</w:t>
            </w:r>
          </w:p>
        </w:tc>
        <w:tc>
          <w:tcPr>
            <w:tcW w:w="1630" w:type="dxa"/>
            <w:tcBorders>
              <w:top w:val="single" w:sz="6" w:space="0" w:color="auto"/>
              <w:left w:val="single" w:sz="6" w:space="0" w:color="auto"/>
              <w:bottom w:val="single" w:sz="6" w:space="0" w:color="auto"/>
              <w:right w:val="single" w:sz="6" w:space="0" w:color="auto"/>
            </w:tcBorders>
            <w:vAlign w:val="center"/>
          </w:tcPr>
          <w:p w14:paraId="4BDB980C" w14:textId="09DFAFF5" w:rsidR="0066090F" w:rsidRPr="00596925" w:rsidRDefault="0066090F" w:rsidP="0066090F">
            <w:pPr>
              <w:jc w:val="center"/>
              <w:rPr>
                <w:rFonts w:asciiTheme="minorHAnsi" w:hAnsiTheme="minorHAnsi" w:cstheme="minorHAnsi"/>
                <w:sz w:val="18"/>
              </w:rPr>
            </w:pPr>
            <w:r w:rsidRPr="00596925">
              <w:rPr>
                <w:rFonts w:asciiTheme="minorHAnsi" w:hAnsiTheme="minorHAnsi" w:cstheme="minorHAnsi"/>
                <w:sz w:val="18"/>
              </w:rPr>
              <w:t>RQL</w:t>
            </w:r>
          </w:p>
        </w:tc>
        <w:tc>
          <w:tcPr>
            <w:tcW w:w="1559" w:type="dxa"/>
            <w:tcBorders>
              <w:top w:val="single" w:sz="6" w:space="0" w:color="auto"/>
              <w:left w:val="single" w:sz="6" w:space="0" w:color="auto"/>
              <w:bottom w:val="single" w:sz="6" w:space="0" w:color="auto"/>
              <w:right w:val="single" w:sz="6" w:space="0" w:color="auto"/>
            </w:tcBorders>
            <w:vAlign w:val="center"/>
          </w:tcPr>
          <w:p w14:paraId="4264EAF0" w14:textId="492ED782" w:rsidR="0066090F" w:rsidRPr="00596925" w:rsidRDefault="0066090F" w:rsidP="0066090F">
            <w:pPr>
              <w:jc w:val="center"/>
              <w:rPr>
                <w:rFonts w:asciiTheme="minorHAnsi" w:hAnsiTheme="minorHAnsi" w:cstheme="minorHAnsi"/>
                <w:sz w:val="18"/>
              </w:rPr>
            </w:pPr>
            <w:r w:rsidRPr="00596925">
              <w:rPr>
                <w:rFonts w:asciiTheme="minorHAnsi" w:hAnsiTheme="minorHAnsi" w:cstheme="minorHAnsi"/>
                <w:sz w:val="18"/>
              </w:rPr>
              <w:t>RL</w:t>
            </w:r>
          </w:p>
        </w:tc>
      </w:tr>
    </w:tbl>
    <w:p w14:paraId="0013BB66" w14:textId="77777777" w:rsidR="008B3AAE" w:rsidRPr="00596925" w:rsidRDefault="008B3AAE" w:rsidP="008B3AAE">
      <w:pPr>
        <w:pStyle w:val="testo"/>
        <w:widowControl w:val="0"/>
        <w:ind w:left="0"/>
        <w:rPr>
          <w:rFonts w:asciiTheme="minorHAnsi" w:hAnsiTheme="minorHAnsi" w:cstheme="minorHAnsi"/>
        </w:rPr>
      </w:pPr>
    </w:p>
    <w:p w14:paraId="2873AD11" w14:textId="18B18DF1" w:rsidR="00887F51" w:rsidRPr="00596925" w:rsidRDefault="00887F51" w:rsidP="008B3AAE">
      <w:pPr>
        <w:pStyle w:val="testo"/>
        <w:widowControl w:val="0"/>
        <w:ind w:left="0"/>
        <w:rPr>
          <w:rFonts w:asciiTheme="minorHAnsi" w:hAnsiTheme="minorHAnsi" w:cstheme="minorHAnsi"/>
        </w:rPr>
      </w:pPr>
      <w:r w:rsidRPr="00596925">
        <w:rPr>
          <w:rFonts w:asciiTheme="minorHAnsi" w:hAnsiTheme="minorHAnsi" w:cstheme="minorHAnsi"/>
        </w:rPr>
        <w:t>L’identificazione dello stato di applicabilità dei documenti è fornita dall'indice di revisione. La prima edizione del documento è identifi</w:t>
      </w:r>
      <w:r w:rsidR="007003D5" w:rsidRPr="00596925">
        <w:rPr>
          <w:rFonts w:asciiTheme="minorHAnsi" w:hAnsiTheme="minorHAnsi" w:cstheme="minorHAnsi"/>
        </w:rPr>
        <w:t>cata con l'indice di revisione “</w:t>
      </w:r>
      <w:r w:rsidRPr="00596925">
        <w:rPr>
          <w:rFonts w:asciiTheme="minorHAnsi" w:hAnsiTheme="minorHAnsi" w:cstheme="minorHAnsi"/>
        </w:rPr>
        <w:t>0</w:t>
      </w:r>
      <w:r w:rsidR="007003D5" w:rsidRPr="00596925">
        <w:rPr>
          <w:rFonts w:asciiTheme="minorHAnsi" w:hAnsiTheme="minorHAnsi" w:cstheme="minorHAnsi"/>
        </w:rPr>
        <w:t>”</w:t>
      </w:r>
      <w:r w:rsidRPr="00596925">
        <w:rPr>
          <w:rFonts w:asciiTheme="minorHAnsi" w:hAnsiTheme="minorHAnsi" w:cstheme="minorHAnsi"/>
        </w:rPr>
        <w:t xml:space="preserve"> o “00”. In caso di modifiche del documento l’indice di revisione prenderà il numero successivo.</w:t>
      </w:r>
    </w:p>
    <w:p w14:paraId="78C34036" w14:textId="732AD0B3" w:rsidR="00887F51" w:rsidRPr="00596925" w:rsidRDefault="00887F51" w:rsidP="008B3AAE">
      <w:pPr>
        <w:pStyle w:val="testo"/>
        <w:widowControl w:val="0"/>
        <w:ind w:left="0"/>
        <w:rPr>
          <w:rFonts w:asciiTheme="minorHAnsi" w:hAnsiTheme="minorHAnsi" w:cstheme="minorHAnsi"/>
        </w:rPr>
      </w:pPr>
      <w:r w:rsidRPr="00596925">
        <w:rPr>
          <w:rFonts w:asciiTheme="minorHAnsi" w:hAnsiTheme="minorHAnsi" w:cstheme="minorHAnsi"/>
        </w:rPr>
        <w:t xml:space="preserve">Per i moduli l’indice di revisione cambia nel caso di modifiche al </w:t>
      </w:r>
      <w:r w:rsidRPr="00596925">
        <w:rPr>
          <w:rFonts w:asciiTheme="minorHAnsi" w:hAnsiTheme="minorHAnsi" w:cstheme="minorHAnsi"/>
          <w:i/>
        </w:rPr>
        <w:t>layout</w:t>
      </w:r>
      <w:r w:rsidRPr="00596925">
        <w:rPr>
          <w:rFonts w:asciiTheme="minorHAnsi" w:hAnsiTheme="minorHAnsi" w:cstheme="minorHAnsi"/>
        </w:rPr>
        <w:t xml:space="preserve"> od al contenuto fisso del modulo (es. le domande del q</w:t>
      </w:r>
      <w:r w:rsidR="00FC0FE0" w:rsidRPr="00596925">
        <w:rPr>
          <w:rFonts w:asciiTheme="minorHAnsi" w:hAnsiTheme="minorHAnsi" w:cstheme="minorHAnsi"/>
        </w:rPr>
        <w:t>uestionario di soddisfazione del</w:t>
      </w:r>
      <w:r w:rsidRPr="00596925">
        <w:rPr>
          <w:rFonts w:asciiTheme="minorHAnsi" w:hAnsiTheme="minorHAnsi" w:cstheme="minorHAnsi"/>
        </w:rPr>
        <w:t xml:space="preserve"> client</w:t>
      </w:r>
      <w:r w:rsidR="00FC0FE0" w:rsidRPr="00596925">
        <w:rPr>
          <w:rFonts w:asciiTheme="minorHAnsi" w:hAnsiTheme="minorHAnsi" w:cstheme="minorHAnsi"/>
        </w:rPr>
        <w:t>e</w:t>
      </w:r>
      <w:r w:rsidRPr="00596925">
        <w:rPr>
          <w:rFonts w:asciiTheme="minorHAnsi" w:hAnsiTheme="minorHAnsi" w:cstheme="minorHAnsi"/>
        </w:rPr>
        <w:t xml:space="preserve">, l’indicazione dei campi da compilare, etc.). </w:t>
      </w:r>
    </w:p>
    <w:p w14:paraId="4909996A" w14:textId="4C56C45F" w:rsidR="00887F51" w:rsidRPr="00596925" w:rsidRDefault="00887F51" w:rsidP="008B3AAE">
      <w:pPr>
        <w:pStyle w:val="testo"/>
        <w:ind w:left="0"/>
        <w:rPr>
          <w:rFonts w:asciiTheme="minorHAnsi" w:hAnsiTheme="minorHAnsi" w:cstheme="minorHAnsi"/>
        </w:rPr>
      </w:pPr>
      <w:r w:rsidRPr="00596925">
        <w:rPr>
          <w:rFonts w:asciiTheme="minorHAnsi" w:hAnsiTheme="minorHAnsi" w:cstheme="minorHAnsi"/>
        </w:rPr>
        <w:t>Nel caso di compilazione dei moduli catalogativi o di pianificazio</w:t>
      </w:r>
      <w:r w:rsidR="007003D5" w:rsidRPr="00596925">
        <w:rPr>
          <w:rFonts w:asciiTheme="minorHAnsi" w:hAnsiTheme="minorHAnsi" w:cstheme="minorHAnsi"/>
        </w:rPr>
        <w:t>ne (es: elenchi dei documenti, p</w:t>
      </w:r>
      <w:r w:rsidRPr="00596925">
        <w:rPr>
          <w:rFonts w:asciiTheme="minorHAnsi" w:hAnsiTheme="minorHAnsi" w:cstheme="minorHAnsi"/>
        </w:rPr>
        <w:t>rogramma degli audit), lo stato di applicabilità è fornito dalla data di aggiornamento del documento. La revisione in questo caso non cambia.</w:t>
      </w:r>
      <w:r w:rsidR="008B3AAE" w:rsidRPr="00596925">
        <w:rPr>
          <w:rFonts w:asciiTheme="minorHAnsi" w:hAnsiTheme="minorHAnsi" w:cstheme="minorHAnsi"/>
        </w:rPr>
        <w:t xml:space="preserve"> </w:t>
      </w:r>
      <w:r w:rsidRPr="00596925">
        <w:rPr>
          <w:rFonts w:asciiTheme="minorHAnsi" w:hAnsiTheme="minorHAnsi" w:cstheme="minorHAnsi"/>
        </w:rPr>
        <w:t>I documenti prescrittivi (</w:t>
      </w:r>
      <w:r w:rsidR="007003D5" w:rsidRPr="00596925">
        <w:rPr>
          <w:rFonts w:asciiTheme="minorHAnsi" w:hAnsiTheme="minorHAnsi" w:cstheme="minorHAnsi"/>
        </w:rPr>
        <w:t>MQL</w:t>
      </w:r>
      <w:r w:rsidR="00FC0FE0" w:rsidRPr="00596925">
        <w:rPr>
          <w:rFonts w:asciiTheme="minorHAnsi" w:hAnsiTheme="minorHAnsi" w:cstheme="minorHAnsi"/>
        </w:rPr>
        <w:t>, p</w:t>
      </w:r>
      <w:r w:rsidRPr="00596925">
        <w:rPr>
          <w:rFonts w:asciiTheme="minorHAnsi" w:hAnsiTheme="minorHAnsi" w:cstheme="minorHAnsi"/>
        </w:rPr>
        <w:t xml:space="preserve">rocedure, </w:t>
      </w:r>
      <w:r w:rsidR="00FC0FE0" w:rsidRPr="00596925">
        <w:rPr>
          <w:rFonts w:asciiTheme="minorHAnsi" w:hAnsiTheme="minorHAnsi" w:cstheme="minorHAnsi"/>
        </w:rPr>
        <w:t>i</w:t>
      </w:r>
      <w:r w:rsidRPr="00596925">
        <w:rPr>
          <w:rFonts w:asciiTheme="minorHAnsi" w:hAnsiTheme="minorHAnsi" w:cstheme="minorHAnsi"/>
        </w:rPr>
        <w:t>struzioni</w:t>
      </w:r>
      <w:r w:rsidR="007003D5" w:rsidRPr="00596925">
        <w:rPr>
          <w:rFonts w:asciiTheme="minorHAnsi" w:hAnsiTheme="minorHAnsi" w:cstheme="minorHAnsi"/>
        </w:rPr>
        <w:t xml:space="preserve"> </w:t>
      </w:r>
      <w:r w:rsidR="00FC0FE0" w:rsidRPr="00596925">
        <w:rPr>
          <w:rFonts w:asciiTheme="minorHAnsi" w:hAnsiTheme="minorHAnsi" w:cstheme="minorHAnsi"/>
        </w:rPr>
        <w:t>o</w:t>
      </w:r>
      <w:r w:rsidR="007003D5" w:rsidRPr="00596925">
        <w:rPr>
          <w:rFonts w:asciiTheme="minorHAnsi" w:hAnsiTheme="minorHAnsi" w:cstheme="minorHAnsi"/>
        </w:rPr>
        <w:t>perative</w:t>
      </w:r>
      <w:r w:rsidRPr="00596925">
        <w:rPr>
          <w:rFonts w:asciiTheme="minorHAnsi" w:hAnsiTheme="minorHAnsi" w:cstheme="minorHAnsi"/>
        </w:rPr>
        <w:t xml:space="preserve">) riportano in appositi spazi l’identificativo del documento, la revisione del documento, la data di emissione, la pagina ed il numero di pagine. </w:t>
      </w:r>
    </w:p>
    <w:p w14:paraId="104F59BE" w14:textId="64EE007B" w:rsidR="00887F51" w:rsidRDefault="00887F51" w:rsidP="008B3AAE">
      <w:pPr>
        <w:pStyle w:val="testo"/>
        <w:ind w:left="0"/>
        <w:rPr>
          <w:ins w:id="150" w:author="11770" w:date="2026-02-18T16:24:00Z" w16du:dateUtc="2026-02-18T15:24:00Z"/>
          <w:rFonts w:asciiTheme="minorHAnsi" w:hAnsiTheme="minorHAnsi" w:cstheme="minorHAnsi"/>
        </w:rPr>
      </w:pPr>
      <w:r w:rsidRPr="00596925">
        <w:rPr>
          <w:rFonts w:asciiTheme="minorHAnsi" w:hAnsiTheme="minorHAnsi" w:cstheme="minorHAnsi"/>
        </w:rPr>
        <w:t xml:space="preserve">I moduli di registrazione riportano la codifica identificativa, l’indice di revisione e normalmente anche il titolo. </w:t>
      </w:r>
    </w:p>
    <w:p w14:paraId="0448A698" w14:textId="1C75EEE5" w:rsidR="00753DC0" w:rsidRDefault="00753DC0" w:rsidP="008B3AAE">
      <w:pPr>
        <w:pStyle w:val="testo"/>
        <w:ind w:left="0"/>
        <w:rPr>
          <w:ins w:id="151" w:author="11770" w:date="2026-02-18T16:27:00Z" w16du:dateUtc="2026-02-18T15:27:00Z"/>
          <w:rFonts w:asciiTheme="minorHAnsi" w:hAnsiTheme="minorHAnsi" w:cstheme="minorHAnsi"/>
        </w:rPr>
      </w:pPr>
      <w:ins w:id="152" w:author="11770" w:date="2026-02-18T16:25:00Z" w16du:dateUtc="2026-02-18T15:25:00Z">
        <w:r>
          <w:rPr>
            <w:rFonts w:asciiTheme="minorHAnsi" w:hAnsiTheme="minorHAnsi" w:cstheme="minorHAnsi"/>
          </w:rPr>
          <w:t>Il laboratorio impiega moduli comuni al reparto produzione Materiali di Riferimento microbi</w:t>
        </w:r>
      </w:ins>
      <w:ins w:id="153" w:author="11770" w:date="2026-02-18T16:26:00Z" w16du:dateUtc="2026-02-18T15:26:00Z">
        <w:r>
          <w:rPr>
            <w:rFonts w:asciiTheme="minorHAnsi" w:hAnsiTheme="minorHAnsi" w:cstheme="minorHAnsi"/>
          </w:rPr>
          <w:t>ologici</w:t>
        </w:r>
      </w:ins>
      <w:ins w:id="154" w:author="11770" w:date="2026-02-18T16:25:00Z" w16du:dateUtc="2026-02-18T15:25:00Z">
        <w:r>
          <w:rPr>
            <w:rFonts w:asciiTheme="minorHAnsi" w:hAnsiTheme="minorHAnsi" w:cstheme="minorHAnsi"/>
          </w:rPr>
          <w:t xml:space="preserve"> di LTA</w:t>
        </w:r>
      </w:ins>
      <w:ins w:id="155" w:author="11770" w:date="2026-02-18T16:26:00Z" w16du:dateUtc="2026-02-18T15:26:00Z">
        <w:r>
          <w:rPr>
            <w:rFonts w:asciiTheme="minorHAnsi" w:hAnsiTheme="minorHAnsi" w:cstheme="minorHAnsi"/>
          </w:rPr>
          <w:t xml:space="preserve"> S.r.l.</w:t>
        </w:r>
      </w:ins>
      <w:ins w:id="156" w:author="11770" w:date="2026-02-18T16:25:00Z" w16du:dateUtc="2026-02-18T15:25:00Z">
        <w:r>
          <w:rPr>
            <w:rFonts w:asciiTheme="minorHAnsi" w:hAnsiTheme="minorHAnsi" w:cstheme="minorHAnsi"/>
          </w:rPr>
          <w:t>, in t</w:t>
        </w:r>
      </w:ins>
      <w:ins w:id="157" w:author="11770" w:date="2026-02-18T16:26:00Z" w16du:dateUtc="2026-02-18T15:26:00Z">
        <w:r>
          <w:rPr>
            <w:rFonts w:asciiTheme="minorHAnsi" w:hAnsiTheme="minorHAnsi" w:cstheme="minorHAnsi"/>
          </w:rPr>
          <w:t xml:space="preserve">al caso, </w:t>
        </w:r>
      </w:ins>
      <w:ins w:id="158" w:author="11770" w:date="2026-02-18T16:27:00Z" w16du:dateUtc="2026-02-18T15:27:00Z">
        <w:r>
          <w:rPr>
            <w:rFonts w:asciiTheme="minorHAnsi" w:hAnsiTheme="minorHAnsi" w:cstheme="minorHAnsi"/>
          </w:rPr>
          <w:t xml:space="preserve">se presenti campi ad uso esclusivo di uno dei due accreditamenti, questi </w:t>
        </w:r>
      </w:ins>
      <w:ins w:id="159" w:author="11770" w:date="2026-02-18T16:28:00Z" w16du:dateUtc="2026-02-18T15:28:00Z">
        <w:r>
          <w:rPr>
            <w:rFonts w:asciiTheme="minorHAnsi" w:hAnsiTheme="minorHAnsi" w:cstheme="minorHAnsi"/>
          </w:rPr>
          <w:t>sono chiaramente definiti impiegando colori differenti</w:t>
        </w:r>
        <w:r w:rsidRPr="00753DC0">
          <w:rPr>
            <w:rFonts w:asciiTheme="minorHAnsi" w:hAnsiTheme="minorHAnsi" w:cstheme="minorHAnsi"/>
          </w:rPr>
          <w:t xml:space="preserve"> </w:t>
        </w:r>
        <w:r>
          <w:rPr>
            <w:rFonts w:asciiTheme="minorHAnsi" w:hAnsiTheme="minorHAnsi" w:cstheme="minorHAnsi"/>
          </w:rPr>
          <w:t>come da legenda.</w:t>
        </w:r>
      </w:ins>
    </w:p>
    <w:p w14:paraId="3C6640C3" w14:textId="791ADF5A" w:rsidR="00753DC0" w:rsidRPr="00596925" w:rsidDel="00753DC0" w:rsidRDefault="00753DC0" w:rsidP="008B3AAE">
      <w:pPr>
        <w:pStyle w:val="testo"/>
        <w:ind w:left="0"/>
        <w:rPr>
          <w:del w:id="160" w:author="11770" w:date="2026-02-18T16:28:00Z" w16du:dateUtc="2026-02-18T15:28:00Z"/>
          <w:rFonts w:asciiTheme="minorHAnsi" w:hAnsiTheme="minorHAnsi" w:cstheme="minorHAnsi"/>
        </w:rPr>
      </w:pPr>
    </w:p>
    <w:p w14:paraId="4F328685" w14:textId="65140AD3" w:rsidR="00887F51" w:rsidRPr="00596925" w:rsidRDefault="00887F51" w:rsidP="00E97740">
      <w:pPr>
        <w:pStyle w:val="testo"/>
        <w:ind w:left="0"/>
        <w:rPr>
          <w:rFonts w:asciiTheme="minorHAnsi" w:hAnsiTheme="minorHAnsi" w:cstheme="minorHAnsi"/>
        </w:rPr>
      </w:pPr>
      <w:r w:rsidRPr="00596925">
        <w:rPr>
          <w:rFonts w:asciiTheme="minorHAnsi" w:hAnsiTheme="minorHAnsi" w:cstheme="minorHAnsi"/>
        </w:rPr>
        <w:t>I do</w:t>
      </w:r>
      <w:r w:rsidR="007003D5" w:rsidRPr="00596925">
        <w:rPr>
          <w:rFonts w:asciiTheme="minorHAnsi" w:hAnsiTheme="minorHAnsi" w:cstheme="minorHAnsi"/>
        </w:rPr>
        <w:t>cumenti di origine interna del s</w:t>
      </w:r>
      <w:r w:rsidRPr="00596925">
        <w:rPr>
          <w:rFonts w:asciiTheme="minorHAnsi" w:hAnsiTheme="minorHAnsi" w:cstheme="minorHAnsi"/>
        </w:rPr>
        <w:t xml:space="preserve">istema di </w:t>
      </w:r>
      <w:r w:rsidR="007003D5" w:rsidRPr="00596925">
        <w:rPr>
          <w:rFonts w:asciiTheme="minorHAnsi" w:hAnsiTheme="minorHAnsi" w:cstheme="minorHAnsi"/>
        </w:rPr>
        <w:t>g</w:t>
      </w:r>
      <w:r w:rsidRPr="00596925">
        <w:rPr>
          <w:rFonts w:asciiTheme="minorHAnsi" w:hAnsiTheme="minorHAnsi" w:cstheme="minorHAnsi"/>
        </w:rPr>
        <w:t xml:space="preserve">estione del laboratorio sono elencati nel modulo </w:t>
      </w:r>
      <w:r w:rsidR="00A243A5" w:rsidRPr="00596925">
        <w:rPr>
          <w:rFonts w:asciiTheme="minorHAnsi" w:hAnsiTheme="minorHAnsi" w:cstheme="minorHAnsi"/>
        </w:rPr>
        <w:t>M124</w:t>
      </w:r>
      <w:r w:rsidRPr="00596925">
        <w:rPr>
          <w:rFonts w:asciiTheme="minorHAnsi" w:hAnsiTheme="minorHAnsi" w:cstheme="minorHAnsi"/>
        </w:rPr>
        <w:t xml:space="preserve"> </w:t>
      </w:r>
      <w:r w:rsidR="00E97740">
        <w:rPr>
          <w:rFonts w:asciiTheme="minorHAnsi" w:hAnsiTheme="minorHAnsi" w:cstheme="minorHAnsi"/>
        </w:rPr>
        <w:t>e sono a disposizione del personale abilitato (riportato nel</w:t>
      </w:r>
      <w:ins w:id="161" w:author="MICROBIOLOGIA" w:date="2025-11-21T10:01:00Z" w16du:dateUtc="2025-11-21T09:01:00Z">
        <w:r w:rsidR="00785E56">
          <w:rPr>
            <w:rFonts w:asciiTheme="minorHAnsi" w:hAnsiTheme="minorHAnsi" w:cstheme="minorHAnsi"/>
          </w:rPr>
          <w:t xml:space="preserve"> modul</w:t>
        </w:r>
      </w:ins>
      <w:del w:id="162" w:author="MICROBIOLOGIA" w:date="2025-11-21T10:01:00Z" w16du:dateUtc="2025-11-21T09:01:00Z">
        <w:r w:rsidR="00E97740" w:rsidDel="00785E56">
          <w:rPr>
            <w:rFonts w:asciiTheme="minorHAnsi" w:hAnsiTheme="minorHAnsi" w:cstheme="minorHAnsi"/>
          </w:rPr>
          <w:delText>l</w:delText>
        </w:r>
      </w:del>
      <w:del w:id="163" w:author="MICROBIOLOGIA" w:date="2025-11-21T10:00:00Z" w16du:dateUtc="2025-11-21T09:00:00Z">
        <w:r w:rsidR="00E97740" w:rsidDel="00785E56">
          <w:rPr>
            <w:rFonts w:asciiTheme="minorHAnsi" w:hAnsiTheme="minorHAnsi" w:cstheme="minorHAnsi"/>
          </w:rPr>
          <w:delText>’allegat</w:delText>
        </w:r>
      </w:del>
      <w:r w:rsidR="00E97740">
        <w:rPr>
          <w:rFonts w:asciiTheme="minorHAnsi" w:hAnsiTheme="minorHAnsi" w:cstheme="minorHAnsi"/>
        </w:rPr>
        <w:t xml:space="preserve">o </w:t>
      </w:r>
      <w:ins w:id="164" w:author="MICROBIOLOGIA" w:date="2025-11-21T10:00:00Z" w16du:dateUtc="2025-11-21T09:00:00Z">
        <w:r w:rsidR="00785E56" w:rsidRPr="00785E56">
          <w:rPr>
            <w:rFonts w:asciiTheme="minorHAnsi" w:hAnsiTheme="minorHAnsi" w:cstheme="minorHAnsi"/>
          </w:rPr>
          <w:t>M165_Abilitazione accessi</w:t>
        </w:r>
      </w:ins>
      <w:del w:id="165" w:author="MICROBIOLOGIA" w:date="2025-11-21T10:00:00Z" w16du:dateUtc="2025-11-21T09:00:00Z">
        <w:r w:rsidR="00E97740" w:rsidDel="00785E56">
          <w:rPr>
            <w:rFonts w:asciiTheme="minorHAnsi" w:hAnsiTheme="minorHAnsi" w:cstheme="minorHAnsi"/>
          </w:rPr>
          <w:delText>MQL</w:delText>
        </w:r>
        <w:r w:rsidR="00E97740" w:rsidRPr="00E97740" w:rsidDel="00785E56">
          <w:rPr>
            <w:rFonts w:asciiTheme="minorHAnsi" w:hAnsiTheme="minorHAnsi" w:cstheme="minorHAnsi"/>
          </w:rPr>
          <w:delText>_All.01</w:delText>
        </w:r>
        <w:r w:rsidR="00E97740" w:rsidDel="00785E56">
          <w:rPr>
            <w:rFonts w:asciiTheme="minorHAnsi" w:hAnsiTheme="minorHAnsi" w:cstheme="minorHAnsi"/>
          </w:rPr>
          <w:delText>_abilitazione accessi</w:delText>
        </w:r>
      </w:del>
      <w:r w:rsidR="00E97740">
        <w:rPr>
          <w:rFonts w:asciiTheme="minorHAnsi" w:hAnsiTheme="minorHAnsi" w:cstheme="minorHAnsi"/>
        </w:rPr>
        <w:t>) nella cartella “Accreditamento” nel server aziendale</w:t>
      </w:r>
      <w:r w:rsidRPr="00596925">
        <w:rPr>
          <w:rFonts w:asciiTheme="minorHAnsi" w:hAnsiTheme="minorHAnsi" w:cstheme="minorHAnsi"/>
        </w:rPr>
        <w:t xml:space="preserve">. Responsabile dell’emissione/distribuzione dei documenti </w:t>
      </w:r>
      <w:r w:rsidR="00E97740">
        <w:rPr>
          <w:rFonts w:asciiTheme="minorHAnsi" w:hAnsiTheme="minorHAnsi" w:cstheme="minorHAnsi"/>
        </w:rPr>
        <w:t>sono</w:t>
      </w:r>
      <w:r w:rsidRPr="00596925">
        <w:rPr>
          <w:rFonts w:asciiTheme="minorHAnsi" w:hAnsiTheme="minorHAnsi" w:cstheme="minorHAnsi"/>
        </w:rPr>
        <w:t xml:space="preserve"> RQL</w:t>
      </w:r>
      <w:r w:rsidR="00E97740">
        <w:rPr>
          <w:rFonts w:asciiTheme="minorHAnsi" w:hAnsiTheme="minorHAnsi" w:cstheme="minorHAnsi"/>
        </w:rPr>
        <w:t xml:space="preserve"> o RL</w:t>
      </w:r>
      <w:r w:rsidRPr="00596925">
        <w:rPr>
          <w:rFonts w:asciiTheme="minorHAnsi" w:hAnsiTheme="minorHAnsi" w:cstheme="minorHAnsi"/>
        </w:rPr>
        <w:t xml:space="preserve"> che li pubblica in formato cartaceo/pdf. </w:t>
      </w:r>
    </w:p>
    <w:p w14:paraId="255346BB" w14:textId="75CF2559" w:rsidR="00B03E85" w:rsidRDefault="00887F51" w:rsidP="008B3AAE">
      <w:pPr>
        <w:pStyle w:val="testo"/>
        <w:ind w:left="0"/>
        <w:rPr>
          <w:rFonts w:asciiTheme="minorHAnsi" w:hAnsiTheme="minorHAnsi" w:cstheme="minorHAnsi"/>
        </w:rPr>
      </w:pPr>
      <w:r w:rsidRPr="00596925">
        <w:rPr>
          <w:rFonts w:asciiTheme="minorHAnsi" w:hAnsiTheme="minorHAnsi" w:cstheme="minorHAnsi"/>
        </w:rPr>
        <w:lastRenderedPageBreak/>
        <w:t xml:space="preserve">Evidenza della distribuzione si ha </w:t>
      </w:r>
      <w:r w:rsidR="00B03E85">
        <w:rPr>
          <w:rFonts w:asciiTheme="minorHAnsi" w:hAnsiTheme="minorHAnsi" w:cstheme="minorHAnsi"/>
        </w:rPr>
        <w:t>in</w:t>
      </w:r>
      <w:r w:rsidRPr="00596925">
        <w:rPr>
          <w:rFonts w:asciiTheme="minorHAnsi" w:hAnsiTheme="minorHAnsi" w:cstheme="minorHAnsi"/>
        </w:rPr>
        <w:t xml:space="preserve"> seguito </w:t>
      </w:r>
      <w:r w:rsidR="00B03E85">
        <w:rPr>
          <w:rFonts w:asciiTheme="minorHAnsi" w:hAnsiTheme="minorHAnsi" w:cstheme="minorHAnsi"/>
        </w:rPr>
        <w:t xml:space="preserve">alla formazione del personale interessato in cui </w:t>
      </w:r>
      <w:r w:rsidR="00B03E85" w:rsidRPr="00596925">
        <w:rPr>
          <w:rFonts w:asciiTheme="minorHAnsi" w:hAnsiTheme="minorHAnsi" w:cstheme="minorHAnsi"/>
        </w:rPr>
        <w:t>RQL</w:t>
      </w:r>
      <w:r w:rsidR="00B03E85">
        <w:rPr>
          <w:rFonts w:asciiTheme="minorHAnsi" w:hAnsiTheme="minorHAnsi" w:cstheme="minorHAnsi"/>
        </w:rPr>
        <w:t>/RL</w:t>
      </w:r>
      <w:r w:rsidR="00B03E85" w:rsidRPr="00596925">
        <w:rPr>
          <w:rFonts w:asciiTheme="minorHAnsi" w:hAnsiTheme="minorHAnsi" w:cstheme="minorHAnsi"/>
        </w:rPr>
        <w:t xml:space="preserve"> spiega al personale il contenuto o le eventuali novità o modifiche apportate, e le modalità di utilizzo.</w:t>
      </w:r>
      <w:r w:rsidR="00B03E85">
        <w:rPr>
          <w:rFonts w:asciiTheme="minorHAnsi" w:hAnsiTheme="minorHAnsi" w:cstheme="minorHAnsi"/>
        </w:rPr>
        <w:t xml:space="preserve"> L’incontro è puntualmente verbalizzato nel modulo M112.</w:t>
      </w:r>
    </w:p>
    <w:p w14:paraId="4905710C" w14:textId="23399333" w:rsidR="00887F51" w:rsidRPr="00596925" w:rsidRDefault="00887F51" w:rsidP="008B3AAE">
      <w:pPr>
        <w:pStyle w:val="testo"/>
        <w:ind w:left="0"/>
        <w:rPr>
          <w:rFonts w:asciiTheme="minorHAnsi" w:hAnsiTheme="minorHAnsi" w:cstheme="minorHAnsi"/>
        </w:rPr>
      </w:pPr>
    </w:p>
    <w:p w14:paraId="70CEC0AF" w14:textId="09E7F6E5" w:rsidR="00887F51" w:rsidRPr="00596925" w:rsidRDefault="00887F51" w:rsidP="008B3AAE">
      <w:pPr>
        <w:pStyle w:val="testo"/>
        <w:ind w:left="0"/>
        <w:rPr>
          <w:rFonts w:asciiTheme="minorHAnsi" w:hAnsiTheme="minorHAnsi" w:cstheme="minorHAnsi"/>
        </w:rPr>
      </w:pPr>
      <w:r w:rsidRPr="00596925">
        <w:rPr>
          <w:rFonts w:asciiTheme="minorHAnsi" w:hAnsiTheme="minorHAnsi" w:cstheme="minorHAnsi"/>
        </w:rPr>
        <w:t xml:space="preserve">Per la distribuzione all’esterno di alcuni documenti può essere utilizzata anche la posta elettronica oltre alla </w:t>
      </w:r>
      <w:r w:rsidR="007003D5" w:rsidRPr="00596925">
        <w:rPr>
          <w:rFonts w:asciiTheme="minorHAnsi" w:hAnsiTheme="minorHAnsi" w:cstheme="minorHAnsi"/>
        </w:rPr>
        <w:t>consegna a mano o posta ordinaria.</w:t>
      </w:r>
    </w:p>
    <w:p w14:paraId="46C2E5EC" w14:textId="4CC1E41E" w:rsidR="00887F51" w:rsidRPr="00596925" w:rsidRDefault="00887F51" w:rsidP="008B3AAE">
      <w:pPr>
        <w:pStyle w:val="testo"/>
        <w:ind w:left="0"/>
        <w:rPr>
          <w:rFonts w:asciiTheme="minorHAnsi" w:hAnsiTheme="minorHAnsi" w:cstheme="minorHAnsi"/>
        </w:rPr>
      </w:pPr>
      <w:r w:rsidRPr="00596925">
        <w:rPr>
          <w:rFonts w:asciiTheme="minorHAnsi" w:hAnsiTheme="minorHAnsi" w:cstheme="minorHAnsi"/>
        </w:rPr>
        <w:t xml:space="preserve">Nel caso in cui venga distribuito all’esterno il </w:t>
      </w:r>
      <w:r w:rsidR="007003D5" w:rsidRPr="00596925">
        <w:rPr>
          <w:rFonts w:asciiTheme="minorHAnsi" w:hAnsiTheme="minorHAnsi" w:cstheme="minorHAnsi"/>
        </w:rPr>
        <w:t>MQL</w:t>
      </w:r>
      <w:r w:rsidRPr="00596925">
        <w:rPr>
          <w:rFonts w:asciiTheme="minorHAnsi" w:hAnsiTheme="minorHAnsi" w:cstheme="minorHAnsi"/>
        </w:rPr>
        <w:t>, la copertina riporta le seguenti informazioni:</w:t>
      </w:r>
    </w:p>
    <w:p w14:paraId="637BCD61" w14:textId="77777777" w:rsidR="00D61813" w:rsidRPr="00596925" w:rsidRDefault="00D61813" w:rsidP="008B3AAE">
      <w:pPr>
        <w:pStyle w:val="testo"/>
        <w:ind w:left="0"/>
        <w:rPr>
          <w:rFonts w:asciiTheme="minorHAnsi" w:hAnsiTheme="minorHAnsi" w:cstheme="minorHAnsi"/>
        </w:rPr>
      </w:pPr>
    </w:p>
    <w:p w14:paraId="3DFB5B63" w14:textId="46447439" w:rsidR="00887F51" w:rsidRPr="00596925" w:rsidRDefault="00887F51" w:rsidP="00C928AA">
      <w:pPr>
        <w:pStyle w:val="testo"/>
        <w:numPr>
          <w:ilvl w:val="0"/>
          <w:numId w:val="75"/>
        </w:numPr>
        <w:ind w:hanging="1004"/>
        <w:rPr>
          <w:rFonts w:asciiTheme="minorHAnsi" w:hAnsiTheme="minorHAnsi" w:cstheme="minorHAnsi"/>
        </w:rPr>
      </w:pPr>
      <w:r w:rsidRPr="00596925">
        <w:rPr>
          <w:rFonts w:asciiTheme="minorHAnsi" w:hAnsiTheme="minorHAnsi" w:cstheme="minorHAnsi"/>
        </w:rPr>
        <w:t>Numero di identificazione del documento;</w:t>
      </w:r>
    </w:p>
    <w:p w14:paraId="6EEDB7D5" w14:textId="527E9BD5" w:rsidR="00887F51" w:rsidRPr="00596925" w:rsidRDefault="00887F51" w:rsidP="00C928AA">
      <w:pPr>
        <w:pStyle w:val="testo"/>
        <w:numPr>
          <w:ilvl w:val="0"/>
          <w:numId w:val="75"/>
        </w:numPr>
        <w:ind w:left="1560" w:hanging="993"/>
        <w:rPr>
          <w:rFonts w:asciiTheme="minorHAnsi" w:hAnsiTheme="minorHAnsi" w:cstheme="minorHAnsi"/>
        </w:rPr>
      </w:pPr>
      <w:r w:rsidRPr="00596925">
        <w:rPr>
          <w:rFonts w:asciiTheme="minorHAnsi" w:hAnsiTheme="minorHAnsi" w:cstheme="minorHAnsi"/>
        </w:rPr>
        <w:t>Copia controllata/non controllata.</w:t>
      </w:r>
    </w:p>
    <w:p w14:paraId="1F82F9FA" w14:textId="77777777" w:rsidR="00D61813" w:rsidRPr="00596925" w:rsidRDefault="00D61813" w:rsidP="00D61813">
      <w:pPr>
        <w:pStyle w:val="testo"/>
        <w:ind w:left="0"/>
        <w:rPr>
          <w:rFonts w:asciiTheme="minorHAnsi" w:hAnsiTheme="minorHAnsi" w:cstheme="minorHAnsi"/>
        </w:rPr>
      </w:pPr>
    </w:p>
    <w:p w14:paraId="30B26289" w14:textId="07CD8B5C" w:rsidR="00887F51" w:rsidRPr="00596925" w:rsidRDefault="00887F51" w:rsidP="008B3AAE">
      <w:pPr>
        <w:pStyle w:val="testo"/>
        <w:ind w:left="0"/>
        <w:rPr>
          <w:rFonts w:asciiTheme="minorHAnsi" w:hAnsiTheme="minorHAnsi" w:cstheme="minorHAnsi"/>
        </w:rPr>
      </w:pPr>
      <w:r w:rsidRPr="00596925">
        <w:rPr>
          <w:rFonts w:asciiTheme="minorHAnsi" w:hAnsiTheme="minorHAnsi" w:cstheme="minorHAnsi"/>
        </w:rPr>
        <w:t xml:space="preserve">Nel modulo </w:t>
      </w:r>
      <w:r w:rsidR="00714333" w:rsidRPr="00596925">
        <w:rPr>
          <w:rFonts w:asciiTheme="minorHAnsi" w:hAnsiTheme="minorHAnsi" w:cstheme="minorHAnsi"/>
        </w:rPr>
        <w:t>M124</w:t>
      </w:r>
      <w:r w:rsidRPr="00596925">
        <w:rPr>
          <w:rFonts w:asciiTheme="minorHAnsi" w:hAnsiTheme="minorHAnsi" w:cstheme="minorHAnsi"/>
        </w:rPr>
        <w:t xml:space="preserve"> vengono indicate le copie da consegnare o se le funzioni devono ricevere informazioni sul documento e sulle successive modifiche.</w:t>
      </w:r>
    </w:p>
    <w:p w14:paraId="18B9E396" w14:textId="467AFADC" w:rsidR="00887F51" w:rsidRPr="00596925" w:rsidRDefault="00887F51" w:rsidP="00887F51">
      <w:pPr>
        <w:rPr>
          <w:rFonts w:asciiTheme="minorHAnsi" w:hAnsiTheme="minorHAnsi" w:cstheme="minorHAnsi"/>
          <w:sz w:val="20"/>
          <w:szCs w:val="20"/>
        </w:rPr>
      </w:pPr>
      <w:r w:rsidRPr="00580C14">
        <w:rPr>
          <w:rFonts w:asciiTheme="minorHAnsi" w:hAnsiTheme="minorHAnsi" w:cstheme="minorHAnsi"/>
          <w:sz w:val="20"/>
          <w:szCs w:val="20"/>
        </w:rPr>
        <w:t>Una copia stampata di tutti i documenti del sistema firmati per approvazione è presente in laboratorio a disposizione del personale.</w:t>
      </w:r>
      <w:r w:rsidRPr="00596925">
        <w:rPr>
          <w:rFonts w:asciiTheme="minorHAnsi" w:hAnsiTheme="minorHAnsi" w:cstheme="minorHAnsi"/>
          <w:sz w:val="20"/>
          <w:szCs w:val="20"/>
        </w:rPr>
        <w:t xml:space="preserve">  </w:t>
      </w:r>
    </w:p>
    <w:p w14:paraId="3A781872" w14:textId="5B169EC5" w:rsidR="009B1997" w:rsidRPr="00596925" w:rsidRDefault="008B3AAE" w:rsidP="00D61813">
      <w:pPr>
        <w:pStyle w:val="testo"/>
        <w:ind w:left="0"/>
        <w:rPr>
          <w:rFonts w:asciiTheme="minorHAnsi" w:hAnsiTheme="minorHAnsi" w:cstheme="minorHAnsi"/>
        </w:rPr>
      </w:pPr>
      <w:r w:rsidRPr="00596925">
        <w:rPr>
          <w:rFonts w:asciiTheme="minorHAnsi" w:hAnsiTheme="minorHAnsi" w:cstheme="minorHAnsi"/>
        </w:rPr>
        <w:t>L</w:t>
      </w:r>
      <w:r w:rsidR="009B1997" w:rsidRPr="00596925">
        <w:rPr>
          <w:rFonts w:asciiTheme="minorHAnsi" w:hAnsiTheme="minorHAnsi" w:cstheme="minorHAnsi"/>
        </w:rPr>
        <w:t xml:space="preserve">a copia del </w:t>
      </w:r>
      <w:r w:rsidR="007003D5" w:rsidRPr="00596925">
        <w:rPr>
          <w:rFonts w:asciiTheme="minorHAnsi" w:hAnsiTheme="minorHAnsi" w:cstheme="minorHAnsi"/>
        </w:rPr>
        <w:t>MQL</w:t>
      </w:r>
      <w:r w:rsidR="009B1997" w:rsidRPr="00596925">
        <w:rPr>
          <w:rFonts w:asciiTheme="minorHAnsi" w:hAnsiTheme="minorHAnsi" w:cstheme="minorHAnsi"/>
        </w:rPr>
        <w:t xml:space="preserve"> nel frontespizio reca contrassegnata la casella “COPIA A DISTRIBUZIONE CONTROLLATA” oppure quella “COPIA A DISTRIBUZIONE NON CONTROLLATA”. Nel primo caso </w:t>
      </w:r>
      <w:r w:rsidR="007003D5" w:rsidRPr="00596925">
        <w:rPr>
          <w:rFonts w:asciiTheme="minorHAnsi" w:hAnsiTheme="minorHAnsi" w:cstheme="minorHAnsi"/>
        </w:rPr>
        <w:t>RQL</w:t>
      </w:r>
      <w:r w:rsidR="009B1997" w:rsidRPr="00596925">
        <w:rPr>
          <w:rFonts w:asciiTheme="minorHAnsi" w:hAnsiTheme="minorHAnsi" w:cstheme="minorHAnsi"/>
        </w:rPr>
        <w:t xml:space="preserve"> si impegna tempestivamente a consegnare ogni nuova revisione del manuale chiedendo la restituzione di quello obsoleto. Nel caso di copia non controllata, RQL non è invece tenuto a consegnare le nuove revisioni. </w:t>
      </w:r>
    </w:p>
    <w:p w14:paraId="2C4EA7C7" w14:textId="74DBE6A3" w:rsidR="009B1997" w:rsidRPr="00596925" w:rsidRDefault="009B1997" w:rsidP="00D61813">
      <w:pPr>
        <w:pStyle w:val="testo"/>
        <w:ind w:left="0"/>
        <w:rPr>
          <w:rFonts w:asciiTheme="minorHAnsi" w:hAnsiTheme="minorHAnsi" w:cstheme="minorHAnsi"/>
        </w:rPr>
      </w:pPr>
      <w:r w:rsidRPr="00596925">
        <w:rPr>
          <w:rFonts w:asciiTheme="minorHAnsi" w:hAnsiTheme="minorHAnsi" w:cstheme="minorHAnsi"/>
        </w:rPr>
        <w:t xml:space="preserve">La documentazione del </w:t>
      </w:r>
      <w:r w:rsidR="007003D5" w:rsidRPr="00596925">
        <w:rPr>
          <w:rFonts w:asciiTheme="minorHAnsi" w:hAnsiTheme="minorHAnsi" w:cstheme="minorHAnsi"/>
        </w:rPr>
        <w:t>s</w:t>
      </w:r>
      <w:r w:rsidRPr="00596925">
        <w:rPr>
          <w:rFonts w:asciiTheme="minorHAnsi" w:hAnsiTheme="minorHAnsi" w:cstheme="minorHAnsi"/>
        </w:rPr>
        <w:t xml:space="preserve">istema </w:t>
      </w:r>
      <w:r w:rsidR="007003D5" w:rsidRPr="00596925">
        <w:rPr>
          <w:rFonts w:asciiTheme="minorHAnsi" w:hAnsiTheme="minorHAnsi" w:cstheme="minorHAnsi"/>
        </w:rPr>
        <w:t>di g</w:t>
      </w:r>
      <w:r w:rsidRPr="00596925">
        <w:rPr>
          <w:rFonts w:asciiTheme="minorHAnsi" w:hAnsiTheme="minorHAnsi" w:cstheme="minorHAnsi"/>
        </w:rPr>
        <w:t xml:space="preserve">estione viene riesaminata annualmente durante il </w:t>
      </w:r>
      <w:r w:rsidR="007003D5" w:rsidRPr="00596925">
        <w:rPr>
          <w:rFonts w:asciiTheme="minorHAnsi" w:hAnsiTheme="minorHAnsi" w:cstheme="minorHAnsi"/>
        </w:rPr>
        <w:t>r</w:t>
      </w:r>
      <w:r w:rsidRPr="00596925">
        <w:rPr>
          <w:rFonts w:asciiTheme="minorHAnsi" w:hAnsiTheme="minorHAnsi" w:cstheme="minorHAnsi"/>
        </w:rPr>
        <w:t xml:space="preserve">iesame della </w:t>
      </w:r>
      <w:r w:rsidR="007003D5" w:rsidRPr="00596925">
        <w:rPr>
          <w:rFonts w:asciiTheme="minorHAnsi" w:hAnsiTheme="minorHAnsi" w:cstheme="minorHAnsi"/>
        </w:rPr>
        <w:t>d</w:t>
      </w:r>
      <w:r w:rsidRPr="00596925">
        <w:rPr>
          <w:rFonts w:asciiTheme="minorHAnsi" w:hAnsiTheme="minorHAnsi" w:cstheme="minorHAnsi"/>
        </w:rPr>
        <w:t xml:space="preserve">irezione. Dal riesame della direzione ovvero da riesami intermedi o da </w:t>
      </w:r>
      <w:r w:rsidR="00FC0FE0" w:rsidRPr="00596925">
        <w:rPr>
          <w:rFonts w:asciiTheme="minorHAnsi" w:hAnsiTheme="minorHAnsi" w:cstheme="minorHAnsi"/>
        </w:rPr>
        <w:t>circostanze</w:t>
      </w:r>
      <w:r w:rsidRPr="00596925">
        <w:rPr>
          <w:rFonts w:asciiTheme="minorHAnsi" w:hAnsiTheme="minorHAnsi" w:cstheme="minorHAnsi"/>
        </w:rPr>
        <w:t xml:space="preserve"> di non conformità, scaturisce la necessità di modificare la documentazione. </w:t>
      </w:r>
    </w:p>
    <w:p w14:paraId="60875961" w14:textId="17F88A8A" w:rsidR="009B1997" w:rsidRPr="00E97740" w:rsidRDefault="009B1997" w:rsidP="00D61813">
      <w:pPr>
        <w:pStyle w:val="testo"/>
        <w:ind w:left="0"/>
        <w:rPr>
          <w:rFonts w:asciiTheme="minorHAnsi" w:hAnsiTheme="minorHAnsi" w:cstheme="minorHAnsi"/>
        </w:rPr>
      </w:pPr>
      <w:r w:rsidRPr="00E97740">
        <w:rPr>
          <w:rFonts w:asciiTheme="minorHAnsi" w:hAnsiTheme="minorHAnsi" w:cstheme="minorHAnsi"/>
        </w:rPr>
        <w:t xml:space="preserve">Il </w:t>
      </w:r>
      <w:r w:rsidR="007003D5" w:rsidRPr="00E97740">
        <w:rPr>
          <w:rFonts w:asciiTheme="minorHAnsi" w:hAnsiTheme="minorHAnsi" w:cstheme="minorHAnsi"/>
        </w:rPr>
        <w:t>s</w:t>
      </w:r>
      <w:r w:rsidRPr="00E97740">
        <w:rPr>
          <w:rFonts w:asciiTheme="minorHAnsi" w:hAnsiTheme="minorHAnsi" w:cstheme="minorHAnsi"/>
        </w:rPr>
        <w:t xml:space="preserve">istema di </w:t>
      </w:r>
      <w:r w:rsidR="007003D5" w:rsidRPr="00E97740">
        <w:rPr>
          <w:rFonts w:asciiTheme="minorHAnsi" w:hAnsiTheme="minorHAnsi" w:cstheme="minorHAnsi"/>
        </w:rPr>
        <w:t>g</w:t>
      </w:r>
      <w:r w:rsidRPr="00E97740">
        <w:rPr>
          <w:rFonts w:asciiTheme="minorHAnsi" w:hAnsiTheme="minorHAnsi" w:cstheme="minorHAnsi"/>
        </w:rPr>
        <w:t xml:space="preserve">estione del laboratorio prevede la possibilità di apportare </w:t>
      </w:r>
      <w:r w:rsidR="0065260F" w:rsidRPr="00E97740">
        <w:rPr>
          <w:rFonts w:asciiTheme="minorHAnsi" w:hAnsiTheme="minorHAnsi" w:cstheme="minorHAnsi"/>
        </w:rPr>
        <w:t xml:space="preserve">urgenti </w:t>
      </w:r>
      <w:r w:rsidRPr="00E97740">
        <w:rPr>
          <w:rFonts w:asciiTheme="minorHAnsi" w:hAnsiTheme="minorHAnsi" w:cstheme="minorHAnsi"/>
        </w:rPr>
        <w:t xml:space="preserve">correzioni a mano solamente ai documenti di registrazione della qualità </w:t>
      </w:r>
      <w:r w:rsidR="0065260F" w:rsidRPr="00E97740">
        <w:rPr>
          <w:rFonts w:asciiTheme="minorHAnsi" w:hAnsiTheme="minorHAnsi" w:cstheme="minorHAnsi"/>
        </w:rPr>
        <w:t xml:space="preserve">ad uso interno </w:t>
      </w:r>
      <w:r w:rsidRPr="00E97740">
        <w:rPr>
          <w:rFonts w:asciiTheme="minorHAnsi" w:hAnsiTheme="minorHAnsi" w:cstheme="minorHAnsi"/>
        </w:rPr>
        <w:t>(fogli di lavoro, quaderni personali, listati di strumenti, etc.) e non invece alla documentazione di pianificazione come il manuale, le procedure gestionali, le istruzioni, etc.</w:t>
      </w:r>
    </w:p>
    <w:p w14:paraId="437CC125" w14:textId="493F866E" w:rsidR="009B1997" w:rsidRPr="00596925" w:rsidRDefault="009B1997" w:rsidP="00D61813">
      <w:pPr>
        <w:pStyle w:val="testo"/>
        <w:ind w:left="0"/>
        <w:rPr>
          <w:rFonts w:asciiTheme="minorHAnsi" w:hAnsiTheme="minorHAnsi" w:cstheme="minorHAnsi"/>
        </w:rPr>
      </w:pPr>
      <w:r w:rsidRPr="00E97740">
        <w:rPr>
          <w:rFonts w:asciiTheme="minorHAnsi" w:hAnsiTheme="minorHAnsi" w:cstheme="minorHAnsi"/>
        </w:rPr>
        <w:t xml:space="preserve">Per cui ogni modifica apportata a questi ultimi viene operata per mezzo di revisione e nuova emissione del documento e le parti modificate rispetto alla revisione precedente nel testo sono evidenziate con una barra </w:t>
      </w:r>
      <w:r w:rsidR="007003D5" w:rsidRPr="00E97740">
        <w:rPr>
          <w:rFonts w:asciiTheme="minorHAnsi" w:hAnsiTheme="minorHAnsi" w:cstheme="minorHAnsi"/>
        </w:rPr>
        <w:t xml:space="preserve">nera verticale </w:t>
      </w:r>
      <w:r w:rsidRPr="00E97740">
        <w:rPr>
          <w:rFonts w:asciiTheme="minorHAnsi" w:hAnsiTheme="minorHAnsi" w:cstheme="minorHAnsi"/>
        </w:rPr>
        <w:t xml:space="preserve">laterale e la loro descrizione viene fatta </w:t>
      </w:r>
      <w:r w:rsidR="007003D5" w:rsidRPr="00E97740">
        <w:rPr>
          <w:rFonts w:asciiTheme="minorHAnsi" w:hAnsiTheme="minorHAnsi" w:cstheme="minorHAnsi"/>
        </w:rPr>
        <w:t xml:space="preserve">direttamente </w:t>
      </w:r>
      <w:r w:rsidRPr="00E97740">
        <w:rPr>
          <w:rFonts w:asciiTheme="minorHAnsi" w:hAnsiTheme="minorHAnsi" w:cstheme="minorHAnsi"/>
        </w:rPr>
        <w:t>nel cartiglio.</w:t>
      </w:r>
    </w:p>
    <w:p w14:paraId="240A794B" w14:textId="77777777" w:rsidR="009B1997" w:rsidRPr="00596925" w:rsidRDefault="009B1997" w:rsidP="00D61813">
      <w:pPr>
        <w:pStyle w:val="testo"/>
        <w:ind w:left="0"/>
        <w:rPr>
          <w:rFonts w:asciiTheme="minorHAnsi" w:hAnsiTheme="minorHAnsi" w:cstheme="minorHAnsi"/>
        </w:rPr>
      </w:pPr>
      <w:r w:rsidRPr="00596925">
        <w:rPr>
          <w:rFonts w:asciiTheme="minorHAnsi" w:hAnsiTheme="minorHAnsi" w:cstheme="minorHAnsi"/>
        </w:rPr>
        <w:t>Le modalità e responsabilità per le modifiche alla documentazione sono le medesime di cui ai punti precedenti, per la prima emissione del documento.</w:t>
      </w:r>
    </w:p>
    <w:p w14:paraId="40DBE559" w14:textId="19E4E875" w:rsidR="009B1997" w:rsidRPr="00596925" w:rsidRDefault="009B1997" w:rsidP="00D61813">
      <w:pPr>
        <w:pStyle w:val="testo"/>
        <w:ind w:left="0"/>
        <w:rPr>
          <w:rFonts w:asciiTheme="minorHAnsi" w:hAnsiTheme="minorHAnsi" w:cstheme="minorHAnsi"/>
        </w:rPr>
      </w:pPr>
      <w:r w:rsidRPr="00596925">
        <w:rPr>
          <w:rFonts w:asciiTheme="minorHAnsi" w:hAnsiTheme="minorHAnsi" w:cstheme="minorHAnsi"/>
        </w:rPr>
        <w:t xml:space="preserve">Ogni volta che viene revisionato il documento viene aggiornato da RQL anche </w:t>
      </w:r>
      <w:r w:rsidR="005235CD" w:rsidRPr="00596925">
        <w:rPr>
          <w:rFonts w:asciiTheme="minorHAnsi" w:hAnsiTheme="minorHAnsi" w:cstheme="minorHAnsi"/>
        </w:rPr>
        <w:t>l’M124</w:t>
      </w:r>
      <w:r w:rsidRPr="00596925">
        <w:rPr>
          <w:rFonts w:asciiTheme="minorHAnsi" w:hAnsiTheme="minorHAnsi" w:cstheme="minorHAnsi"/>
        </w:rPr>
        <w:t>. Per modifiche puramente formali che non riguardano il contenuto della documentazione non si procede all’aggiornamento dello stato di revisione.</w:t>
      </w:r>
    </w:p>
    <w:p w14:paraId="4742A757" w14:textId="77777777" w:rsidR="009B1997" w:rsidRPr="00596925" w:rsidRDefault="009B1997" w:rsidP="009B1997">
      <w:pPr>
        <w:pStyle w:val="testo"/>
        <w:rPr>
          <w:rFonts w:asciiTheme="minorHAnsi" w:hAnsiTheme="minorHAnsi" w:cstheme="minorHAnsi"/>
        </w:rPr>
      </w:pPr>
    </w:p>
    <w:p w14:paraId="37C6569E" w14:textId="0AD18709" w:rsidR="0076594B" w:rsidRDefault="009B1997" w:rsidP="00D61813">
      <w:pPr>
        <w:pStyle w:val="testo"/>
        <w:ind w:left="0"/>
        <w:rPr>
          <w:rFonts w:asciiTheme="minorHAnsi" w:hAnsiTheme="minorHAnsi" w:cstheme="minorHAnsi"/>
        </w:rPr>
      </w:pPr>
      <w:r w:rsidRPr="00596925">
        <w:rPr>
          <w:rFonts w:asciiTheme="minorHAnsi" w:hAnsiTheme="minorHAnsi" w:cstheme="minorHAnsi"/>
        </w:rPr>
        <w:lastRenderedPageBreak/>
        <w:t xml:space="preserve">I documenti gestionali e tecnici (es. norme UNI, metodi di prova, etc.) sono riesaminati almeno ogni tre mesi tramite la visione di siti istituzionali (es. UNI, ISO, etc.). </w:t>
      </w:r>
      <w:r w:rsidR="0076594B">
        <w:rPr>
          <w:rFonts w:asciiTheme="minorHAnsi" w:hAnsiTheme="minorHAnsi" w:cstheme="minorHAnsi"/>
        </w:rPr>
        <w:t>Per quanto riguarda i documenti di origine esterna, il personale abilitato ricerca il codice del documento sul sito editore, controlla revisione in corso di validità e la compara con quella riportata nell’elenco documenti di origine esterna</w:t>
      </w:r>
      <w:r w:rsidR="00BC0451">
        <w:rPr>
          <w:rFonts w:asciiTheme="minorHAnsi" w:hAnsiTheme="minorHAnsi" w:cstheme="minorHAnsi"/>
        </w:rPr>
        <w:t xml:space="preserve"> (M121). Se è presente una nuova revisione ed è scaricabile, l’operatore sostituisce il documento nella cartella “in vigore” dei documenti di origine esterna, altrimenti se è disponibile in consultazione online, questo è riportato nell’elenco documenti</w:t>
      </w:r>
      <w:r w:rsidR="00F52C8C">
        <w:rPr>
          <w:rFonts w:asciiTheme="minorHAnsi" w:hAnsiTheme="minorHAnsi" w:cstheme="minorHAnsi"/>
        </w:rPr>
        <w:t>. LTA</w:t>
      </w:r>
      <w:r w:rsidR="00FF186A">
        <w:rPr>
          <w:rFonts w:asciiTheme="minorHAnsi" w:hAnsiTheme="minorHAnsi" w:cstheme="minorHAnsi"/>
        </w:rPr>
        <w:t xml:space="preserve"> S.r.l.</w:t>
      </w:r>
      <w:r w:rsidR="00F52C8C">
        <w:rPr>
          <w:rFonts w:asciiTheme="minorHAnsi" w:hAnsiTheme="minorHAnsi" w:cstheme="minorHAnsi"/>
        </w:rPr>
        <w:t xml:space="preserve"> per la consultazione delle norme UNI si avvale di un abbonamento di consultazione rinnovato annualmente</w:t>
      </w:r>
      <w:r w:rsidR="00BC0451">
        <w:rPr>
          <w:rFonts w:asciiTheme="minorHAnsi" w:hAnsiTheme="minorHAnsi" w:cstheme="minorHAnsi"/>
        </w:rPr>
        <w:t>. Per quanto riguarda i documenti di origine interna, l’operatore compara la revisione riportata nel modulo M124 con quelle presenti nelle cartelle “in vigore”. Se nel frattempo è stata emessa una nuova revisione, l’operatore procederà ad aggiornare il modulo.</w:t>
      </w:r>
    </w:p>
    <w:p w14:paraId="14D1D0BD" w14:textId="6036F79E" w:rsidR="009B1997" w:rsidRPr="00596925" w:rsidRDefault="009B1997" w:rsidP="00D61813">
      <w:pPr>
        <w:pStyle w:val="testo"/>
        <w:ind w:left="0"/>
        <w:rPr>
          <w:rFonts w:asciiTheme="minorHAnsi" w:hAnsiTheme="minorHAnsi" w:cstheme="minorHAnsi"/>
        </w:rPr>
      </w:pPr>
      <w:r w:rsidRPr="00596925">
        <w:rPr>
          <w:rFonts w:asciiTheme="minorHAnsi" w:hAnsiTheme="minorHAnsi" w:cstheme="minorHAnsi"/>
        </w:rPr>
        <w:t xml:space="preserve">Il responsabile di tale attività è </w:t>
      </w:r>
      <w:r w:rsidR="004B3EEE">
        <w:rPr>
          <w:rFonts w:asciiTheme="minorHAnsi" w:hAnsiTheme="minorHAnsi" w:cstheme="minorHAnsi"/>
        </w:rPr>
        <w:t xml:space="preserve">RL o </w:t>
      </w:r>
      <w:r w:rsidRPr="00596925">
        <w:rPr>
          <w:rFonts w:asciiTheme="minorHAnsi" w:hAnsiTheme="minorHAnsi" w:cstheme="minorHAnsi"/>
        </w:rPr>
        <w:t xml:space="preserve">RQL per i documenti relativi al </w:t>
      </w:r>
      <w:r w:rsidR="007003D5" w:rsidRPr="00596925">
        <w:rPr>
          <w:rFonts w:asciiTheme="minorHAnsi" w:hAnsiTheme="minorHAnsi" w:cstheme="minorHAnsi"/>
        </w:rPr>
        <w:t>s</w:t>
      </w:r>
      <w:r w:rsidRPr="00596925">
        <w:rPr>
          <w:rFonts w:asciiTheme="minorHAnsi" w:hAnsiTheme="minorHAnsi" w:cstheme="minorHAnsi"/>
        </w:rPr>
        <w:t xml:space="preserve">istema di </w:t>
      </w:r>
      <w:r w:rsidR="007003D5" w:rsidRPr="00596925">
        <w:rPr>
          <w:rFonts w:asciiTheme="minorHAnsi" w:hAnsiTheme="minorHAnsi" w:cstheme="minorHAnsi"/>
        </w:rPr>
        <w:t>g</w:t>
      </w:r>
      <w:r w:rsidRPr="00596925">
        <w:rPr>
          <w:rFonts w:asciiTheme="minorHAnsi" w:hAnsiTheme="minorHAnsi" w:cstheme="minorHAnsi"/>
        </w:rPr>
        <w:t xml:space="preserve">estione e per i documenti tecnici (tipo metodi di prova). </w:t>
      </w:r>
    </w:p>
    <w:p w14:paraId="5041ACEA" w14:textId="17E4919F" w:rsidR="009B1997" w:rsidRPr="00596925" w:rsidRDefault="009B1997" w:rsidP="00D61813">
      <w:pPr>
        <w:pStyle w:val="testo"/>
        <w:ind w:left="0"/>
        <w:rPr>
          <w:rFonts w:asciiTheme="minorHAnsi" w:hAnsiTheme="minorHAnsi" w:cstheme="minorHAnsi"/>
        </w:rPr>
      </w:pPr>
      <w:r w:rsidRPr="00596925">
        <w:rPr>
          <w:rFonts w:asciiTheme="minorHAnsi" w:hAnsiTheme="minorHAnsi" w:cstheme="minorHAnsi"/>
        </w:rPr>
        <w:t>Altri documenti (es. documenti ACCREDIA, leggi, etc.) sono aggiornati in modo continuativo dai due responsabili secondo competenza, a seguito di ricevimen</w:t>
      </w:r>
      <w:r w:rsidR="007003D5" w:rsidRPr="00596925">
        <w:rPr>
          <w:rFonts w:asciiTheme="minorHAnsi" w:hAnsiTheme="minorHAnsi" w:cstheme="minorHAnsi"/>
        </w:rPr>
        <w:t>to comunicazione da parte dell’e</w:t>
      </w:r>
      <w:r w:rsidRPr="00596925">
        <w:rPr>
          <w:rFonts w:asciiTheme="minorHAnsi" w:hAnsiTheme="minorHAnsi" w:cstheme="minorHAnsi"/>
        </w:rPr>
        <w:t xml:space="preserve">nte interessato, dell’iscrizione a </w:t>
      </w:r>
      <w:r w:rsidRPr="00596925">
        <w:rPr>
          <w:rFonts w:asciiTheme="minorHAnsi" w:hAnsiTheme="minorHAnsi" w:cstheme="minorHAnsi"/>
          <w:i/>
        </w:rPr>
        <w:t>newsletter</w:t>
      </w:r>
      <w:r w:rsidRPr="00596925">
        <w:rPr>
          <w:rFonts w:asciiTheme="minorHAnsi" w:hAnsiTheme="minorHAnsi" w:cstheme="minorHAnsi"/>
        </w:rPr>
        <w:t>, a portali e di visione di siti istituzionali.</w:t>
      </w:r>
    </w:p>
    <w:p w14:paraId="5E5F6386" w14:textId="063D93FA" w:rsidR="00DC294F" w:rsidRPr="00596925" w:rsidRDefault="009B1997" w:rsidP="00DB1E43">
      <w:pPr>
        <w:pStyle w:val="testo"/>
        <w:ind w:left="0"/>
        <w:rPr>
          <w:rFonts w:asciiTheme="minorHAnsi" w:hAnsiTheme="minorHAnsi" w:cstheme="minorHAnsi"/>
        </w:rPr>
      </w:pPr>
      <w:r w:rsidRPr="00596925">
        <w:rPr>
          <w:rFonts w:asciiTheme="minorHAnsi" w:hAnsiTheme="minorHAnsi" w:cstheme="minorHAnsi"/>
        </w:rPr>
        <w:t xml:space="preserve">I documenti di origine esterna ritenuti importanti per la gestione del sistema e l’attuazione delle prove sono elencati nel </w:t>
      </w:r>
      <w:r w:rsidR="005235CD" w:rsidRPr="00596925">
        <w:rPr>
          <w:rFonts w:asciiTheme="minorHAnsi" w:hAnsiTheme="minorHAnsi" w:cstheme="minorHAnsi"/>
        </w:rPr>
        <w:t>M121</w:t>
      </w:r>
      <w:r w:rsidRPr="00596925">
        <w:rPr>
          <w:rFonts w:asciiTheme="minorHAnsi" w:hAnsiTheme="minorHAnsi" w:cstheme="minorHAnsi"/>
        </w:rPr>
        <w:t>, che viene aggiornato</w:t>
      </w:r>
      <w:r w:rsidR="00AA1706">
        <w:rPr>
          <w:rFonts w:asciiTheme="minorHAnsi" w:hAnsiTheme="minorHAnsi" w:cstheme="minorHAnsi"/>
        </w:rPr>
        <w:t xml:space="preserve"> da RL o RQL</w:t>
      </w:r>
      <w:r w:rsidRPr="00596925">
        <w:rPr>
          <w:rFonts w:asciiTheme="minorHAnsi" w:hAnsiTheme="minorHAnsi" w:cstheme="minorHAnsi"/>
        </w:rPr>
        <w:t xml:space="preserve"> almeno una volta ogni trimestre</w:t>
      </w:r>
      <w:r w:rsidR="00AA1706">
        <w:rPr>
          <w:rFonts w:asciiTheme="minorHAnsi" w:hAnsiTheme="minorHAnsi" w:cstheme="minorHAnsi"/>
        </w:rPr>
        <w:t xml:space="preserve"> e messa in vigore l’ultima versione tramite stampa in pdf e la versione precedente archiviata nella relativa cartella “superati”</w:t>
      </w:r>
      <w:r w:rsidRPr="00596925">
        <w:rPr>
          <w:rFonts w:asciiTheme="minorHAnsi" w:hAnsiTheme="minorHAnsi" w:cstheme="minorHAnsi"/>
        </w:rPr>
        <w:t xml:space="preserve">. </w:t>
      </w:r>
      <w:r w:rsidR="00637405">
        <w:rPr>
          <w:rFonts w:asciiTheme="minorHAnsi" w:hAnsiTheme="minorHAnsi" w:cstheme="minorHAnsi"/>
        </w:rPr>
        <w:t>Nello specifico, l’addetto ricerca nei siti web di pertinenza l’ultima versione disponibile dei documenti di riferimenti del laboratorio e li confronta con quelli riportati nel modulo M121.</w:t>
      </w:r>
    </w:p>
    <w:p w14:paraId="71BFCC4B" w14:textId="77777777" w:rsidR="003C51A2" w:rsidRPr="00596925" w:rsidRDefault="003C51A2" w:rsidP="00DB1E43">
      <w:pPr>
        <w:pStyle w:val="testo"/>
        <w:ind w:left="0"/>
        <w:rPr>
          <w:rFonts w:asciiTheme="minorHAnsi" w:hAnsiTheme="minorHAnsi" w:cstheme="minorHAnsi"/>
        </w:rPr>
      </w:pPr>
    </w:p>
    <w:p w14:paraId="6E673F92" w14:textId="77AB94E8" w:rsidR="0081624E" w:rsidRPr="00596925" w:rsidRDefault="00FA329B" w:rsidP="00C84385">
      <w:pPr>
        <w:pStyle w:val="Titolo2"/>
        <w:rPr>
          <w:rFonts w:asciiTheme="minorHAnsi" w:hAnsiTheme="minorHAnsi" w:cstheme="minorHAnsi"/>
          <w:color w:val="002060"/>
        </w:rPr>
      </w:pPr>
      <w:bookmarkStart w:id="166" w:name="_Toc169248539"/>
      <w:r w:rsidRPr="00596925">
        <w:rPr>
          <w:rFonts w:asciiTheme="minorHAnsi" w:hAnsiTheme="minorHAnsi" w:cstheme="minorHAnsi"/>
          <w:color w:val="002060"/>
        </w:rPr>
        <w:t>8.4 Controllo delle registrazioni</w:t>
      </w:r>
      <w:bookmarkEnd w:id="166"/>
    </w:p>
    <w:p w14:paraId="09FEB99B" w14:textId="4CE16CF2" w:rsidR="0081624E" w:rsidRPr="00596925" w:rsidRDefault="00C84385" w:rsidP="00C84385">
      <w:pPr>
        <w:pStyle w:val="testo"/>
        <w:ind w:left="0"/>
        <w:rPr>
          <w:rFonts w:asciiTheme="minorHAnsi" w:hAnsiTheme="minorHAnsi" w:cstheme="minorHAnsi"/>
        </w:rPr>
      </w:pPr>
      <w:r w:rsidRPr="00596925">
        <w:rPr>
          <w:rFonts w:asciiTheme="minorHAnsi" w:hAnsiTheme="minorHAnsi" w:cstheme="minorHAnsi"/>
        </w:rPr>
        <w:t>In aggiunta a quanto disposto</w:t>
      </w:r>
      <w:r w:rsidR="006F3ED3" w:rsidRPr="00596925">
        <w:rPr>
          <w:rFonts w:asciiTheme="minorHAnsi" w:hAnsiTheme="minorHAnsi" w:cstheme="minorHAnsi"/>
        </w:rPr>
        <w:t xml:space="preserve"> al §7.5 </w:t>
      </w:r>
      <w:r w:rsidRPr="00596925">
        <w:rPr>
          <w:rFonts w:asciiTheme="minorHAnsi" w:hAnsiTheme="minorHAnsi" w:cstheme="minorHAnsi"/>
        </w:rPr>
        <w:t xml:space="preserve">del presente MQL, </w:t>
      </w:r>
      <w:r w:rsidR="00611288" w:rsidRPr="00596925">
        <w:rPr>
          <w:rFonts w:asciiTheme="minorHAnsi" w:hAnsiTheme="minorHAnsi" w:cstheme="minorHAnsi"/>
        </w:rPr>
        <w:t xml:space="preserve">il laboratorio </w:t>
      </w:r>
      <w:r w:rsidR="00523C35" w:rsidRPr="00596925">
        <w:rPr>
          <w:rFonts w:asciiTheme="minorHAnsi" w:hAnsiTheme="minorHAnsi" w:cstheme="minorHAnsi"/>
        </w:rPr>
        <w:t>adotta procedure IT aziendali</w:t>
      </w:r>
      <w:r w:rsidR="00611288" w:rsidRPr="00596925">
        <w:rPr>
          <w:rFonts w:asciiTheme="minorHAnsi" w:hAnsiTheme="minorHAnsi" w:cstheme="minorHAnsi"/>
        </w:rPr>
        <w:t>, contenent</w:t>
      </w:r>
      <w:r w:rsidR="00523C35" w:rsidRPr="00596925">
        <w:rPr>
          <w:rFonts w:asciiTheme="minorHAnsi" w:hAnsiTheme="minorHAnsi" w:cstheme="minorHAnsi"/>
        </w:rPr>
        <w:t>i</w:t>
      </w:r>
      <w:r w:rsidR="00611288" w:rsidRPr="00596925">
        <w:rPr>
          <w:rFonts w:asciiTheme="minorHAnsi" w:hAnsiTheme="minorHAnsi" w:cstheme="minorHAnsi"/>
        </w:rPr>
        <w:t xml:space="preserve"> le regole ed i criteri di governo di tutte le registrazioni necessarie per lo svolgimento dei processi e delle attività gestionali e operative del laboratorio, in merito ad almeno i seguenti aspetti:</w:t>
      </w:r>
    </w:p>
    <w:p w14:paraId="41383C62" w14:textId="77777777" w:rsidR="00611288" w:rsidRPr="00596925" w:rsidRDefault="00611288" w:rsidP="00C84385">
      <w:pPr>
        <w:pStyle w:val="testo"/>
        <w:ind w:left="0"/>
        <w:rPr>
          <w:rFonts w:asciiTheme="minorHAnsi" w:hAnsiTheme="minorHAnsi" w:cstheme="minorHAnsi"/>
        </w:rPr>
      </w:pPr>
    </w:p>
    <w:p w14:paraId="09E74AB5" w14:textId="5CEF8FF7" w:rsidR="00611288" w:rsidRPr="00596925" w:rsidRDefault="00611288" w:rsidP="00EE5563">
      <w:pPr>
        <w:pStyle w:val="testo"/>
        <w:numPr>
          <w:ilvl w:val="2"/>
          <w:numId w:val="29"/>
        </w:numPr>
        <w:rPr>
          <w:rFonts w:asciiTheme="minorHAnsi" w:hAnsiTheme="minorHAnsi" w:cstheme="minorHAnsi"/>
        </w:rPr>
      </w:pPr>
      <w:r w:rsidRPr="00596925">
        <w:rPr>
          <w:rFonts w:asciiTheme="minorHAnsi" w:hAnsiTheme="minorHAnsi" w:cstheme="minorHAnsi"/>
        </w:rPr>
        <w:t>Identificazione;</w:t>
      </w:r>
    </w:p>
    <w:p w14:paraId="65B146A2" w14:textId="68004AFC" w:rsidR="00611288" w:rsidRPr="00596925" w:rsidRDefault="00611288" w:rsidP="00EE5563">
      <w:pPr>
        <w:pStyle w:val="testo"/>
        <w:numPr>
          <w:ilvl w:val="2"/>
          <w:numId w:val="29"/>
        </w:numPr>
        <w:rPr>
          <w:rFonts w:asciiTheme="minorHAnsi" w:hAnsiTheme="minorHAnsi" w:cstheme="minorHAnsi"/>
        </w:rPr>
      </w:pPr>
      <w:r w:rsidRPr="00596925">
        <w:rPr>
          <w:rFonts w:asciiTheme="minorHAnsi" w:hAnsiTheme="minorHAnsi" w:cstheme="minorHAnsi"/>
        </w:rPr>
        <w:t>Conservazione;</w:t>
      </w:r>
    </w:p>
    <w:p w14:paraId="6D72CBC6" w14:textId="19A51138" w:rsidR="00611288" w:rsidRPr="00596925" w:rsidRDefault="00611288" w:rsidP="00EE5563">
      <w:pPr>
        <w:pStyle w:val="testo"/>
        <w:numPr>
          <w:ilvl w:val="2"/>
          <w:numId w:val="29"/>
        </w:numPr>
        <w:rPr>
          <w:rFonts w:asciiTheme="minorHAnsi" w:hAnsiTheme="minorHAnsi" w:cstheme="minorHAnsi"/>
        </w:rPr>
      </w:pPr>
      <w:r w:rsidRPr="00596925">
        <w:rPr>
          <w:rFonts w:asciiTheme="minorHAnsi" w:hAnsiTheme="minorHAnsi" w:cstheme="minorHAnsi"/>
        </w:rPr>
        <w:t>Protezione;</w:t>
      </w:r>
    </w:p>
    <w:p w14:paraId="6E49A0A7" w14:textId="441BEA4E" w:rsidR="00611288" w:rsidRPr="00596925" w:rsidRDefault="00611288" w:rsidP="00EE5563">
      <w:pPr>
        <w:pStyle w:val="testo"/>
        <w:numPr>
          <w:ilvl w:val="2"/>
          <w:numId w:val="29"/>
        </w:numPr>
        <w:rPr>
          <w:rFonts w:asciiTheme="minorHAnsi" w:hAnsiTheme="minorHAnsi" w:cstheme="minorHAnsi"/>
        </w:rPr>
      </w:pPr>
      <w:r w:rsidRPr="00596925">
        <w:rPr>
          <w:rFonts w:asciiTheme="minorHAnsi" w:hAnsiTheme="minorHAnsi" w:cstheme="minorHAnsi"/>
        </w:rPr>
        <w:t>Back-Up;</w:t>
      </w:r>
    </w:p>
    <w:p w14:paraId="6C925035" w14:textId="41380244" w:rsidR="00611288" w:rsidRPr="00596925" w:rsidRDefault="00611288" w:rsidP="00EE5563">
      <w:pPr>
        <w:pStyle w:val="testo"/>
        <w:numPr>
          <w:ilvl w:val="2"/>
          <w:numId w:val="29"/>
        </w:numPr>
        <w:rPr>
          <w:rFonts w:asciiTheme="minorHAnsi" w:hAnsiTheme="minorHAnsi" w:cstheme="minorHAnsi"/>
        </w:rPr>
      </w:pPr>
      <w:r w:rsidRPr="00596925">
        <w:rPr>
          <w:rFonts w:asciiTheme="minorHAnsi" w:hAnsiTheme="minorHAnsi" w:cstheme="minorHAnsi"/>
        </w:rPr>
        <w:t>Archiviazione;</w:t>
      </w:r>
    </w:p>
    <w:p w14:paraId="7DF87F49" w14:textId="6761FD58" w:rsidR="00611288" w:rsidRPr="00596925" w:rsidRDefault="00611288" w:rsidP="00EE5563">
      <w:pPr>
        <w:pStyle w:val="testo"/>
        <w:numPr>
          <w:ilvl w:val="2"/>
          <w:numId w:val="29"/>
        </w:numPr>
        <w:rPr>
          <w:rFonts w:asciiTheme="minorHAnsi" w:hAnsiTheme="minorHAnsi" w:cstheme="minorHAnsi"/>
        </w:rPr>
      </w:pPr>
      <w:r w:rsidRPr="00596925">
        <w:rPr>
          <w:rFonts w:asciiTheme="minorHAnsi" w:hAnsiTheme="minorHAnsi" w:cstheme="minorHAnsi"/>
        </w:rPr>
        <w:t>Reperimento;</w:t>
      </w:r>
    </w:p>
    <w:p w14:paraId="1CBBB02A" w14:textId="18E0732A" w:rsidR="00611288" w:rsidRPr="00596925" w:rsidRDefault="00611288" w:rsidP="00EE5563">
      <w:pPr>
        <w:pStyle w:val="testo"/>
        <w:numPr>
          <w:ilvl w:val="2"/>
          <w:numId w:val="29"/>
        </w:numPr>
        <w:rPr>
          <w:rFonts w:asciiTheme="minorHAnsi" w:hAnsiTheme="minorHAnsi" w:cstheme="minorHAnsi"/>
        </w:rPr>
      </w:pPr>
      <w:r w:rsidRPr="00596925">
        <w:rPr>
          <w:rFonts w:asciiTheme="minorHAnsi" w:hAnsiTheme="minorHAnsi" w:cstheme="minorHAnsi"/>
        </w:rPr>
        <w:t>Tempo di conservazione;</w:t>
      </w:r>
    </w:p>
    <w:p w14:paraId="3540FAC0" w14:textId="5059E723" w:rsidR="00611288" w:rsidRPr="00596925" w:rsidRDefault="00611288" w:rsidP="00EE5563">
      <w:pPr>
        <w:pStyle w:val="testo"/>
        <w:numPr>
          <w:ilvl w:val="2"/>
          <w:numId w:val="29"/>
        </w:numPr>
        <w:rPr>
          <w:rFonts w:asciiTheme="minorHAnsi" w:hAnsiTheme="minorHAnsi" w:cstheme="minorHAnsi"/>
        </w:rPr>
      </w:pPr>
      <w:r w:rsidRPr="00596925">
        <w:rPr>
          <w:rFonts w:asciiTheme="minorHAnsi" w:hAnsiTheme="minorHAnsi" w:cstheme="minorHAnsi"/>
        </w:rPr>
        <w:t>Eliminazione.</w:t>
      </w:r>
    </w:p>
    <w:p w14:paraId="2404FFF6" w14:textId="77777777" w:rsidR="00611288" w:rsidRPr="00596925" w:rsidRDefault="00611288" w:rsidP="00611288">
      <w:pPr>
        <w:pStyle w:val="testo"/>
        <w:ind w:left="0"/>
        <w:rPr>
          <w:rFonts w:asciiTheme="minorHAnsi" w:hAnsiTheme="minorHAnsi" w:cstheme="minorHAnsi"/>
        </w:rPr>
      </w:pPr>
    </w:p>
    <w:p w14:paraId="6EDC3676" w14:textId="2F324F4B" w:rsidR="00611288" w:rsidRPr="00596925" w:rsidRDefault="00611288" w:rsidP="00611288">
      <w:pPr>
        <w:pStyle w:val="testo"/>
        <w:ind w:left="0"/>
        <w:rPr>
          <w:rFonts w:asciiTheme="minorHAnsi" w:hAnsiTheme="minorHAnsi" w:cstheme="minorHAnsi"/>
        </w:rPr>
      </w:pPr>
      <w:r w:rsidRPr="00596925">
        <w:rPr>
          <w:rFonts w:asciiTheme="minorHAnsi" w:hAnsiTheme="minorHAnsi" w:cstheme="minorHAnsi"/>
        </w:rPr>
        <w:t>Tutte le registrazioni del laboratorio vengono preservate, trattate con riservatezza (Cfr. §4.2 del presente MQL) e conservate in uno stato fisico che le mantenga leggibili per un periodo di tempo pari a 48 mesi, eccetto diverse specifiche disposizioni di legge.</w:t>
      </w:r>
    </w:p>
    <w:p w14:paraId="3F7EAF6D" w14:textId="77777777" w:rsidR="009B1997" w:rsidRPr="00596925" w:rsidRDefault="009B1997" w:rsidP="009B1997">
      <w:pPr>
        <w:rPr>
          <w:rFonts w:asciiTheme="minorHAnsi" w:hAnsiTheme="minorHAnsi" w:cstheme="minorHAnsi"/>
        </w:rPr>
      </w:pPr>
    </w:p>
    <w:p w14:paraId="673F2933" w14:textId="53845281" w:rsidR="00FA329B" w:rsidRPr="00596925" w:rsidRDefault="005816DB" w:rsidP="00C53173">
      <w:pPr>
        <w:pStyle w:val="Titolo2"/>
        <w:rPr>
          <w:rFonts w:asciiTheme="minorHAnsi" w:hAnsiTheme="minorHAnsi" w:cstheme="minorHAnsi"/>
          <w:color w:val="002060"/>
        </w:rPr>
      </w:pPr>
      <w:bookmarkStart w:id="167" w:name="_Toc169248540"/>
      <w:r w:rsidRPr="00596925">
        <w:rPr>
          <w:rFonts w:asciiTheme="minorHAnsi" w:hAnsiTheme="minorHAnsi" w:cstheme="minorHAnsi"/>
          <w:color w:val="002060"/>
        </w:rPr>
        <w:t xml:space="preserve">8.5 </w:t>
      </w:r>
      <w:r w:rsidR="00FA329B" w:rsidRPr="00596925">
        <w:rPr>
          <w:rFonts w:asciiTheme="minorHAnsi" w:hAnsiTheme="minorHAnsi" w:cstheme="minorHAnsi"/>
          <w:color w:val="002060"/>
        </w:rPr>
        <w:t>Azioni per affrontare i rischi e le opportunità</w:t>
      </w:r>
      <w:bookmarkEnd w:id="167"/>
    </w:p>
    <w:p w14:paraId="4E4ACD12" w14:textId="26426F40" w:rsidR="003970B1" w:rsidRPr="00596925" w:rsidRDefault="002A1DDE" w:rsidP="00F414B0">
      <w:pPr>
        <w:pStyle w:val="testo"/>
        <w:ind w:left="0"/>
        <w:rPr>
          <w:rFonts w:asciiTheme="minorHAnsi" w:hAnsiTheme="minorHAnsi" w:cstheme="minorHAnsi"/>
        </w:rPr>
      </w:pPr>
      <w:r w:rsidRPr="00596925">
        <w:rPr>
          <w:rFonts w:asciiTheme="minorHAnsi" w:hAnsiTheme="minorHAnsi" w:cstheme="minorHAnsi"/>
        </w:rPr>
        <w:t>Rischio è ciò che rende incerto il raggiungiment</w:t>
      </w:r>
      <w:r w:rsidR="00E22446" w:rsidRPr="00596925">
        <w:rPr>
          <w:rFonts w:asciiTheme="minorHAnsi" w:hAnsiTheme="minorHAnsi" w:cstheme="minorHAnsi"/>
        </w:rPr>
        <w:t>o di</w:t>
      </w:r>
      <w:r w:rsidR="0074122F" w:rsidRPr="00596925">
        <w:rPr>
          <w:rFonts w:asciiTheme="minorHAnsi" w:hAnsiTheme="minorHAnsi" w:cstheme="minorHAnsi"/>
        </w:rPr>
        <w:t xml:space="preserve"> un dato obiettivo</w:t>
      </w:r>
      <w:r w:rsidR="00E22446" w:rsidRPr="00596925">
        <w:rPr>
          <w:rFonts w:asciiTheme="minorHAnsi" w:hAnsiTheme="minorHAnsi" w:cstheme="minorHAnsi"/>
        </w:rPr>
        <w:t xml:space="preserve"> mentre </w:t>
      </w:r>
      <w:r w:rsidRPr="00596925">
        <w:rPr>
          <w:rFonts w:asciiTheme="minorHAnsi" w:hAnsiTheme="minorHAnsi" w:cstheme="minorHAnsi"/>
        </w:rPr>
        <w:t>opportunità è espr</w:t>
      </w:r>
      <w:r w:rsidR="0074122F" w:rsidRPr="00596925">
        <w:rPr>
          <w:rFonts w:asciiTheme="minorHAnsi" w:hAnsiTheme="minorHAnsi" w:cstheme="minorHAnsi"/>
        </w:rPr>
        <w:t>essione di un dato evento, fonte</w:t>
      </w:r>
      <w:r w:rsidRPr="00596925">
        <w:rPr>
          <w:rFonts w:asciiTheme="minorHAnsi" w:hAnsiTheme="minorHAnsi" w:cstheme="minorHAnsi"/>
        </w:rPr>
        <w:t xml:space="preserve"> di potenziali conseguenze positive per il laboratorio. </w:t>
      </w:r>
      <w:r w:rsidR="005151B7" w:rsidRPr="00596925">
        <w:rPr>
          <w:rFonts w:asciiTheme="minorHAnsi" w:hAnsiTheme="minorHAnsi" w:cstheme="minorHAnsi"/>
        </w:rPr>
        <w:t>Olt</w:t>
      </w:r>
      <w:r w:rsidR="005226F5" w:rsidRPr="00596925">
        <w:rPr>
          <w:rFonts w:asciiTheme="minorHAnsi" w:hAnsiTheme="minorHAnsi" w:cstheme="minorHAnsi"/>
        </w:rPr>
        <w:t xml:space="preserve">re alle disposizioni presenti nel presente MQL, il laboratorio </w:t>
      </w:r>
      <w:r w:rsidR="00236511" w:rsidRPr="00596925">
        <w:rPr>
          <w:rFonts w:asciiTheme="minorHAnsi" w:hAnsiTheme="minorHAnsi" w:cstheme="minorHAnsi"/>
        </w:rPr>
        <w:t>ha predisposto la procedura PG</w:t>
      </w:r>
      <w:r w:rsidR="00726A4C" w:rsidRPr="00596925">
        <w:rPr>
          <w:rFonts w:asciiTheme="minorHAnsi" w:hAnsiTheme="minorHAnsi" w:cstheme="minorHAnsi"/>
        </w:rPr>
        <w:t>01</w:t>
      </w:r>
      <w:r w:rsidR="00BE6697">
        <w:rPr>
          <w:rFonts w:asciiTheme="minorHAnsi" w:hAnsiTheme="minorHAnsi" w:cstheme="minorHAnsi"/>
        </w:rPr>
        <w:t>_</w:t>
      </w:r>
      <w:r w:rsidR="00236511" w:rsidRPr="00596925">
        <w:rPr>
          <w:rFonts w:asciiTheme="minorHAnsi" w:hAnsiTheme="minorHAnsi" w:cstheme="minorHAnsi"/>
        </w:rPr>
        <w:t xml:space="preserve">Gestione del rischio al fine di </w:t>
      </w:r>
      <w:r w:rsidR="001F6A39" w:rsidRPr="00596925">
        <w:rPr>
          <w:rFonts w:asciiTheme="minorHAnsi" w:hAnsiTheme="minorHAnsi" w:cstheme="minorHAnsi"/>
        </w:rPr>
        <w:t xml:space="preserve">porre in evidenza talune debolezze gestionali/operative/di performance e con </w:t>
      </w:r>
      <w:r w:rsidR="00DE1828" w:rsidRPr="00596925">
        <w:rPr>
          <w:rFonts w:asciiTheme="minorHAnsi" w:hAnsiTheme="minorHAnsi" w:cstheme="minorHAnsi"/>
        </w:rPr>
        <w:t>l’intenzione</w:t>
      </w:r>
      <w:r w:rsidR="001F6A39" w:rsidRPr="00596925">
        <w:rPr>
          <w:rFonts w:asciiTheme="minorHAnsi" w:hAnsiTheme="minorHAnsi" w:cstheme="minorHAnsi"/>
        </w:rPr>
        <w:t xml:space="preserve"> di </w:t>
      </w:r>
      <w:r w:rsidR="00236511" w:rsidRPr="00596925">
        <w:rPr>
          <w:rFonts w:asciiTheme="minorHAnsi" w:hAnsiTheme="minorHAnsi" w:cstheme="minorHAnsi"/>
        </w:rPr>
        <w:t xml:space="preserve">specificare </w:t>
      </w:r>
      <w:r w:rsidR="00DE1828" w:rsidRPr="00596925">
        <w:rPr>
          <w:rFonts w:asciiTheme="minorHAnsi" w:hAnsiTheme="minorHAnsi" w:cstheme="minorHAnsi"/>
        </w:rPr>
        <w:t xml:space="preserve">nel dettaglio </w:t>
      </w:r>
      <w:r w:rsidR="00236511" w:rsidRPr="00596925">
        <w:rPr>
          <w:rFonts w:asciiTheme="minorHAnsi" w:hAnsiTheme="minorHAnsi" w:cstheme="minorHAnsi"/>
        </w:rPr>
        <w:t xml:space="preserve">le </w:t>
      </w:r>
      <w:r w:rsidR="00FE0110" w:rsidRPr="00596925">
        <w:rPr>
          <w:rFonts w:asciiTheme="minorHAnsi" w:hAnsiTheme="minorHAnsi" w:cstheme="minorHAnsi"/>
        </w:rPr>
        <w:t>disposizioni</w:t>
      </w:r>
      <w:r w:rsidR="00236511" w:rsidRPr="00596925">
        <w:rPr>
          <w:rFonts w:asciiTheme="minorHAnsi" w:hAnsiTheme="minorHAnsi" w:cstheme="minorHAnsi"/>
        </w:rPr>
        <w:t xml:space="preserve"> </w:t>
      </w:r>
      <w:r w:rsidR="00FE0110" w:rsidRPr="00596925">
        <w:rPr>
          <w:rFonts w:asciiTheme="minorHAnsi" w:hAnsiTheme="minorHAnsi" w:cstheme="minorHAnsi"/>
        </w:rPr>
        <w:t>applicate dal laboratorio in merito alla</w:t>
      </w:r>
      <w:r w:rsidR="00236511" w:rsidRPr="00596925">
        <w:rPr>
          <w:rFonts w:asciiTheme="minorHAnsi" w:hAnsiTheme="minorHAnsi" w:cstheme="minorHAnsi"/>
        </w:rPr>
        <w:t xml:space="preserve"> pianificazione, attuazione e verifica delle azioni </w:t>
      </w:r>
      <w:r w:rsidR="00FB6AD7" w:rsidRPr="00596925">
        <w:rPr>
          <w:rFonts w:asciiTheme="minorHAnsi" w:hAnsiTheme="minorHAnsi" w:cstheme="minorHAnsi"/>
        </w:rPr>
        <w:t xml:space="preserve">attuate </w:t>
      </w:r>
      <w:r w:rsidR="00236511" w:rsidRPr="00596925">
        <w:rPr>
          <w:rFonts w:asciiTheme="minorHAnsi" w:hAnsiTheme="minorHAnsi" w:cstheme="minorHAnsi"/>
        </w:rPr>
        <w:t xml:space="preserve">per mitigare i rischi e </w:t>
      </w:r>
      <w:r w:rsidR="00FE0110" w:rsidRPr="00596925">
        <w:rPr>
          <w:rFonts w:asciiTheme="minorHAnsi" w:hAnsiTheme="minorHAnsi" w:cstheme="minorHAnsi"/>
        </w:rPr>
        <w:t xml:space="preserve">capitalizzare le </w:t>
      </w:r>
      <w:r w:rsidR="00236511" w:rsidRPr="00596925">
        <w:rPr>
          <w:rFonts w:asciiTheme="minorHAnsi" w:hAnsiTheme="minorHAnsi" w:cstheme="minorHAnsi"/>
        </w:rPr>
        <w:t>opportunità.</w:t>
      </w:r>
      <w:r w:rsidR="00FB6AD7" w:rsidRPr="00596925">
        <w:rPr>
          <w:rFonts w:asciiTheme="minorHAnsi" w:hAnsiTheme="minorHAnsi" w:cstheme="minorHAnsi"/>
        </w:rPr>
        <w:t xml:space="preserve"> Gestire i rischi e cogliere le opportunità permette al laboratorio di aumentare significativamente l’efficacia del proprio sistema di gestione per la qualità prevenendo situazioni </w:t>
      </w:r>
      <w:r w:rsidR="001F6A39" w:rsidRPr="00596925">
        <w:rPr>
          <w:rFonts w:asciiTheme="minorHAnsi" w:hAnsiTheme="minorHAnsi" w:cstheme="minorHAnsi"/>
        </w:rPr>
        <w:t xml:space="preserve">negative e/o </w:t>
      </w:r>
      <w:r w:rsidR="00FB6AD7" w:rsidRPr="00596925">
        <w:rPr>
          <w:rFonts w:asciiTheme="minorHAnsi" w:hAnsiTheme="minorHAnsi" w:cstheme="minorHAnsi"/>
        </w:rPr>
        <w:t>non conformi</w:t>
      </w:r>
      <w:r w:rsidR="00DE1828" w:rsidRPr="00596925">
        <w:rPr>
          <w:rFonts w:asciiTheme="minorHAnsi" w:hAnsiTheme="minorHAnsi" w:cstheme="minorHAnsi"/>
        </w:rPr>
        <w:t>,</w:t>
      </w:r>
      <w:r w:rsidR="00CF0818" w:rsidRPr="00596925">
        <w:rPr>
          <w:rFonts w:asciiTheme="minorHAnsi" w:hAnsiTheme="minorHAnsi" w:cstheme="minorHAnsi"/>
        </w:rPr>
        <w:t xml:space="preserve"> in relazione ai requisiti del cliente o della norma di riferimento (UNI</w:t>
      </w:r>
      <w:r w:rsidR="00E62DE8" w:rsidRPr="00596925">
        <w:rPr>
          <w:rFonts w:asciiTheme="minorHAnsi" w:hAnsiTheme="minorHAnsi" w:cstheme="minorHAnsi"/>
        </w:rPr>
        <w:t xml:space="preserve"> </w:t>
      </w:r>
      <w:r w:rsidR="00CF0818" w:rsidRPr="00596925">
        <w:rPr>
          <w:rFonts w:asciiTheme="minorHAnsi" w:hAnsiTheme="minorHAnsi" w:cstheme="minorHAnsi"/>
        </w:rPr>
        <w:t>CEI EN ISO/IEC 17025) e per raggiungere gli obiettivi del proprio sistema di gestione per la qualità</w:t>
      </w:r>
      <w:r w:rsidR="00FB6AD7" w:rsidRPr="00596925">
        <w:rPr>
          <w:rFonts w:asciiTheme="minorHAnsi" w:hAnsiTheme="minorHAnsi" w:cstheme="minorHAnsi"/>
        </w:rPr>
        <w:t xml:space="preserve">. Il laboratorio </w:t>
      </w:r>
      <w:r w:rsidR="008C7856" w:rsidRPr="00596925">
        <w:rPr>
          <w:rFonts w:asciiTheme="minorHAnsi" w:hAnsiTheme="minorHAnsi" w:cstheme="minorHAnsi"/>
        </w:rPr>
        <w:t>considera</w:t>
      </w:r>
      <w:r w:rsidR="00FB6AD7" w:rsidRPr="00596925">
        <w:rPr>
          <w:rFonts w:asciiTheme="minorHAnsi" w:hAnsiTheme="minorHAnsi" w:cstheme="minorHAnsi"/>
        </w:rPr>
        <w:t xml:space="preserve"> l’</w:t>
      </w:r>
      <w:r w:rsidR="003970B1" w:rsidRPr="00596925">
        <w:rPr>
          <w:rFonts w:asciiTheme="minorHAnsi" w:hAnsiTheme="minorHAnsi" w:cstheme="minorHAnsi"/>
        </w:rPr>
        <w:t xml:space="preserve">analisi del rischio </w:t>
      </w:r>
      <w:r w:rsidR="00576EDD" w:rsidRPr="00596925">
        <w:rPr>
          <w:rFonts w:asciiTheme="minorHAnsi" w:hAnsiTheme="minorHAnsi" w:cstheme="minorHAnsi"/>
        </w:rPr>
        <w:t xml:space="preserve">e l’eventuale </w:t>
      </w:r>
      <w:r w:rsidR="00823532" w:rsidRPr="00596925">
        <w:rPr>
          <w:rFonts w:asciiTheme="minorHAnsi" w:hAnsiTheme="minorHAnsi" w:cstheme="minorHAnsi"/>
        </w:rPr>
        <w:t>gesti</w:t>
      </w:r>
      <w:r w:rsidR="003970B1" w:rsidRPr="00596925">
        <w:rPr>
          <w:rFonts w:asciiTheme="minorHAnsi" w:hAnsiTheme="minorHAnsi" w:cstheme="minorHAnsi"/>
        </w:rPr>
        <w:t>one delle opportunità</w:t>
      </w:r>
      <w:r w:rsidR="001F6A39" w:rsidRPr="00596925">
        <w:rPr>
          <w:rFonts w:asciiTheme="minorHAnsi" w:hAnsiTheme="minorHAnsi" w:cstheme="minorHAnsi"/>
        </w:rPr>
        <w:t xml:space="preserve"> correlate</w:t>
      </w:r>
      <w:r w:rsidR="00D3522A" w:rsidRPr="00596925">
        <w:rPr>
          <w:rFonts w:asciiTheme="minorHAnsi" w:hAnsiTheme="minorHAnsi" w:cstheme="minorHAnsi"/>
        </w:rPr>
        <w:t xml:space="preserve"> almeno per i</w:t>
      </w:r>
      <w:r w:rsidR="003970B1" w:rsidRPr="00596925">
        <w:rPr>
          <w:rFonts w:asciiTheme="minorHAnsi" w:hAnsiTheme="minorHAnsi" w:cstheme="minorHAnsi"/>
        </w:rPr>
        <w:t xml:space="preserve"> seguenti elementi del sistema di gestione per la qualità:</w:t>
      </w:r>
    </w:p>
    <w:p w14:paraId="4FE759C2" w14:textId="77777777" w:rsidR="00210C0C" w:rsidRPr="00596925" w:rsidRDefault="00210C0C" w:rsidP="00F414B0">
      <w:pPr>
        <w:pStyle w:val="testo"/>
        <w:ind w:left="0"/>
        <w:rPr>
          <w:rFonts w:asciiTheme="minorHAnsi" w:hAnsiTheme="minorHAnsi" w:cstheme="minorHAnsi"/>
        </w:rPr>
      </w:pPr>
    </w:p>
    <w:p w14:paraId="5617D16E" w14:textId="77777777" w:rsidR="003970B1" w:rsidRPr="00596925" w:rsidRDefault="003970B1" w:rsidP="00EE5563">
      <w:pPr>
        <w:pStyle w:val="testo"/>
        <w:numPr>
          <w:ilvl w:val="2"/>
          <w:numId w:val="29"/>
        </w:numPr>
        <w:rPr>
          <w:rFonts w:asciiTheme="minorHAnsi" w:hAnsiTheme="minorHAnsi" w:cstheme="minorHAnsi"/>
        </w:rPr>
      </w:pPr>
      <w:r w:rsidRPr="00596925">
        <w:rPr>
          <w:rFonts w:asciiTheme="minorHAnsi" w:hAnsiTheme="minorHAnsi" w:cstheme="minorHAnsi"/>
        </w:rPr>
        <w:t>Imparzialità (§4.1 MQL);</w:t>
      </w:r>
    </w:p>
    <w:p w14:paraId="010E341C" w14:textId="31414772" w:rsidR="00121C9E" w:rsidRPr="00596925" w:rsidRDefault="00121C9E" w:rsidP="00EE5563">
      <w:pPr>
        <w:pStyle w:val="testo"/>
        <w:numPr>
          <w:ilvl w:val="2"/>
          <w:numId w:val="29"/>
        </w:numPr>
        <w:rPr>
          <w:rFonts w:asciiTheme="minorHAnsi" w:hAnsiTheme="minorHAnsi" w:cstheme="minorHAnsi"/>
        </w:rPr>
      </w:pPr>
      <w:r w:rsidRPr="00596925">
        <w:rPr>
          <w:rFonts w:asciiTheme="minorHAnsi" w:hAnsiTheme="minorHAnsi" w:cstheme="minorHAnsi"/>
        </w:rPr>
        <w:t>Formulazioni delle dichiarazioni di conformità (§7.8.6 MQL)</w:t>
      </w:r>
      <w:r w:rsidR="00726A4C" w:rsidRPr="00596925">
        <w:rPr>
          <w:rFonts w:asciiTheme="minorHAnsi" w:hAnsiTheme="minorHAnsi" w:cstheme="minorHAnsi"/>
        </w:rPr>
        <w:t>, ove emesse;</w:t>
      </w:r>
    </w:p>
    <w:p w14:paraId="01428B39" w14:textId="77777777" w:rsidR="00121C9E" w:rsidRPr="00596925" w:rsidRDefault="00121C9E" w:rsidP="00EE5563">
      <w:pPr>
        <w:pStyle w:val="testo"/>
        <w:numPr>
          <w:ilvl w:val="2"/>
          <w:numId w:val="29"/>
        </w:numPr>
        <w:rPr>
          <w:rFonts w:asciiTheme="minorHAnsi" w:hAnsiTheme="minorHAnsi" w:cstheme="minorHAnsi"/>
        </w:rPr>
      </w:pPr>
      <w:r w:rsidRPr="00596925">
        <w:rPr>
          <w:rFonts w:asciiTheme="minorHAnsi" w:hAnsiTheme="minorHAnsi" w:cstheme="minorHAnsi"/>
        </w:rPr>
        <w:t>Attività non conformi (§7.10 MQL);</w:t>
      </w:r>
    </w:p>
    <w:p w14:paraId="6BBF571A" w14:textId="77777777" w:rsidR="00121C9E" w:rsidRPr="00596925" w:rsidRDefault="00121C9E" w:rsidP="00EE5563">
      <w:pPr>
        <w:pStyle w:val="testo"/>
        <w:numPr>
          <w:ilvl w:val="2"/>
          <w:numId w:val="29"/>
        </w:numPr>
        <w:rPr>
          <w:rFonts w:asciiTheme="minorHAnsi" w:hAnsiTheme="minorHAnsi" w:cstheme="minorHAnsi"/>
        </w:rPr>
      </w:pPr>
      <w:r w:rsidRPr="00596925">
        <w:rPr>
          <w:rFonts w:asciiTheme="minorHAnsi" w:hAnsiTheme="minorHAnsi" w:cstheme="minorHAnsi"/>
        </w:rPr>
        <w:t>Miglioramento (§8.6 MQL);</w:t>
      </w:r>
    </w:p>
    <w:p w14:paraId="3744777C" w14:textId="77777777" w:rsidR="00121C9E" w:rsidRPr="00596925" w:rsidRDefault="00121C9E" w:rsidP="00EE5563">
      <w:pPr>
        <w:pStyle w:val="testo"/>
        <w:numPr>
          <w:ilvl w:val="2"/>
          <w:numId w:val="29"/>
        </w:numPr>
        <w:rPr>
          <w:rFonts w:asciiTheme="minorHAnsi" w:hAnsiTheme="minorHAnsi" w:cstheme="minorHAnsi"/>
        </w:rPr>
      </w:pPr>
      <w:r w:rsidRPr="00596925">
        <w:rPr>
          <w:rFonts w:asciiTheme="minorHAnsi" w:hAnsiTheme="minorHAnsi" w:cstheme="minorHAnsi"/>
        </w:rPr>
        <w:t>Azioni correttive (§8.7 MQL);</w:t>
      </w:r>
    </w:p>
    <w:p w14:paraId="7C3E8618" w14:textId="0EC157BD" w:rsidR="00121C9E" w:rsidRPr="00596925" w:rsidRDefault="00121C9E" w:rsidP="00EE5563">
      <w:pPr>
        <w:pStyle w:val="testo"/>
        <w:numPr>
          <w:ilvl w:val="2"/>
          <w:numId w:val="29"/>
        </w:numPr>
        <w:rPr>
          <w:rFonts w:asciiTheme="minorHAnsi" w:hAnsiTheme="minorHAnsi" w:cstheme="minorHAnsi"/>
        </w:rPr>
      </w:pPr>
      <w:r w:rsidRPr="00596925">
        <w:rPr>
          <w:rFonts w:asciiTheme="minorHAnsi" w:hAnsiTheme="minorHAnsi" w:cstheme="minorHAnsi"/>
        </w:rPr>
        <w:t>Riesami di direzione</w:t>
      </w:r>
      <w:r w:rsidR="0053051D" w:rsidRPr="00596925">
        <w:rPr>
          <w:rFonts w:asciiTheme="minorHAnsi" w:hAnsiTheme="minorHAnsi" w:cstheme="minorHAnsi"/>
        </w:rPr>
        <w:t xml:space="preserve"> (§8.9 MQL);</w:t>
      </w:r>
    </w:p>
    <w:p w14:paraId="5831EF97" w14:textId="2924C76A" w:rsidR="0053051D" w:rsidRPr="00596925" w:rsidRDefault="00D25C03" w:rsidP="00EE5563">
      <w:pPr>
        <w:pStyle w:val="testo"/>
        <w:numPr>
          <w:ilvl w:val="2"/>
          <w:numId w:val="29"/>
        </w:numPr>
        <w:rPr>
          <w:rFonts w:asciiTheme="minorHAnsi" w:hAnsiTheme="minorHAnsi" w:cstheme="minorHAnsi"/>
        </w:rPr>
      </w:pPr>
      <w:r w:rsidRPr="00596925">
        <w:rPr>
          <w:rFonts w:asciiTheme="minorHAnsi" w:hAnsiTheme="minorHAnsi" w:cstheme="minorHAnsi"/>
        </w:rPr>
        <w:t>Selezione, verifica e validazione dei metodi di prova (§7.2), ovvero, ascrizione di ciascun metodo di prova (oggetto di Accreditamento ACCREDIA) attuato dal laboratorio ad una specifica classe di rischio identificata;</w:t>
      </w:r>
    </w:p>
    <w:p w14:paraId="1B2DF74F" w14:textId="0302FC90" w:rsidR="00D25C03" w:rsidRPr="00596925" w:rsidRDefault="00D25C03" w:rsidP="00EE5563">
      <w:pPr>
        <w:pStyle w:val="testo"/>
        <w:numPr>
          <w:ilvl w:val="2"/>
          <w:numId w:val="29"/>
        </w:numPr>
        <w:rPr>
          <w:rFonts w:asciiTheme="minorHAnsi" w:hAnsiTheme="minorHAnsi" w:cstheme="minorHAnsi"/>
        </w:rPr>
      </w:pPr>
      <w:r w:rsidRPr="00596925">
        <w:rPr>
          <w:rFonts w:asciiTheme="minorHAnsi" w:hAnsiTheme="minorHAnsi" w:cstheme="minorHAnsi"/>
        </w:rPr>
        <w:t>Assicurazione della validità dei risultati (§7.7), ovvero, definizione del piano di assicurazione validità dei dati per ogni singolo metodo sulla base del relativo livello di rischio identificato.</w:t>
      </w:r>
    </w:p>
    <w:p w14:paraId="589FFC88" w14:textId="77777777" w:rsidR="003321B2" w:rsidRPr="00596925" w:rsidRDefault="003321B2" w:rsidP="00121C9E">
      <w:pPr>
        <w:pStyle w:val="testo"/>
        <w:ind w:left="0"/>
        <w:rPr>
          <w:rFonts w:asciiTheme="minorHAnsi" w:hAnsiTheme="minorHAnsi" w:cstheme="minorHAnsi"/>
        </w:rPr>
      </w:pPr>
    </w:p>
    <w:p w14:paraId="0AEB7E3D" w14:textId="61161953" w:rsidR="00FA457C" w:rsidRPr="00596925" w:rsidRDefault="003321B2" w:rsidP="00FA457C">
      <w:pPr>
        <w:pStyle w:val="testo"/>
        <w:ind w:left="0"/>
        <w:rPr>
          <w:rFonts w:asciiTheme="minorHAnsi" w:hAnsiTheme="minorHAnsi" w:cstheme="minorHAnsi"/>
          <w:bCs/>
        </w:rPr>
      </w:pPr>
      <w:r w:rsidRPr="00596925">
        <w:rPr>
          <w:rFonts w:asciiTheme="minorHAnsi" w:hAnsiTheme="minorHAnsi" w:cstheme="minorHAnsi"/>
        </w:rPr>
        <w:t xml:space="preserve">Operativamente il laboratorio, adottando la pratica del </w:t>
      </w:r>
      <w:r w:rsidRPr="00596925">
        <w:rPr>
          <w:rFonts w:asciiTheme="minorHAnsi" w:hAnsiTheme="minorHAnsi" w:cstheme="minorHAnsi"/>
          <w:i/>
        </w:rPr>
        <w:t>Brainstormi</w:t>
      </w:r>
      <w:r w:rsidR="00CC0DF9">
        <w:rPr>
          <w:rFonts w:asciiTheme="minorHAnsi" w:hAnsiTheme="minorHAnsi" w:cstheme="minorHAnsi"/>
          <w:i/>
        </w:rPr>
        <w:t>n</w:t>
      </w:r>
      <w:r w:rsidRPr="00596925">
        <w:rPr>
          <w:rFonts w:asciiTheme="minorHAnsi" w:hAnsiTheme="minorHAnsi" w:cstheme="minorHAnsi"/>
          <w:i/>
        </w:rPr>
        <w:t>g</w:t>
      </w:r>
      <w:r w:rsidRPr="00596925">
        <w:rPr>
          <w:rFonts w:asciiTheme="minorHAnsi" w:hAnsiTheme="minorHAnsi" w:cstheme="minorHAnsi"/>
        </w:rPr>
        <w:t>, effettua l’analisi S.W.O.T (</w:t>
      </w:r>
      <w:proofErr w:type="spellStart"/>
      <w:r w:rsidR="0063347C" w:rsidRPr="00596925">
        <w:rPr>
          <w:rFonts w:asciiTheme="minorHAnsi" w:hAnsiTheme="minorHAnsi" w:cstheme="minorHAnsi"/>
          <w:i/>
        </w:rPr>
        <w:t>Strengths</w:t>
      </w:r>
      <w:proofErr w:type="spellEnd"/>
      <w:r w:rsidR="0063347C" w:rsidRPr="00596925">
        <w:rPr>
          <w:rFonts w:asciiTheme="minorHAnsi" w:hAnsiTheme="minorHAnsi" w:cstheme="minorHAnsi"/>
          <w:i/>
        </w:rPr>
        <w:t xml:space="preserve">, </w:t>
      </w:r>
      <w:proofErr w:type="spellStart"/>
      <w:r w:rsidR="0063347C" w:rsidRPr="00596925">
        <w:rPr>
          <w:rFonts w:asciiTheme="minorHAnsi" w:hAnsiTheme="minorHAnsi" w:cstheme="minorHAnsi"/>
          <w:i/>
        </w:rPr>
        <w:t>Weaknesses</w:t>
      </w:r>
      <w:proofErr w:type="spellEnd"/>
      <w:r w:rsidR="0063347C" w:rsidRPr="00596925">
        <w:rPr>
          <w:rFonts w:asciiTheme="minorHAnsi" w:hAnsiTheme="minorHAnsi" w:cstheme="minorHAnsi"/>
          <w:i/>
        </w:rPr>
        <w:t xml:space="preserve">, </w:t>
      </w:r>
      <w:proofErr w:type="spellStart"/>
      <w:r w:rsidR="0063347C" w:rsidRPr="00596925">
        <w:rPr>
          <w:rFonts w:asciiTheme="minorHAnsi" w:hAnsiTheme="minorHAnsi" w:cstheme="minorHAnsi"/>
          <w:i/>
        </w:rPr>
        <w:t>Opportunities</w:t>
      </w:r>
      <w:proofErr w:type="spellEnd"/>
      <w:r w:rsidR="0063347C" w:rsidRPr="00596925">
        <w:rPr>
          <w:rFonts w:asciiTheme="minorHAnsi" w:hAnsiTheme="minorHAnsi" w:cstheme="minorHAnsi"/>
          <w:i/>
        </w:rPr>
        <w:t>, Threats</w:t>
      </w:r>
      <w:r w:rsidR="0063347C" w:rsidRPr="00596925">
        <w:rPr>
          <w:rFonts w:asciiTheme="minorHAnsi" w:hAnsiTheme="minorHAnsi" w:cstheme="minorHAnsi"/>
        </w:rPr>
        <w:t>)</w:t>
      </w:r>
      <w:r w:rsidRPr="00596925">
        <w:rPr>
          <w:rFonts w:asciiTheme="minorHAnsi" w:hAnsiTheme="minorHAnsi" w:cstheme="minorHAnsi"/>
        </w:rPr>
        <w:t xml:space="preserve"> dei fattori di rischio identificati (</w:t>
      </w:r>
      <w:r w:rsidR="00FD234B" w:rsidRPr="00596925">
        <w:rPr>
          <w:rFonts w:asciiTheme="minorHAnsi" w:hAnsiTheme="minorHAnsi" w:cstheme="minorHAnsi"/>
        </w:rPr>
        <w:t>M</w:t>
      </w:r>
      <w:r w:rsidR="00FD234B">
        <w:rPr>
          <w:rFonts w:asciiTheme="minorHAnsi" w:hAnsiTheme="minorHAnsi" w:cstheme="minorHAnsi"/>
        </w:rPr>
        <w:t>143</w:t>
      </w:r>
      <w:r w:rsidR="00BE6697">
        <w:rPr>
          <w:rFonts w:asciiTheme="minorHAnsi" w:hAnsiTheme="minorHAnsi" w:cstheme="minorHAnsi"/>
        </w:rPr>
        <w:t>_</w:t>
      </w:r>
      <w:r w:rsidR="00451F8E" w:rsidRPr="00596925">
        <w:rPr>
          <w:rFonts w:asciiTheme="minorHAnsi" w:hAnsiTheme="minorHAnsi" w:cstheme="minorHAnsi"/>
        </w:rPr>
        <w:t>Scheda profilo del rischio</w:t>
      </w:r>
      <w:r w:rsidRPr="00596925">
        <w:rPr>
          <w:rFonts w:asciiTheme="minorHAnsi" w:hAnsiTheme="minorHAnsi" w:cstheme="minorHAnsi"/>
        </w:rPr>
        <w:t>).</w:t>
      </w:r>
      <w:r w:rsidR="0063347C" w:rsidRPr="00596925">
        <w:rPr>
          <w:rFonts w:asciiTheme="minorHAnsi" w:hAnsiTheme="minorHAnsi" w:cstheme="minorHAnsi"/>
        </w:rPr>
        <w:t xml:space="preserve"> </w:t>
      </w:r>
      <w:r w:rsidR="00FA457C" w:rsidRPr="00596925">
        <w:rPr>
          <w:rFonts w:asciiTheme="minorHAnsi" w:hAnsiTheme="minorHAnsi" w:cstheme="minorHAnsi"/>
          <w:bCs/>
          <w:i/>
        </w:rPr>
        <w:t>Brainstorming</w:t>
      </w:r>
      <w:r w:rsidR="00FA457C" w:rsidRPr="00596925">
        <w:rPr>
          <w:rFonts w:asciiTheme="minorHAnsi" w:hAnsiTheme="minorHAnsi" w:cstheme="minorHAnsi"/>
          <w:bCs/>
        </w:rPr>
        <w:t xml:space="preserve"> è un termine inglese composto dalle parole </w:t>
      </w:r>
      <w:r w:rsidR="00FA457C" w:rsidRPr="00596925">
        <w:rPr>
          <w:rFonts w:asciiTheme="minorHAnsi" w:hAnsiTheme="minorHAnsi" w:cstheme="minorHAnsi"/>
          <w:bCs/>
          <w:i/>
        </w:rPr>
        <w:t>brain</w:t>
      </w:r>
      <w:r w:rsidR="00FA457C" w:rsidRPr="00596925">
        <w:rPr>
          <w:rFonts w:asciiTheme="minorHAnsi" w:hAnsiTheme="minorHAnsi" w:cstheme="minorHAnsi"/>
          <w:bCs/>
        </w:rPr>
        <w:t xml:space="preserve"> (cervello) e </w:t>
      </w:r>
      <w:r w:rsidR="00FA457C" w:rsidRPr="00596925">
        <w:rPr>
          <w:rFonts w:asciiTheme="minorHAnsi" w:hAnsiTheme="minorHAnsi" w:cstheme="minorHAnsi"/>
          <w:bCs/>
          <w:i/>
        </w:rPr>
        <w:t>storming</w:t>
      </w:r>
      <w:r w:rsidR="00FA457C" w:rsidRPr="00596925">
        <w:rPr>
          <w:rFonts w:asciiTheme="minorHAnsi" w:hAnsiTheme="minorHAnsi" w:cstheme="minorHAnsi"/>
          <w:bCs/>
        </w:rPr>
        <w:t xml:space="preserve"> (tempesta) e significa letteralmente tempesta di cervelli. Questa espressione è entrata nell’uso comune per indicare una modalità di lavoro di gruppo in cui viene sfruttato il gioco dell’associazione di idee: la finalità è fare emergere diverse possibili alternative in vista della soluzione di un problema o di definizione di un aspetto operativo/gestionale. Ogni persona del gruppo è stimolata a produrre in modo creativo quante più idee in una sessione di lavoro: ogni pensiero è registrato e poi discusso all’interno del gruppo e solo in un secondo tempo viene eseguita una cernita qualitativa delle idee.</w:t>
      </w:r>
    </w:p>
    <w:p w14:paraId="0C60F90C" w14:textId="77777777" w:rsidR="00FA457C" w:rsidRPr="00596925" w:rsidRDefault="00FA457C" w:rsidP="00FA457C">
      <w:pPr>
        <w:pStyle w:val="testo"/>
        <w:ind w:left="0"/>
        <w:rPr>
          <w:rFonts w:asciiTheme="minorHAnsi" w:hAnsiTheme="minorHAnsi" w:cstheme="minorHAnsi"/>
          <w:bCs/>
        </w:rPr>
      </w:pPr>
    </w:p>
    <w:p w14:paraId="0824865E" w14:textId="63556038" w:rsidR="00FA457C" w:rsidRPr="00596925" w:rsidRDefault="00FA457C" w:rsidP="00FA457C">
      <w:pPr>
        <w:pStyle w:val="testo"/>
        <w:ind w:left="0"/>
        <w:rPr>
          <w:rFonts w:asciiTheme="minorHAnsi" w:hAnsiTheme="minorHAnsi" w:cstheme="minorHAnsi"/>
          <w:bCs/>
        </w:rPr>
      </w:pPr>
      <w:r w:rsidRPr="00596925">
        <w:rPr>
          <w:rFonts w:asciiTheme="minorHAnsi" w:hAnsiTheme="minorHAnsi" w:cstheme="minorHAnsi"/>
          <w:bCs/>
        </w:rPr>
        <w:t xml:space="preserve">Di seguito le tre regole applicate dal laboratorio per la conduzione di una sessione di </w:t>
      </w:r>
      <w:r w:rsidRPr="00596925">
        <w:rPr>
          <w:rFonts w:asciiTheme="minorHAnsi" w:hAnsiTheme="minorHAnsi" w:cstheme="minorHAnsi"/>
          <w:bCs/>
          <w:i/>
        </w:rPr>
        <w:t>Brainstorming</w:t>
      </w:r>
      <w:r w:rsidRPr="00596925">
        <w:rPr>
          <w:rFonts w:asciiTheme="minorHAnsi" w:hAnsiTheme="minorHAnsi" w:cstheme="minorHAnsi"/>
          <w:bCs/>
        </w:rPr>
        <w:t>:</w:t>
      </w:r>
    </w:p>
    <w:p w14:paraId="0756A655" w14:textId="76CC1B82" w:rsidR="00FA457C" w:rsidRPr="00596925" w:rsidRDefault="001F6A39" w:rsidP="00EE5563">
      <w:pPr>
        <w:pStyle w:val="testo"/>
        <w:numPr>
          <w:ilvl w:val="2"/>
          <w:numId w:val="29"/>
        </w:numPr>
        <w:rPr>
          <w:rFonts w:asciiTheme="minorHAnsi" w:hAnsiTheme="minorHAnsi" w:cstheme="minorHAnsi"/>
          <w:bCs/>
        </w:rPr>
      </w:pPr>
      <w:r w:rsidRPr="00596925">
        <w:rPr>
          <w:rFonts w:asciiTheme="minorHAnsi" w:hAnsiTheme="minorHAnsi" w:cstheme="minorHAnsi"/>
          <w:bCs/>
        </w:rPr>
        <w:t>Non bisogna fare critiche</w:t>
      </w:r>
      <w:r w:rsidR="00FA457C" w:rsidRPr="00596925">
        <w:rPr>
          <w:rFonts w:asciiTheme="minorHAnsi" w:hAnsiTheme="minorHAnsi" w:cstheme="minorHAnsi"/>
          <w:bCs/>
        </w:rPr>
        <w:t>: divieto di criticare le idee di altri componenti del gruppo;</w:t>
      </w:r>
    </w:p>
    <w:p w14:paraId="2237B8E3" w14:textId="5F6E1CF8" w:rsidR="00FA457C" w:rsidRPr="00596925" w:rsidRDefault="001F6A39" w:rsidP="00EE5563">
      <w:pPr>
        <w:pStyle w:val="testo"/>
        <w:numPr>
          <w:ilvl w:val="2"/>
          <w:numId w:val="29"/>
        </w:numPr>
        <w:rPr>
          <w:rFonts w:asciiTheme="minorHAnsi" w:hAnsiTheme="minorHAnsi" w:cstheme="minorHAnsi"/>
          <w:bCs/>
        </w:rPr>
      </w:pPr>
      <w:r w:rsidRPr="00596925">
        <w:rPr>
          <w:rFonts w:asciiTheme="minorHAnsi" w:hAnsiTheme="minorHAnsi" w:cstheme="minorHAnsi"/>
          <w:bCs/>
        </w:rPr>
        <w:t>Tutto conta</w:t>
      </w:r>
      <w:r w:rsidR="00FA457C" w:rsidRPr="00596925">
        <w:rPr>
          <w:rFonts w:asciiTheme="minorHAnsi" w:hAnsiTheme="minorHAnsi" w:cstheme="minorHAnsi"/>
          <w:bCs/>
        </w:rPr>
        <w:t>: stabilire il clima affinché anche le idee più assurde vengano espresse senza riserve;</w:t>
      </w:r>
    </w:p>
    <w:p w14:paraId="4EBCA42C" w14:textId="095762AD" w:rsidR="00FA457C" w:rsidRPr="00596925" w:rsidRDefault="001F6A39" w:rsidP="00EE5563">
      <w:pPr>
        <w:pStyle w:val="testo"/>
        <w:numPr>
          <w:ilvl w:val="2"/>
          <w:numId w:val="29"/>
        </w:numPr>
        <w:rPr>
          <w:rFonts w:asciiTheme="minorHAnsi" w:hAnsiTheme="minorHAnsi" w:cstheme="minorHAnsi"/>
          <w:bCs/>
        </w:rPr>
      </w:pPr>
      <w:r w:rsidRPr="00596925">
        <w:rPr>
          <w:rFonts w:asciiTheme="minorHAnsi" w:hAnsiTheme="minorHAnsi" w:cstheme="minorHAnsi"/>
          <w:bCs/>
        </w:rPr>
        <w:lastRenderedPageBreak/>
        <w:t>Di più è meglio</w:t>
      </w:r>
      <w:r w:rsidR="00FA457C" w:rsidRPr="00596925">
        <w:rPr>
          <w:rFonts w:asciiTheme="minorHAnsi" w:hAnsiTheme="minorHAnsi" w:cstheme="minorHAnsi"/>
          <w:bCs/>
        </w:rPr>
        <w:t>: è meglio avere un maggior numero di idee. Convocare tutti quelli che desiderano partecipare.</w:t>
      </w:r>
    </w:p>
    <w:p w14:paraId="7F3F0A43" w14:textId="77777777" w:rsidR="00FA457C" w:rsidRPr="00596925" w:rsidRDefault="00FA457C" w:rsidP="00FA457C">
      <w:pPr>
        <w:pStyle w:val="testo"/>
        <w:ind w:left="0"/>
        <w:rPr>
          <w:rFonts w:asciiTheme="minorHAnsi" w:hAnsiTheme="minorHAnsi" w:cstheme="minorHAnsi"/>
          <w:bCs/>
        </w:rPr>
      </w:pPr>
    </w:p>
    <w:p w14:paraId="35F2FF4E" w14:textId="298702F5" w:rsidR="00FA457C" w:rsidRPr="00596925" w:rsidRDefault="001F6A39" w:rsidP="00FA457C">
      <w:pPr>
        <w:pStyle w:val="testo"/>
        <w:ind w:left="0"/>
        <w:rPr>
          <w:rFonts w:asciiTheme="minorHAnsi" w:hAnsiTheme="minorHAnsi" w:cstheme="minorHAnsi"/>
          <w:bCs/>
        </w:rPr>
      </w:pPr>
      <w:r w:rsidRPr="00596925">
        <w:rPr>
          <w:rFonts w:asciiTheme="minorHAnsi" w:hAnsiTheme="minorHAnsi" w:cstheme="minorHAnsi"/>
          <w:bCs/>
        </w:rPr>
        <w:t>Svantaggi di una conduzione verbale:</w:t>
      </w:r>
    </w:p>
    <w:p w14:paraId="46392C93" w14:textId="77777777" w:rsidR="00FA457C" w:rsidRPr="00596925" w:rsidRDefault="00FA457C" w:rsidP="00EE5563">
      <w:pPr>
        <w:pStyle w:val="testo"/>
        <w:numPr>
          <w:ilvl w:val="1"/>
          <w:numId w:val="60"/>
        </w:numPr>
        <w:rPr>
          <w:rFonts w:asciiTheme="minorHAnsi" w:hAnsiTheme="minorHAnsi" w:cstheme="minorHAnsi"/>
          <w:bCs/>
        </w:rPr>
      </w:pPr>
      <w:r w:rsidRPr="00596925">
        <w:rPr>
          <w:rFonts w:asciiTheme="minorHAnsi" w:hAnsiTheme="minorHAnsi" w:cstheme="minorHAnsi"/>
          <w:bCs/>
        </w:rPr>
        <w:t>Un oratore bravo potrebbe avvantaggiarsi sugli altri;</w:t>
      </w:r>
    </w:p>
    <w:p w14:paraId="1A6FEA0F" w14:textId="77777777" w:rsidR="00FA457C" w:rsidRPr="00596925" w:rsidRDefault="00FA457C" w:rsidP="00EE5563">
      <w:pPr>
        <w:pStyle w:val="testo"/>
        <w:numPr>
          <w:ilvl w:val="1"/>
          <w:numId w:val="60"/>
        </w:numPr>
        <w:rPr>
          <w:rFonts w:asciiTheme="minorHAnsi" w:hAnsiTheme="minorHAnsi" w:cstheme="minorHAnsi"/>
          <w:bCs/>
        </w:rPr>
      </w:pPr>
      <w:r w:rsidRPr="00596925">
        <w:rPr>
          <w:rFonts w:asciiTheme="minorHAnsi" w:hAnsiTheme="minorHAnsi" w:cstheme="minorHAnsi"/>
          <w:bCs/>
        </w:rPr>
        <w:t xml:space="preserve">Alcune idee possono essere non dette per non contraddire il </w:t>
      </w:r>
      <w:r w:rsidRPr="00596925">
        <w:rPr>
          <w:rFonts w:asciiTheme="minorHAnsi" w:hAnsiTheme="minorHAnsi" w:cstheme="minorHAnsi"/>
          <w:bCs/>
          <w:i/>
        </w:rPr>
        <w:t>leader</w:t>
      </w:r>
      <w:r w:rsidRPr="00596925">
        <w:rPr>
          <w:rFonts w:asciiTheme="minorHAnsi" w:hAnsiTheme="minorHAnsi" w:cstheme="minorHAnsi"/>
          <w:bCs/>
        </w:rPr>
        <w:t>;</w:t>
      </w:r>
    </w:p>
    <w:p w14:paraId="5272EF14" w14:textId="77777777" w:rsidR="00FA457C" w:rsidRPr="00596925" w:rsidRDefault="00FA457C" w:rsidP="00EE5563">
      <w:pPr>
        <w:pStyle w:val="testo"/>
        <w:numPr>
          <w:ilvl w:val="1"/>
          <w:numId w:val="60"/>
        </w:numPr>
        <w:rPr>
          <w:rFonts w:asciiTheme="minorHAnsi" w:hAnsiTheme="minorHAnsi" w:cstheme="minorHAnsi"/>
          <w:bCs/>
        </w:rPr>
      </w:pPr>
      <w:r w:rsidRPr="00596925">
        <w:rPr>
          <w:rFonts w:asciiTheme="minorHAnsi" w:hAnsiTheme="minorHAnsi" w:cstheme="minorHAnsi"/>
          <w:bCs/>
        </w:rPr>
        <w:t>Può esserci il caso di qualcuno che non parla e aspetta la fine per intervenire invece di lavorare per massimizzare la loro capacità di descrivere un problema e la loro creatività.</w:t>
      </w:r>
    </w:p>
    <w:p w14:paraId="3079A26E" w14:textId="77777777" w:rsidR="00FA457C" w:rsidRPr="00596925" w:rsidRDefault="00FA457C" w:rsidP="00FA457C">
      <w:pPr>
        <w:pStyle w:val="testo"/>
        <w:ind w:left="0"/>
        <w:rPr>
          <w:rFonts w:asciiTheme="minorHAnsi" w:hAnsiTheme="minorHAnsi" w:cstheme="minorHAnsi"/>
          <w:bCs/>
        </w:rPr>
      </w:pPr>
    </w:p>
    <w:p w14:paraId="5D5939FB" w14:textId="660D4B5C" w:rsidR="00DC294F" w:rsidRPr="00596925" w:rsidRDefault="001F6A39" w:rsidP="00FA457C">
      <w:pPr>
        <w:pStyle w:val="testo"/>
        <w:ind w:left="0"/>
        <w:rPr>
          <w:rFonts w:asciiTheme="minorHAnsi" w:hAnsiTheme="minorHAnsi" w:cstheme="minorHAnsi"/>
          <w:bCs/>
        </w:rPr>
      </w:pPr>
      <w:r w:rsidRPr="00596925">
        <w:rPr>
          <w:rFonts w:asciiTheme="minorHAnsi" w:hAnsiTheme="minorHAnsi" w:cstheme="minorHAnsi"/>
          <w:bCs/>
        </w:rPr>
        <w:t>Vantaggi di una conduzione scritta (preferibile):</w:t>
      </w:r>
    </w:p>
    <w:p w14:paraId="3548907C" w14:textId="77777777" w:rsidR="00FA457C" w:rsidRPr="00596925" w:rsidRDefault="00FA457C" w:rsidP="00EE5563">
      <w:pPr>
        <w:pStyle w:val="testo"/>
        <w:numPr>
          <w:ilvl w:val="0"/>
          <w:numId w:val="61"/>
        </w:numPr>
        <w:rPr>
          <w:rFonts w:asciiTheme="minorHAnsi" w:hAnsiTheme="minorHAnsi" w:cstheme="minorHAnsi"/>
          <w:bCs/>
        </w:rPr>
      </w:pPr>
      <w:r w:rsidRPr="00596925">
        <w:rPr>
          <w:rFonts w:asciiTheme="minorHAnsi" w:hAnsiTheme="minorHAnsi" w:cstheme="minorHAnsi"/>
          <w:bCs/>
        </w:rPr>
        <w:t>Si evitano discussioni formali;</w:t>
      </w:r>
    </w:p>
    <w:p w14:paraId="3BDBBC6A" w14:textId="77777777" w:rsidR="00FA457C" w:rsidRPr="00596925" w:rsidRDefault="00FA457C" w:rsidP="00EE5563">
      <w:pPr>
        <w:pStyle w:val="testo"/>
        <w:numPr>
          <w:ilvl w:val="0"/>
          <w:numId w:val="61"/>
        </w:numPr>
        <w:rPr>
          <w:rFonts w:asciiTheme="minorHAnsi" w:hAnsiTheme="minorHAnsi" w:cstheme="minorHAnsi"/>
          <w:bCs/>
        </w:rPr>
      </w:pPr>
      <w:r w:rsidRPr="00596925">
        <w:rPr>
          <w:rFonts w:asciiTheme="minorHAnsi" w:hAnsiTheme="minorHAnsi" w:cstheme="minorHAnsi"/>
          <w:bCs/>
        </w:rPr>
        <w:t>Non è influenzata dalla gerarchia;</w:t>
      </w:r>
    </w:p>
    <w:p w14:paraId="77D80067" w14:textId="77777777" w:rsidR="00FA457C" w:rsidRPr="00596925" w:rsidRDefault="00FA457C" w:rsidP="00EE5563">
      <w:pPr>
        <w:pStyle w:val="testo"/>
        <w:numPr>
          <w:ilvl w:val="0"/>
          <w:numId w:val="61"/>
        </w:numPr>
        <w:rPr>
          <w:rFonts w:asciiTheme="minorHAnsi" w:hAnsiTheme="minorHAnsi" w:cstheme="minorHAnsi"/>
          <w:bCs/>
        </w:rPr>
      </w:pPr>
      <w:r w:rsidRPr="00596925">
        <w:rPr>
          <w:rFonts w:asciiTheme="minorHAnsi" w:hAnsiTheme="minorHAnsi" w:cstheme="minorHAnsi"/>
          <w:bCs/>
        </w:rPr>
        <w:t>Non influenza la capacità o meno di essere un buon oratore;</w:t>
      </w:r>
    </w:p>
    <w:p w14:paraId="34945DB7" w14:textId="77777777" w:rsidR="00FA457C" w:rsidRPr="00596925" w:rsidRDefault="00FA457C" w:rsidP="00EE5563">
      <w:pPr>
        <w:pStyle w:val="testo"/>
        <w:numPr>
          <w:ilvl w:val="0"/>
          <w:numId w:val="61"/>
        </w:numPr>
        <w:rPr>
          <w:rFonts w:asciiTheme="minorHAnsi" w:hAnsiTheme="minorHAnsi" w:cstheme="minorHAnsi"/>
          <w:bCs/>
        </w:rPr>
      </w:pPr>
      <w:r w:rsidRPr="00596925">
        <w:rPr>
          <w:rFonts w:asciiTheme="minorHAnsi" w:hAnsiTheme="minorHAnsi" w:cstheme="minorHAnsi"/>
          <w:bCs/>
        </w:rPr>
        <w:t>C’è più libertà per ogni membro del gruppo;</w:t>
      </w:r>
    </w:p>
    <w:p w14:paraId="3ADBF758" w14:textId="77777777" w:rsidR="00FA457C" w:rsidRPr="00596925" w:rsidRDefault="00FA457C" w:rsidP="00EE5563">
      <w:pPr>
        <w:pStyle w:val="testo"/>
        <w:numPr>
          <w:ilvl w:val="0"/>
          <w:numId w:val="61"/>
        </w:numPr>
        <w:rPr>
          <w:rFonts w:asciiTheme="minorHAnsi" w:hAnsiTheme="minorHAnsi" w:cstheme="minorHAnsi"/>
          <w:bCs/>
        </w:rPr>
      </w:pPr>
      <w:r w:rsidRPr="00596925">
        <w:rPr>
          <w:rFonts w:asciiTheme="minorHAnsi" w:hAnsiTheme="minorHAnsi" w:cstheme="minorHAnsi"/>
          <w:bCs/>
        </w:rPr>
        <w:t>Ciascuno esprime la massima creatività.</w:t>
      </w:r>
    </w:p>
    <w:p w14:paraId="423FA841" w14:textId="77777777" w:rsidR="00EC66C5" w:rsidRPr="00596925" w:rsidRDefault="00EC66C5" w:rsidP="00121C9E">
      <w:pPr>
        <w:pStyle w:val="testo"/>
        <w:ind w:left="0"/>
        <w:rPr>
          <w:rFonts w:asciiTheme="minorHAnsi" w:hAnsiTheme="minorHAnsi" w:cstheme="minorHAnsi"/>
        </w:rPr>
      </w:pPr>
    </w:p>
    <w:p w14:paraId="5F687C2D" w14:textId="69DE5FFA" w:rsidR="00881D8A" w:rsidRPr="00596925" w:rsidRDefault="00EC66C5" w:rsidP="00F23CC2">
      <w:pPr>
        <w:pStyle w:val="testo"/>
        <w:ind w:left="0"/>
        <w:rPr>
          <w:rFonts w:asciiTheme="minorHAnsi" w:hAnsiTheme="minorHAnsi" w:cstheme="minorHAnsi"/>
        </w:rPr>
      </w:pPr>
      <w:r w:rsidRPr="00596925">
        <w:rPr>
          <w:rFonts w:asciiTheme="minorHAnsi" w:hAnsiTheme="minorHAnsi" w:cstheme="minorHAnsi"/>
        </w:rPr>
        <w:t>La classificazione del livello di rischio adottata dal laboratorio, prende in considerazione due principali fattori moltiplicativi espressi su t</w:t>
      </w:r>
      <w:r w:rsidR="00F23CC2" w:rsidRPr="00596925">
        <w:rPr>
          <w:rFonts w:asciiTheme="minorHAnsi" w:hAnsiTheme="minorHAnsi" w:cstheme="minorHAnsi"/>
        </w:rPr>
        <w:t>re livelli quantitativi, ovvero, la frequenza e l’impatto dei rischi vengono valutati secondo i seguenti indici numerici:</w:t>
      </w:r>
    </w:p>
    <w:p w14:paraId="0D02A2F9" w14:textId="77777777" w:rsidR="00F23CC2" w:rsidRPr="00596925" w:rsidRDefault="00F23CC2" w:rsidP="00F23CC2">
      <w:pPr>
        <w:pStyle w:val="testo"/>
        <w:ind w:left="0"/>
        <w:rPr>
          <w:rFonts w:asciiTheme="minorHAnsi" w:hAnsiTheme="minorHAnsi" w:cstheme="minorHAnsi"/>
        </w:rPr>
      </w:pPr>
    </w:p>
    <w:p w14:paraId="7F995F84" w14:textId="77777777" w:rsidR="00F23CC2" w:rsidRPr="00596925" w:rsidRDefault="00F23CC2" w:rsidP="00F23CC2">
      <w:pPr>
        <w:pStyle w:val="testo"/>
        <w:numPr>
          <w:ilvl w:val="1"/>
          <w:numId w:val="71"/>
        </w:numPr>
        <w:rPr>
          <w:rFonts w:asciiTheme="minorHAnsi" w:hAnsiTheme="minorHAnsi" w:cstheme="minorHAnsi"/>
        </w:rPr>
      </w:pPr>
      <w:r w:rsidRPr="00596925">
        <w:rPr>
          <w:rFonts w:asciiTheme="minorHAnsi" w:hAnsiTheme="minorHAnsi" w:cstheme="minorHAnsi"/>
        </w:rPr>
        <w:t xml:space="preserve">IMPATTO:  </w:t>
      </w:r>
    </w:p>
    <w:p w14:paraId="39F237AD" w14:textId="77777777" w:rsidR="00F23CC2" w:rsidRPr="00596925" w:rsidRDefault="00F23CC2" w:rsidP="00F23CC2">
      <w:pPr>
        <w:pStyle w:val="testo"/>
        <w:numPr>
          <w:ilvl w:val="2"/>
          <w:numId w:val="71"/>
        </w:numPr>
        <w:rPr>
          <w:rFonts w:asciiTheme="minorHAnsi" w:hAnsiTheme="minorHAnsi" w:cstheme="minorHAnsi"/>
        </w:rPr>
      </w:pPr>
      <w:r w:rsidRPr="00596925">
        <w:rPr>
          <w:rFonts w:asciiTheme="minorHAnsi" w:hAnsiTheme="minorHAnsi" w:cstheme="minorHAnsi"/>
        </w:rPr>
        <w:t>Basso (1-2): errori semplici da correggere;</w:t>
      </w:r>
    </w:p>
    <w:p w14:paraId="1C4EB0E8" w14:textId="77777777" w:rsidR="00F23CC2" w:rsidRPr="00596925" w:rsidRDefault="00F23CC2" w:rsidP="00F23CC2">
      <w:pPr>
        <w:pStyle w:val="testo"/>
        <w:numPr>
          <w:ilvl w:val="2"/>
          <w:numId w:val="71"/>
        </w:numPr>
        <w:rPr>
          <w:rFonts w:asciiTheme="minorHAnsi" w:hAnsiTheme="minorHAnsi" w:cstheme="minorHAnsi"/>
        </w:rPr>
      </w:pPr>
      <w:r w:rsidRPr="00596925">
        <w:rPr>
          <w:rFonts w:asciiTheme="minorHAnsi" w:hAnsiTheme="minorHAnsi" w:cstheme="minorHAnsi"/>
        </w:rPr>
        <w:t>Moderato (3-4): errori che determinano una perdita di efficienza delle prestazioni e quindi aggravio di costi;</w:t>
      </w:r>
    </w:p>
    <w:p w14:paraId="11E56B95" w14:textId="77777777" w:rsidR="00F23CC2" w:rsidRPr="00596925" w:rsidRDefault="00F23CC2" w:rsidP="00F23CC2">
      <w:pPr>
        <w:pStyle w:val="testo"/>
        <w:numPr>
          <w:ilvl w:val="2"/>
          <w:numId w:val="71"/>
        </w:numPr>
        <w:rPr>
          <w:rFonts w:asciiTheme="minorHAnsi" w:hAnsiTheme="minorHAnsi" w:cstheme="minorHAnsi"/>
        </w:rPr>
      </w:pPr>
      <w:r w:rsidRPr="00596925">
        <w:rPr>
          <w:rFonts w:asciiTheme="minorHAnsi" w:hAnsiTheme="minorHAnsi" w:cstheme="minorHAnsi"/>
        </w:rPr>
        <w:t>Alto (5): errori gravi con conseguenze significative, come ricadute sul cliente, violazione di requisiti di legge, pericolosità sulla salute.</w:t>
      </w:r>
    </w:p>
    <w:p w14:paraId="295CE88E" w14:textId="77777777" w:rsidR="00F23CC2" w:rsidRPr="00596925" w:rsidRDefault="00F23CC2" w:rsidP="00F23CC2">
      <w:pPr>
        <w:pStyle w:val="testo"/>
        <w:ind w:left="0"/>
        <w:rPr>
          <w:rFonts w:asciiTheme="minorHAnsi" w:hAnsiTheme="minorHAnsi" w:cstheme="minorHAnsi"/>
        </w:rPr>
      </w:pPr>
    </w:p>
    <w:p w14:paraId="6C52569E" w14:textId="34C4976B" w:rsidR="00F23CC2" w:rsidRPr="00596925" w:rsidRDefault="00F23CC2" w:rsidP="00F23CC2">
      <w:pPr>
        <w:pStyle w:val="testo"/>
        <w:numPr>
          <w:ilvl w:val="1"/>
          <w:numId w:val="71"/>
        </w:numPr>
        <w:rPr>
          <w:rFonts w:asciiTheme="minorHAnsi" w:hAnsiTheme="minorHAnsi" w:cstheme="minorHAnsi"/>
        </w:rPr>
      </w:pPr>
      <w:r w:rsidRPr="00596925">
        <w:rPr>
          <w:rFonts w:asciiTheme="minorHAnsi" w:hAnsiTheme="minorHAnsi" w:cstheme="minorHAnsi"/>
        </w:rPr>
        <w:t>FREQUENZA:</w:t>
      </w:r>
    </w:p>
    <w:p w14:paraId="2DD1CCBB" w14:textId="3F1930B9" w:rsidR="00F23CC2" w:rsidRPr="00596925" w:rsidRDefault="00F23CC2" w:rsidP="00F23CC2">
      <w:pPr>
        <w:pStyle w:val="testo"/>
        <w:numPr>
          <w:ilvl w:val="2"/>
          <w:numId w:val="71"/>
        </w:numPr>
        <w:rPr>
          <w:rFonts w:asciiTheme="minorHAnsi" w:hAnsiTheme="minorHAnsi" w:cstheme="minorHAnsi"/>
        </w:rPr>
      </w:pPr>
      <w:r w:rsidRPr="00596925">
        <w:rPr>
          <w:rFonts w:asciiTheme="minorHAnsi" w:hAnsiTheme="minorHAnsi" w:cstheme="minorHAnsi"/>
        </w:rPr>
        <w:t>Molto raro (1-2);</w:t>
      </w:r>
    </w:p>
    <w:p w14:paraId="64A7F9F9" w14:textId="60A4B3D9" w:rsidR="00F23CC2" w:rsidRPr="00596925" w:rsidRDefault="00F23CC2" w:rsidP="00F23CC2">
      <w:pPr>
        <w:pStyle w:val="testo"/>
        <w:numPr>
          <w:ilvl w:val="2"/>
          <w:numId w:val="71"/>
        </w:numPr>
        <w:rPr>
          <w:rFonts w:asciiTheme="minorHAnsi" w:hAnsiTheme="minorHAnsi" w:cstheme="minorHAnsi"/>
        </w:rPr>
      </w:pPr>
      <w:r w:rsidRPr="00596925">
        <w:rPr>
          <w:rFonts w:asciiTheme="minorHAnsi" w:hAnsiTheme="minorHAnsi" w:cstheme="minorHAnsi"/>
        </w:rPr>
        <w:t>Raro (3-4);</w:t>
      </w:r>
    </w:p>
    <w:p w14:paraId="02B27DBA" w14:textId="152289C7" w:rsidR="00280697" w:rsidRPr="00596925" w:rsidRDefault="00F23CC2" w:rsidP="00280697">
      <w:pPr>
        <w:pStyle w:val="testo"/>
        <w:numPr>
          <w:ilvl w:val="2"/>
          <w:numId w:val="71"/>
        </w:numPr>
        <w:rPr>
          <w:rFonts w:asciiTheme="minorHAnsi" w:hAnsiTheme="minorHAnsi" w:cstheme="minorHAnsi"/>
        </w:rPr>
      </w:pPr>
      <w:r w:rsidRPr="00596925">
        <w:rPr>
          <w:rFonts w:asciiTheme="minorHAnsi" w:hAnsiTheme="minorHAnsi" w:cstheme="minorHAnsi"/>
        </w:rPr>
        <w:t>Frequente (5).</w:t>
      </w:r>
    </w:p>
    <w:p w14:paraId="148DF89A" w14:textId="32D7A004" w:rsidR="00280697" w:rsidRPr="00596925" w:rsidRDefault="00280697" w:rsidP="00280697">
      <w:pPr>
        <w:pStyle w:val="testo"/>
        <w:ind w:left="2160"/>
        <w:rPr>
          <w:rFonts w:asciiTheme="minorHAnsi" w:hAnsiTheme="minorHAnsi" w:cstheme="minorHAnsi"/>
        </w:rPr>
      </w:pPr>
      <w:r w:rsidRPr="00596925">
        <w:rPr>
          <w:rFonts w:asciiTheme="minorHAnsi" w:hAnsiTheme="minorHAnsi" w:cstheme="minorHAnsi"/>
          <w:noProof/>
        </w:rPr>
        <w:drawing>
          <wp:anchor distT="0" distB="0" distL="114300" distR="114300" simplePos="0" relativeHeight="251660288" behindDoc="0" locked="0" layoutInCell="1" allowOverlap="1" wp14:anchorId="563C04F0" wp14:editId="7ECFA71D">
            <wp:simplePos x="0" y="0"/>
            <wp:positionH relativeFrom="margin">
              <wp:posOffset>702945</wp:posOffset>
            </wp:positionH>
            <wp:positionV relativeFrom="paragraph">
              <wp:posOffset>178435</wp:posOffset>
            </wp:positionV>
            <wp:extent cx="3397885" cy="1184275"/>
            <wp:effectExtent l="0" t="0" r="0" b="0"/>
            <wp:wrapSquare wrapText="bothSides"/>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97885" cy="1184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86EFFC" w14:textId="557089E8" w:rsidR="00280697" w:rsidRPr="00596925" w:rsidRDefault="00280697" w:rsidP="00280697">
      <w:pPr>
        <w:pStyle w:val="testo"/>
        <w:rPr>
          <w:rFonts w:asciiTheme="minorHAnsi" w:hAnsiTheme="minorHAnsi" w:cstheme="minorHAnsi"/>
        </w:rPr>
      </w:pPr>
    </w:p>
    <w:tbl>
      <w:tblPr>
        <w:tblpPr w:leftFromText="141" w:rightFromText="141" w:vertAnchor="text" w:horzAnchor="page" w:tblpX="8109" w:tblpY="-86"/>
        <w:tblW w:w="2365" w:type="dxa"/>
        <w:tblCellMar>
          <w:left w:w="70" w:type="dxa"/>
          <w:right w:w="70" w:type="dxa"/>
        </w:tblCellMar>
        <w:tblLook w:val="04A0" w:firstRow="1" w:lastRow="0" w:firstColumn="1" w:lastColumn="0" w:noHBand="0" w:noVBand="1"/>
      </w:tblPr>
      <w:tblGrid>
        <w:gridCol w:w="1186"/>
        <w:gridCol w:w="349"/>
        <w:gridCol w:w="830"/>
      </w:tblGrid>
      <w:tr w:rsidR="00280697" w:rsidRPr="00596925" w14:paraId="783344AA" w14:textId="77777777" w:rsidTr="00AB2BAB">
        <w:trPr>
          <w:trHeight w:val="270"/>
        </w:trPr>
        <w:tc>
          <w:tcPr>
            <w:tcW w:w="1301" w:type="dxa"/>
            <w:vMerge w:val="restart"/>
            <w:tcBorders>
              <w:top w:val="nil"/>
              <w:left w:val="nil"/>
              <w:bottom w:val="nil"/>
              <w:right w:val="nil"/>
            </w:tcBorders>
            <w:vAlign w:val="center"/>
            <w:hideMark/>
          </w:tcPr>
          <w:p w14:paraId="44B15E54" w14:textId="77777777" w:rsidR="00280697" w:rsidRPr="00596925" w:rsidRDefault="00280697" w:rsidP="00AB2BAB">
            <w:pPr>
              <w:jc w:val="center"/>
              <w:rPr>
                <w:rFonts w:asciiTheme="minorHAnsi" w:hAnsiTheme="minorHAnsi" w:cstheme="minorHAnsi"/>
                <w:b/>
                <w:color w:val="000000"/>
                <w:szCs w:val="36"/>
              </w:rPr>
            </w:pPr>
            <w:r w:rsidRPr="00596925">
              <w:rPr>
                <w:rFonts w:asciiTheme="minorHAnsi" w:hAnsiTheme="minorHAnsi" w:cstheme="minorHAnsi"/>
                <w:b/>
                <w:color w:val="000000"/>
                <w:szCs w:val="36"/>
              </w:rPr>
              <w:t xml:space="preserve">LIVELLO DI RISCHIO (LR): </w:t>
            </w:r>
          </w:p>
        </w:tc>
        <w:tc>
          <w:tcPr>
            <w:tcW w:w="349" w:type="dxa"/>
            <w:tcBorders>
              <w:top w:val="nil"/>
              <w:left w:val="nil"/>
              <w:bottom w:val="nil"/>
              <w:right w:val="nil"/>
            </w:tcBorders>
            <w:noWrap/>
            <w:vAlign w:val="bottom"/>
            <w:hideMark/>
          </w:tcPr>
          <w:p w14:paraId="637C96CD" w14:textId="77777777" w:rsidR="00280697" w:rsidRPr="00596925" w:rsidRDefault="00280697" w:rsidP="00AB2BAB">
            <w:pPr>
              <w:rPr>
                <w:rFonts w:asciiTheme="minorHAnsi" w:hAnsiTheme="minorHAnsi" w:cstheme="minorHAnsi"/>
                <w:color w:val="000000"/>
                <w:szCs w:val="36"/>
              </w:rPr>
            </w:pPr>
          </w:p>
        </w:tc>
        <w:tc>
          <w:tcPr>
            <w:tcW w:w="715" w:type="dxa"/>
            <w:tcBorders>
              <w:top w:val="nil"/>
              <w:left w:val="nil"/>
              <w:bottom w:val="nil"/>
              <w:right w:val="nil"/>
            </w:tcBorders>
            <w:shd w:val="clear" w:color="000000" w:fill="FF0000"/>
            <w:noWrap/>
            <w:vAlign w:val="bottom"/>
            <w:hideMark/>
          </w:tcPr>
          <w:p w14:paraId="3DB231F4" w14:textId="77777777" w:rsidR="00280697" w:rsidRPr="00596925" w:rsidRDefault="00280697" w:rsidP="00AB2BAB">
            <w:pPr>
              <w:rPr>
                <w:rFonts w:asciiTheme="minorHAnsi" w:hAnsiTheme="minorHAnsi" w:cstheme="minorHAnsi"/>
                <w:color w:val="000000"/>
                <w:szCs w:val="36"/>
              </w:rPr>
            </w:pPr>
            <w:r w:rsidRPr="00596925">
              <w:rPr>
                <w:rFonts w:asciiTheme="minorHAnsi" w:hAnsiTheme="minorHAnsi" w:cstheme="minorHAnsi"/>
                <w:color w:val="000000"/>
                <w:szCs w:val="36"/>
              </w:rPr>
              <w:t>ALTO</w:t>
            </w:r>
          </w:p>
        </w:tc>
      </w:tr>
      <w:tr w:rsidR="00280697" w:rsidRPr="00596925" w14:paraId="7D77FBD6" w14:textId="77777777" w:rsidTr="00AB2BAB">
        <w:trPr>
          <w:trHeight w:val="262"/>
        </w:trPr>
        <w:tc>
          <w:tcPr>
            <w:tcW w:w="1301" w:type="dxa"/>
            <w:vMerge/>
            <w:tcBorders>
              <w:top w:val="nil"/>
              <w:left w:val="nil"/>
              <w:bottom w:val="nil"/>
              <w:right w:val="nil"/>
            </w:tcBorders>
            <w:vAlign w:val="center"/>
            <w:hideMark/>
          </w:tcPr>
          <w:p w14:paraId="61DE2498" w14:textId="77777777" w:rsidR="00280697" w:rsidRPr="00596925" w:rsidRDefault="00280697" w:rsidP="00AB2BAB">
            <w:pPr>
              <w:rPr>
                <w:rFonts w:asciiTheme="minorHAnsi" w:hAnsiTheme="minorHAnsi" w:cstheme="minorHAnsi"/>
                <w:color w:val="000000"/>
                <w:szCs w:val="36"/>
              </w:rPr>
            </w:pPr>
          </w:p>
        </w:tc>
        <w:tc>
          <w:tcPr>
            <w:tcW w:w="349" w:type="dxa"/>
            <w:tcBorders>
              <w:top w:val="nil"/>
              <w:left w:val="nil"/>
              <w:bottom w:val="nil"/>
              <w:right w:val="nil"/>
            </w:tcBorders>
            <w:noWrap/>
            <w:vAlign w:val="bottom"/>
            <w:hideMark/>
          </w:tcPr>
          <w:p w14:paraId="222EB85B" w14:textId="77777777" w:rsidR="00280697" w:rsidRPr="00596925" w:rsidRDefault="00280697" w:rsidP="00AB2BAB">
            <w:pPr>
              <w:rPr>
                <w:rFonts w:asciiTheme="minorHAnsi" w:hAnsiTheme="minorHAnsi" w:cstheme="minorHAnsi"/>
                <w:color w:val="000000"/>
                <w:szCs w:val="36"/>
              </w:rPr>
            </w:pPr>
          </w:p>
        </w:tc>
        <w:tc>
          <w:tcPr>
            <w:tcW w:w="715" w:type="dxa"/>
            <w:tcBorders>
              <w:top w:val="nil"/>
              <w:left w:val="nil"/>
              <w:bottom w:val="nil"/>
              <w:right w:val="nil"/>
            </w:tcBorders>
            <w:shd w:val="clear" w:color="000000" w:fill="FFFF00"/>
            <w:noWrap/>
            <w:vAlign w:val="bottom"/>
            <w:hideMark/>
          </w:tcPr>
          <w:p w14:paraId="75634C6E" w14:textId="77777777" w:rsidR="00280697" w:rsidRPr="00596925" w:rsidRDefault="00280697" w:rsidP="00AB2BAB">
            <w:pPr>
              <w:rPr>
                <w:rFonts w:asciiTheme="minorHAnsi" w:hAnsiTheme="minorHAnsi" w:cstheme="minorHAnsi"/>
                <w:color w:val="000000"/>
                <w:szCs w:val="36"/>
              </w:rPr>
            </w:pPr>
            <w:r w:rsidRPr="00596925">
              <w:rPr>
                <w:rFonts w:asciiTheme="minorHAnsi" w:hAnsiTheme="minorHAnsi" w:cstheme="minorHAnsi"/>
                <w:color w:val="000000"/>
                <w:szCs w:val="36"/>
              </w:rPr>
              <w:t>MEDIO</w:t>
            </w:r>
          </w:p>
        </w:tc>
      </w:tr>
      <w:tr w:rsidR="00280697" w:rsidRPr="00596925" w14:paraId="13708779" w14:textId="77777777" w:rsidTr="00AB2BAB">
        <w:trPr>
          <w:trHeight w:val="262"/>
        </w:trPr>
        <w:tc>
          <w:tcPr>
            <w:tcW w:w="1301" w:type="dxa"/>
            <w:vMerge/>
            <w:tcBorders>
              <w:top w:val="nil"/>
              <w:left w:val="nil"/>
              <w:bottom w:val="nil"/>
              <w:right w:val="nil"/>
            </w:tcBorders>
            <w:vAlign w:val="center"/>
            <w:hideMark/>
          </w:tcPr>
          <w:p w14:paraId="7F0545E3" w14:textId="77777777" w:rsidR="00280697" w:rsidRPr="00596925" w:rsidRDefault="00280697" w:rsidP="00AB2BAB">
            <w:pPr>
              <w:rPr>
                <w:rFonts w:asciiTheme="minorHAnsi" w:hAnsiTheme="minorHAnsi" w:cstheme="minorHAnsi"/>
                <w:color w:val="000000"/>
                <w:szCs w:val="36"/>
              </w:rPr>
            </w:pPr>
          </w:p>
        </w:tc>
        <w:tc>
          <w:tcPr>
            <w:tcW w:w="349" w:type="dxa"/>
            <w:tcBorders>
              <w:top w:val="nil"/>
              <w:left w:val="nil"/>
              <w:bottom w:val="nil"/>
              <w:right w:val="nil"/>
            </w:tcBorders>
            <w:noWrap/>
            <w:vAlign w:val="bottom"/>
            <w:hideMark/>
          </w:tcPr>
          <w:p w14:paraId="08570D21" w14:textId="77777777" w:rsidR="00280697" w:rsidRPr="00596925" w:rsidRDefault="00280697" w:rsidP="00AB2BAB">
            <w:pPr>
              <w:rPr>
                <w:rFonts w:asciiTheme="minorHAnsi" w:hAnsiTheme="minorHAnsi" w:cstheme="minorHAnsi"/>
                <w:color w:val="000000"/>
                <w:szCs w:val="36"/>
              </w:rPr>
            </w:pPr>
          </w:p>
        </w:tc>
        <w:tc>
          <w:tcPr>
            <w:tcW w:w="715" w:type="dxa"/>
            <w:tcBorders>
              <w:top w:val="nil"/>
              <w:left w:val="nil"/>
              <w:bottom w:val="nil"/>
              <w:right w:val="nil"/>
            </w:tcBorders>
            <w:shd w:val="clear" w:color="000000" w:fill="00B050"/>
            <w:noWrap/>
            <w:vAlign w:val="bottom"/>
            <w:hideMark/>
          </w:tcPr>
          <w:p w14:paraId="0E9F619D" w14:textId="77777777" w:rsidR="00280697" w:rsidRPr="00596925" w:rsidRDefault="00280697" w:rsidP="00AB2BAB">
            <w:pPr>
              <w:rPr>
                <w:rFonts w:asciiTheme="minorHAnsi" w:hAnsiTheme="minorHAnsi" w:cstheme="minorHAnsi"/>
                <w:color w:val="000000"/>
                <w:szCs w:val="36"/>
              </w:rPr>
            </w:pPr>
            <w:r w:rsidRPr="00596925">
              <w:rPr>
                <w:rFonts w:asciiTheme="minorHAnsi" w:hAnsiTheme="minorHAnsi" w:cstheme="minorHAnsi"/>
                <w:color w:val="000000"/>
                <w:szCs w:val="36"/>
              </w:rPr>
              <w:t>BASSO</w:t>
            </w:r>
          </w:p>
        </w:tc>
      </w:tr>
    </w:tbl>
    <w:p w14:paraId="5F09F2B7" w14:textId="77777777" w:rsidR="00280697" w:rsidRPr="00596925" w:rsidDel="00BE6697" w:rsidRDefault="00280697">
      <w:pPr>
        <w:pStyle w:val="testo"/>
        <w:ind w:left="0"/>
        <w:rPr>
          <w:del w:id="168" w:author="MICROBIOLOGIA" w:date="2026-02-18T11:50:00Z" w16du:dateUtc="2026-02-18T10:50:00Z"/>
          <w:rFonts w:asciiTheme="minorHAnsi" w:hAnsiTheme="minorHAnsi" w:cstheme="minorHAnsi"/>
        </w:rPr>
        <w:pPrChange w:id="169" w:author="MICROBIOLOGIA" w:date="2026-02-18T11:50:00Z" w16du:dateUtc="2026-02-18T10:50:00Z">
          <w:pPr>
            <w:pStyle w:val="testo"/>
          </w:pPr>
        </w:pPrChange>
      </w:pPr>
    </w:p>
    <w:p w14:paraId="1A979819" w14:textId="77777777" w:rsidR="00BF4513" w:rsidDel="00BE6697" w:rsidRDefault="00BF4513">
      <w:pPr>
        <w:pStyle w:val="testo"/>
        <w:ind w:left="0"/>
        <w:rPr>
          <w:del w:id="170" w:author="MICROBIOLOGIA" w:date="2026-02-18T11:50:00Z" w16du:dateUtc="2026-02-18T10:50:00Z"/>
          <w:rFonts w:asciiTheme="minorHAnsi" w:hAnsiTheme="minorHAnsi" w:cstheme="minorHAnsi"/>
        </w:rPr>
        <w:pPrChange w:id="171" w:author="MICROBIOLOGIA" w:date="2026-02-18T11:50:00Z" w16du:dateUtc="2026-02-18T10:50:00Z">
          <w:pPr>
            <w:pStyle w:val="testo"/>
            <w:ind w:left="720"/>
          </w:pPr>
        </w:pPrChange>
      </w:pPr>
    </w:p>
    <w:p w14:paraId="269D80A8" w14:textId="5AB25523" w:rsidR="00BF4513" w:rsidDel="00BE6697" w:rsidRDefault="00BF4513">
      <w:pPr>
        <w:pStyle w:val="testo"/>
        <w:ind w:left="0"/>
        <w:rPr>
          <w:del w:id="172" w:author="MICROBIOLOGIA" w:date="2026-02-18T11:49:00Z" w16du:dateUtc="2026-02-18T10:49:00Z"/>
          <w:rFonts w:asciiTheme="minorHAnsi" w:hAnsiTheme="minorHAnsi" w:cstheme="minorHAnsi"/>
        </w:rPr>
        <w:pPrChange w:id="173" w:author="MICROBIOLOGIA" w:date="2026-02-18T11:50:00Z" w16du:dateUtc="2026-02-18T10:50:00Z">
          <w:pPr>
            <w:pStyle w:val="testo"/>
            <w:ind w:left="720"/>
          </w:pPr>
        </w:pPrChange>
      </w:pPr>
    </w:p>
    <w:p w14:paraId="782AC3B8" w14:textId="44B56D3D" w:rsidR="00BF4513" w:rsidDel="00BE6697" w:rsidRDefault="00BF4513">
      <w:pPr>
        <w:pStyle w:val="testo"/>
        <w:ind w:left="0"/>
        <w:rPr>
          <w:del w:id="174" w:author="MICROBIOLOGIA" w:date="2026-02-18T11:49:00Z" w16du:dateUtc="2026-02-18T10:49:00Z"/>
          <w:rFonts w:asciiTheme="minorHAnsi" w:hAnsiTheme="minorHAnsi" w:cstheme="minorHAnsi"/>
        </w:rPr>
        <w:pPrChange w:id="175" w:author="MICROBIOLOGIA" w:date="2026-02-18T11:50:00Z" w16du:dateUtc="2026-02-18T10:50:00Z">
          <w:pPr>
            <w:pStyle w:val="testo"/>
            <w:ind w:left="720"/>
          </w:pPr>
        </w:pPrChange>
      </w:pPr>
    </w:p>
    <w:p w14:paraId="5A87A3D4" w14:textId="30B0AB54" w:rsidR="00BF4513" w:rsidDel="00BE6697" w:rsidRDefault="00BF4513">
      <w:pPr>
        <w:pStyle w:val="testo"/>
        <w:ind w:left="0"/>
        <w:rPr>
          <w:del w:id="176" w:author="MICROBIOLOGIA" w:date="2026-02-18T11:49:00Z" w16du:dateUtc="2026-02-18T10:49:00Z"/>
          <w:rFonts w:asciiTheme="minorHAnsi" w:hAnsiTheme="minorHAnsi" w:cstheme="minorHAnsi"/>
        </w:rPr>
        <w:pPrChange w:id="177" w:author="MICROBIOLOGIA" w:date="2026-02-18T11:49:00Z" w16du:dateUtc="2026-02-18T10:49:00Z">
          <w:pPr>
            <w:pStyle w:val="testo"/>
            <w:ind w:left="720"/>
          </w:pPr>
        </w:pPrChange>
      </w:pPr>
    </w:p>
    <w:p w14:paraId="1BB13471" w14:textId="2ABF9568" w:rsidR="00280697" w:rsidRPr="00596925" w:rsidDel="00BE6697" w:rsidRDefault="00280697">
      <w:pPr>
        <w:pStyle w:val="testo"/>
        <w:ind w:left="0"/>
        <w:rPr>
          <w:del w:id="178" w:author="MICROBIOLOGIA" w:date="2026-02-18T11:48:00Z" w16du:dateUtc="2026-02-18T10:48:00Z"/>
          <w:rFonts w:asciiTheme="minorHAnsi" w:hAnsiTheme="minorHAnsi" w:cstheme="minorHAnsi"/>
        </w:rPr>
        <w:pPrChange w:id="179" w:author="MICROBIOLOGIA" w:date="2026-02-18T11:49:00Z" w16du:dateUtc="2026-02-18T10:49:00Z">
          <w:pPr>
            <w:pStyle w:val="testo"/>
            <w:ind w:left="720"/>
          </w:pPr>
        </w:pPrChange>
      </w:pPr>
      <w:del w:id="180" w:author="MICROBIOLOGIA" w:date="2026-02-18T11:49:00Z" w16du:dateUtc="2026-02-18T10:49:00Z">
        <w:r w:rsidRPr="00596925" w:rsidDel="00BE6697">
          <w:rPr>
            <w:rFonts w:asciiTheme="minorHAnsi" w:hAnsiTheme="minorHAnsi" w:cstheme="minorHAnsi"/>
          </w:rPr>
          <w:delText xml:space="preserve"> </w:delText>
        </w:r>
      </w:del>
    </w:p>
    <w:p w14:paraId="7835A458" w14:textId="77777777" w:rsidR="00280697" w:rsidRPr="00596925" w:rsidDel="00BE6697" w:rsidRDefault="00280697">
      <w:pPr>
        <w:pStyle w:val="testo"/>
        <w:ind w:left="0"/>
        <w:rPr>
          <w:del w:id="181" w:author="MICROBIOLOGIA" w:date="2026-02-18T11:48:00Z" w16du:dateUtc="2026-02-18T10:48:00Z"/>
          <w:rFonts w:asciiTheme="minorHAnsi" w:hAnsiTheme="minorHAnsi" w:cstheme="minorHAnsi"/>
          <w:color w:val="FF0000"/>
        </w:rPr>
        <w:pPrChange w:id="182" w:author="MICROBIOLOGIA" w:date="2026-02-18T11:49:00Z" w16du:dateUtc="2026-02-18T10:49:00Z">
          <w:pPr>
            <w:pStyle w:val="testo"/>
            <w:ind w:left="720"/>
          </w:pPr>
        </w:pPrChange>
      </w:pPr>
    </w:p>
    <w:p w14:paraId="3CEEC73E" w14:textId="77777777" w:rsidR="00280697" w:rsidRPr="00596925" w:rsidDel="00BE6697" w:rsidRDefault="00280697">
      <w:pPr>
        <w:pStyle w:val="testo"/>
        <w:ind w:left="0"/>
        <w:rPr>
          <w:del w:id="183" w:author="MICROBIOLOGIA" w:date="2026-02-18T11:48:00Z" w16du:dateUtc="2026-02-18T10:48:00Z"/>
          <w:rFonts w:asciiTheme="minorHAnsi" w:hAnsiTheme="minorHAnsi" w:cstheme="minorHAnsi"/>
          <w:color w:val="FF0000"/>
        </w:rPr>
        <w:pPrChange w:id="184" w:author="MICROBIOLOGIA" w:date="2026-02-18T11:48:00Z" w16du:dateUtc="2026-02-18T10:48:00Z">
          <w:pPr>
            <w:pStyle w:val="testo"/>
            <w:ind w:left="720"/>
          </w:pPr>
        </w:pPrChange>
      </w:pPr>
    </w:p>
    <w:p w14:paraId="42BA7BF6" w14:textId="40D0485C" w:rsidR="00F23CC2" w:rsidRPr="00596925" w:rsidDel="00BE6697" w:rsidRDefault="00F23CC2" w:rsidP="00F23CC2">
      <w:pPr>
        <w:pStyle w:val="testo"/>
        <w:ind w:left="0"/>
        <w:rPr>
          <w:del w:id="185" w:author="MICROBIOLOGIA" w:date="2026-02-18T11:48:00Z" w16du:dateUtc="2026-02-18T10:48:00Z"/>
          <w:rFonts w:asciiTheme="minorHAnsi" w:hAnsiTheme="minorHAnsi" w:cstheme="minorHAnsi"/>
        </w:rPr>
      </w:pPr>
    </w:p>
    <w:p w14:paraId="0732519B" w14:textId="77777777" w:rsidR="00F23CC2" w:rsidRPr="00596925" w:rsidDel="00BE6697" w:rsidRDefault="00F23CC2" w:rsidP="00F23CC2">
      <w:pPr>
        <w:pStyle w:val="testo"/>
        <w:ind w:left="0"/>
        <w:rPr>
          <w:del w:id="186" w:author="MICROBIOLOGIA" w:date="2026-02-18T11:48:00Z" w16du:dateUtc="2026-02-18T10:48:00Z"/>
          <w:rFonts w:asciiTheme="minorHAnsi" w:hAnsiTheme="minorHAnsi" w:cstheme="minorHAnsi"/>
        </w:rPr>
      </w:pPr>
    </w:p>
    <w:p w14:paraId="573B1C70" w14:textId="4336886D" w:rsidR="00A82172" w:rsidRPr="00596925" w:rsidRDefault="00933663" w:rsidP="00451F8E">
      <w:pPr>
        <w:pStyle w:val="testo"/>
        <w:ind w:left="0"/>
        <w:rPr>
          <w:rFonts w:asciiTheme="minorHAnsi" w:hAnsiTheme="minorHAnsi" w:cstheme="minorHAnsi"/>
        </w:rPr>
      </w:pPr>
      <w:r w:rsidRPr="00596925">
        <w:rPr>
          <w:rFonts w:asciiTheme="minorHAnsi" w:hAnsiTheme="minorHAnsi" w:cstheme="minorHAnsi"/>
        </w:rPr>
        <w:t>Il livello d</w:t>
      </w:r>
      <w:r w:rsidR="00F23CC2" w:rsidRPr="00596925">
        <w:rPr>
          <w:rFonts w:asciiTheme="minorHAnsi" w:hAnsiTheme="minorHAnsi" w:cstheme="minorHAnsi"/>
        </w:rPr>
        <w:t>i rischio più basso (</w:t>
      </w:r>
      <w:r w:rsidRPr="00596925">
        <w:rPr>
          <w:rFonts w:asciiTheme="minorHAnsi" w:hAnsiTheme="minorHAnsi" w:cstheme="minorHAnsi"/>
        </w:rPr>
        <w:t>Verde) può essere classificato come rischio accettabile, mentre il livell</w:t>
      </w:r>
      <w:r w:rsidR="00F23CC2" w:rsidRPr="00596925">
        <w:rPr>
          <w:rFonts w:asciiTheme="minorHAnsi" w:hAnsiTheme="minorHAnsi" w:cstheme="minorHAnsi"/>
        </w:rPr>
        <w:t>o di rischio più elevato (</w:t>
      </w:r>
      <w:r w:rsidRPr="00596925">
        <w:rPr>
          <w:rFonts w:asciiTheme="minorHAnsi" w:hAnsiTheme="minorHAnsi" w:cstheme="minorHAnsi"/>
        </w:rPr>
        <w:t xml:space="preserve">Rosso) richiede misure immediate. In caso di rischio </w:t>
      </w:r>
      <w:r w:rsidR="00E65347" w:rsidRPr="00596925">
        <w:rPr>
          <w:rFonts w:asciiTheme="minorHAnsi" w:hAnsiTheme="minorHAnsi" w:cstheme="minorHAnsi"/>
        </w:rPr>
        <w:t>medio</w:t>
      </w:r>
      <w:r w:rsidR="00F23CC2" w:rsidRPr="00596925">
        <w:rPr>
          <w:rFonts w:asciiTheme="minorHAnsi" w:hAnsiTheme="minorHAnsi" w:cstheme="minorHAnsi"/>
        </w:rPr>
        <w:t xml:space="preserve"> (G</w:t>
      </w:r>
      <w:r w:rsidRPr="00596925">
        <w:rPr>
          <w:rFonts w:asciiTheme="minorHAnsi" w:hAnsiTheme="minorHAnsi" w:cstheme="minorHAnsi"/>
        </w:rPr>
        <w:t xml:space="preserve">iallo), è necessario decidere se sia ancora un livello accettabile oppure se sia necessario </w:t>
      </w:r>
      <w:r w:rsidR="00010364" w:rsidRPr="00596925">
        <w:rPr>
          <w:rFonts w:asciiTheme="minorHAnsi" w:hAnsiTheme="minorHAnsi" w:cstheme="minorHAnsi"/>
        </w:rPr>
        <w:t>intraprendere azioni correttive in base ai criteri di classificazione riportati al §7.10 del presente MQL.</w:t>
      </w:r>
      <w:r w:rsidR="00DE1828" w:rsidRPr="00596925">
        <w:rPr>
          <w:rFonts w:asciiTheme="minorHAnsi" w:hAnsiTheme="minorHAnsi" w:cstheme="minorHAnsi"/>
        </w:rPr>
        <w:t xml:space="preserve"> </w:t>
      </w:r>
      <w:r w:rsidR="009763B3" w:rsidRPr="00596925">
        <w:rPr>
          <w:rFonts w:asciiTheme="minorHAnsi" w:hAnsiTheme="minorHAnsi" w:cstheme="minorHAnsi"/>
        </w:rPr>
        <w:t>La procedura PG</w:t>
      </w:r>
      <w:r w:rsidR="0029478F" w:rsidRPr="00596925">
        <w:rPr>
          <w:rFonts w:asciiTheme="minorHAnsi" w:hAnsiTheme="minorHAnsi" w:cstheme="minorHAnsi"/>
        </w:rPr>
        <w:t>01</w:t>
      </w:r>
      <w:r w:rsidR="009763B3" w:rsidRPr="00596925">
        <w:rPr>
          <w:rFonts w:asciiTheme="minorHAnsi" w:hAnsiTheme="minorHAnsi" w:cstheme="minorHAnsi"/>
        </w:rPr>
        <w:t xml:space="preserve"> esplicita nel dettaglio le regole di gestione attuate dal laboratorio in merito alle azioni implementate per la mitigazione dei rischi identificati. La procedura medesima descrive altresì le regole di governo adottate dal laboratorio in relazione alla attuazione delle azioni di miglioramento legate alle opportunità identificate. </w:t>
      </w:r>
      <w:r w:rsidR="00DE1828" w:rsidRPr="00596925">
        <w:rPr>
          <w:rFonts w:asciiTheme="minorHAnsi" w:hAnsiTheme="minorHAnsi" w:cstheme="minorHAnsi"/>
        </w:rPr>
        <w:t>Il laboratorio, in occasione del riesame della direzione annuale rivede la propria tecnica di valutazione del rischio</w:t>
      </w:r>
      <w:r w:rsidR="00F7376F" w:rsidRPr="00596925">
        <w:rPr>
          <w:rFonts w:asciiTheme="minorHAnsi" w:hAnsiTheme="minorHAnsi" w:cstheme="minorHAnsi"/>
        </w:rPr>
        <w:t>,</w:t>
      </w:r>
      <w:r w:rsidR="00DE1828" w:rsidRPr="00596925">
        <w:rPr>
          <w:rFonts w:asciiTheme="minorHAnsi" w:hAnsiTheme="minorHAnsi" w:cstheme="minorHAnsi"/>
        </w:rPr>
        <w:t xml:space="preserve"> analizzando l’efficacia delle relative azioni intraprese, </w:t>
      </w:r>
      <w:r w:rsidR="00F7376F" w:rsidRPr="00596925">
        <w:rPr>
          <w:rFonts w:asciiTheme="minorHAnsi" w:hAnsiTheme="minorHAnsi" w:cstheme="minorHAnsi"/>
        </w:rPr>
        <w:t xml:space="preserve">ed in aggiunta, </w:t>
      </w:r>
      <w:r w:rsidR="00DE1828" w:rsidRPr="00596925">
        <w:rPr>
          <w:rFonts w:asciiTheme="minorHAnsi" w:hAnsiTheme="minorHAnsi" w:cstheme="minorHAnsi"/>
        </w:rPr>
        <w:t>applica la gestione del rischio qualora sopraggiungano anomalie del sistema di gestione per la qualità o nel caso di modifiche apportate alle procedure/documentazione adottate.</w:t>
      </w:r>
    </w:p>
    <w:p w14:paraId="11BECD8E" w14:textId="77777777" w:rsidR="00A82172" w:rsidRPr="00596925" w:rsidRDefault="00A82172" w:rsidP="00192C36">
      <w:pPr>
        <w:rPr>
          <w:rFonts w:asciiTheme="minorHAnsi" w:hAnsiTheme="minorHAnsi" w:cstheme="minorHAnsi"/>
        </w:rPr>
      </w:pPr>
    </w:p>
    <w:p w14:paraId="7D1C8874" w14:textId="516AE29F" w:rsidR="00FA329B" w:rsidRPr="00596925" w:rsidRDefault="00FA329B" w:rsidP="00C53173">
      <w:pPr>
        <w:pStyle w:val="Titolo2"/>
        <w:rPr>
          <w:rFonts w:asciiTheme="minorHAnsi" w:hAnsiTheme="minorHAnsi" w:cstheme="minorHAnsi"/>
          <w:color w:val="002060"/>
        </w:rPr>
      </w:pPr>
      <w:bookmarkStart w:id="187" w:name="_Toc169248541"/>
      <w:r w:rsidRPr="00596925">
        <w:rPr>
          <w:rFonts w:asciiTheme="minorHAnsi" w:hAnsiTheme="minorHAnsi" w:cstheme="minorHAnsi"/>
          <w:color w:val="002060"/>
        </w:rPr>
        <w:t xml:space="preserve">8.6 </w:t>
      </w:r>
      <w:r w:rsidR="00C53173" w:rsidRPr="00596925">
        <w:rPr>
          <w:rFonts w:asciiTheme="minorHAnsi" w:hAnsiTheme="minorHAnsi" w:cstheme="minorHAnsi"/>
          <w:color w:val="002060"/>
        </w:rPr>
        <w:t>Miglioramento</w:t>
      </w:r>
      <w:bookmarkEnd w:id="187"/>
      <w:r w:rsidR="00C53173" w:rsidRPr="00596925">
        <w:rPr>
          <w:rFonts w:asciiTheme="minorHAnsi" w:hAnsiTheme="minorHAnsi" w:cstheme="minorHAnsi"/>
          <w:color w:val="002060"/>
        </w:rPr>
        <w:t xml:space="preserve"> </w:t>
      </w:r>
    </w:p>
    <w:p w14:paraId="15ABDCE7" w14:textId="6BB04332" w:rsidR="00AE7CED" w:rsidRPr="00596925" w:rsidRDefault="0091698A" w:rsidP="0091698A">
      <w:pPr>
        <w:spacing w:line="280" w:lineRule="exact"/>
        <w:jc w:val="both"/>
        <w:rPr>
          <w:rFonts w:asciiTheme="minorHAnsi" w:hAnsiTheme="minorHAnsi" w:cstheme="minorHAnsi"/>
          <w:sz w:val="20"/>
          <w:szCs w:val="20"/>
        </w:rPr>
      </w:pPr>
      <w:r w:rsidRPr="00596925">
        <w:rPr>
          <w:rFonts w:asciiTheme="minorHAnsi" w:hAnsiTheme="minorHAnsi" w:cstheme="minorHAnsi"/>
          <w:sz w:val="20"/>
          <w:szCs w:val="20"/>
        </w:rPr>
        <w:t>Il laboratorio persegue il miglioramento continuo delle proprie prestazioni, in applicazione a quanto previsto dal proprio sistema di gestione per la qualità e dal presente MQL considerando, quali elementi di INPUT, i seguenti fattori:</w:t>
      </w:r>
    </w:p>
    <w:p w14:paraId="34AD62B0" w14:textId="77777777" w:rsidR="0091698A" w:rsidRPr="00596925" w:rsidRDefault="0091698A" w:rsidP="0091698A">
      <w:pPr>
        <w:spacing w:line="280" w:lineRule="exact"/>
        <w:jc w:val="both"/>
        <w:rPr>
          <w:rFonts w:asciiTheme="minorHAnsi" w:hAnsiTheme="minorHAnsi" w:cstheme="minorHAnsi"/>
          <w:sz w:val="20"/>
          <w:szCs w:val="20"/>
        </w:rPr>
      </w:pPr>
    </w:p>
    <w:p w14:paraId="7D4637FF" w14:textId="4A75BABA" w:rsidR="00AE7CED" w:rsidRPr="00596925" w:rsidRDefault="00AE7CED" w:rsidP="0091698A">
      <w:pPr>
        <w:spacing w:line="280" w:lineRule="exact"/>
        <w:jc w:val="both"/>
        <w:rPr>
          <w:rFonts w:asciiTheme="minorHAnsi" w:hAnsiTheme="minorHAnsi" w:cstheme="minorHAnsi"/>
          <w:sz w:val="20"/>
          <w:szCs w:val="20"/>
        </w:rPr>
      </w:pPr>
      <w:r w:rsidRPr="00596925">
        <w:rPr>
          <w:rFonts w:asciiTheme="minorHAnsi" w:hAnsiTheme="minorHAnsi" w:cstheme="minorHAnsi"/>
          <w:sz w:val="20"/>
          <w:szCs w:val="20"/>
        </w:rPr>
        <w:t>- Dati in uscita dall’analisi del rischio;</w:t>
      </w:r>
    </w:p>
    <w:p w14:paraId="75F4C6A6" w14:textId="4EF5D480" w:rsidR="00AE7CED" w:rsidRPr="00596925" w:rsidRDefault="00AE7CED" w:rsidP="0091698A">
      <w:pPr>
        <w:spacing w:line="280" w:lineRule="exact"/>
        <w:jc w:val="both"/>
        <w:rPr>
          <w:rFonts w:asciiTheme="minorHAnsi" w:hAnsiTheme="minorHAnsi" w:cstheme="minorHAnsi"/>
          <w:sz w:val="20"/>
          <w:szCs w:val="20"/>
        </w:rPr>
      </w:pPr>
      <w:r w:rsidRPr="00596925">
        <w:rPr>
          <w:rFonts w:asciiTheme="minorHAnsi" w:hAnsiTheme="minorHAnsi" w:cstheme="minorHAnsi"/>
          <w:sz w:val="20"/>
          <w:szCs w:val="20"/>
        </w:rPr>
        <w:t xml:space="preserve">- </w:t>
      </w:r>
      <w:r w:rsidR="0091698A" w:rsidRPr="00596925">
        <w:rPr>
          <w:rFonts w:asciiTheme="minorHAnsi" w:hAnsiTheme="minorHAnsi" w:cstheme="minorHAnsi"/>
          <w:sz w:val="20"/>
          <w:szCs w:val="20"/>
        </w:rPr>
        <w:t>S</w:t>
      </w:r>
      <w:r w:rsidRPr="00596925">
        <w:rPr>
          <w:rFonts w:asciiTheme="minorHAnsi" w:hAnsiTheme="minorHAnsi" w:cstheme="minorHAnsi"/>
          <w:sz w:val="20"/>
          <w:szCs w:val="20"/>
        </w:rPr>
        <w:t>uggerimenti del personale;</w:t>
      </w:r>
    </w:p>
    <w:p w14:paraId="2189451E" w14:textId="3F466B9E" w:rsidR="00AE7CED" w:rsidRPr="00596925" w:rsidRDefault="00AE7CED" w:rsidP="0091698A">
      <w:pPr>
        <w:spacing w:line="280" w:lineRule="exact"/>
        <w:jc w:val="both"/>
        <w:rPr>
          <w:rFonts w:asciiTheme="minorHAnsi" w:hAnsiTheme="minorHAnsi" w:cstheme="minorHAnsi"/>
          <w:sz w:val="20"/>
          <w:szCs w:val="20"/>
        </w:rPr>
      </w:pPr>
      <w:r w:rsidRPr="00596925">
        <w:rPr>
          <w:rFonts w:asciiTheme="minorHAnsi" w:hAnsiTheme="minorHAnsi" w:cstheme="minorHAnsi"/>
          <w:sz w:val="20"/>
          <w:szCs w:val="20"/>
        </w:rPr>
        <w:t>- Dati dalla partecipazione ai circuiti interlaboratorio;</w:t>
      </w:r>
    </w:p>
    <w:p w14:paraId="28898880" w14:textId="5EDEBE00" w:rsidR="00AE7CED" w:rsidRPr="00596925" w:rsidRDefault="00AE7CED" w:rsidP="0091698A">
      <w:pPr>
        <w:spacing w:line="280" w:lineRule="exact"/>
        <w:jc w:val="both"/>
        <w:rPr>
          <w:rFonts w:asciiTheme="minorHAnsi" w:hAnsiTheme="minorHAnsi" w:cstheme="minorHAnsi"/>
          <w:sz w:val="20"/>
          <w:szCs w:val="20"/>
        </w:rPr>
      </w:pPr>
      <w:r w:rsidRPr="00596925">
        <w:rPr>
          <w:rFonts w:asciiTheme="minorHAnsi" w:hAnsiTheme="minorHAnsi" w:cstheme="minorHAnsi"/>
          <w:sz w:val="20"/>
          <w:szCs w:val="20"/>
        </w:rPr>
        <w:t xml:space="preserve">- </w:t>
      </w:r>
      <w:r w:rsidR="0091698A" w:rsidRPr="00596925">
        <w:rPr>
          <w:rFonts w:asciiTheme="minorHAnsi" w:hAnsiTheme="minorHAnsi" w:cstheme="minorHAnsi"/>
          <w:i/>
          <w:sz w:val="20"/>
          <w:szCs w:val="20"/>
        </w:rPr>
        <w:t>F</w:t>
      </w:r>
      <w:r w:rsidRPr="00596925">
        <w:rPr>
          <w:rFonts w:asciiTheme="minorHAnsi" w:hAnsiTheme="minorHAnsi" w:cstheme="minorHAnsi"/>
          <w:i/>
          <w:sz w:val="20"/>
          <w:szCs w:val="20"/>
        </w:rPr>
        <w:t>eedb</w:t>
      </w:r>
      <w:r w:rsidR="00186D65" w:rsidRPr="00596925">
        <w:rPr>
          <w:rFonts w:asciiTheme="minorHAnsi" w:hAnsiTheme="minorHAnsi" w:cstheme="minorHAnsi"/>
          <w:i/>
          <w:sz w:val="20"/>
          <w:szCs w:val="20"/>
        </w:rPr>
        <w:t>ack</w:t>
      </w:r>
      <w:r w:rsidR="00186D65" w:rsidRPr="00596925">
        <w:rPr>
          <w:rFonts w:asciiTheme="minorHAnsi" w:hAnsiTheme="minorHAnsi" w:cstheme="minorHAnsi"/>
          <w:sz w:val="20"/>
          <w:szCs w:val="20"/>
        </w:rPr>
        <w:t xml:space="preserve"> da parte del cliente;</w:t>
      </w:r>
    </w:p>
    <w:p w14:paraId="65A7ED12" w14:textId="222BF5DF" w:rsidR="00AE7CED" w:rsidRPr="00596925" w:rsidRDefault="00186D65" w:rsidP="0091698A">
      <w:pPr>
        <w:spacing w:line="280" w:lineRule="exact"/>
        <w:jc w:val="both"/>
        <w:rPr>
          <w:rFonts w:asciiTheme="minorHAnsi" w:hAnsiTheme="minorHAnsi" w:cstheme="minorHAnsi"/>
          <w:sz w:val="20"/>
          <w:szCs w:val="20"/>
        </w:rPr>
      </w:pPr>
      <w:r w:rsidRPr="00596925">
        <w:rPr>
          <w:rFonts w:asciiTheme="minorHAnsi" w:hAnsiTheme="minorHAnsi" w:cstheme="minorHAnsi"/>
          <w:sz w:val="20"/>
          <w:szCs w:val="20"/>
        </w:rPr>
        <w:t>- Dati provenienti dall’analisi sistematica dei processi del laboratorio</w:t>
      </w:r>
      <w:r w:rsidR="0091698A" w:rsidRPr="00596925">
        <w:rPr>
          <w:rFonts w:asciiTheme="minorHAnsi" w:hAnsiTheme="minorHAnsi" w:cstheme="minorHAnsi"/>
          <w:sz w:val="20"/>
          <w:szCs w:val="20"/>
        </w:rPr>
        <w:t xml:space="preserve"> (KPI, </w:t>
      </w:r>
      <w:r w:rsidR="0091698A" w:rsidRPr="00596925">
        <w:rPr>
          <w:rFonts w:asciiTheme="minorHAnsi" w:hAnsiTheme="minorHAnsi" w:cstheme="minorHAnsi"/>
          <w:i/>
          <w:sz w:val="20"/>
          <w:szCs w:val="20"/>
        </w:rPr>
        <w:t xml:space="preserve">Key Performance </w:t>
      </w:r>
      <w:proofErr w:type="spellStart"/>
      <w:r w:rsidR="0091698A" w:rsidRPr="00596925">
        <w:rPr>
          <w:rFonts w:asciiTheme="minorHAnsi" w:hAnsiTheme="minorHAnsi" w:cstheme="minorHAnsi"/>
          <w:i/>
          <w:sz w:val="20"/>
          <w:szCs w:val="20"/>
        </w:rPr>
        <w:t>Indicator</w:t>
      </w:r>
      <w:proofErr w:type="spellEnd"/>
      <w:r w:rsidR="0091698A" w:rsidRPr="00596925">
        <w:rPr>
          <w:rFonts w:asciiTheme="minorHAnsi" w:hAnsiTheme="minorHAnsi" w:cstheme="minorHAnsi"/>
          <w:sz w:val="20"/>
          <w:szCs w:val="20"/>
        </w:rPr>
        <w:t>).</w:t>
      </w:r>
    </w:p>
    <w:p w14:paraId="0BC1DF2B" w14:textId="77777777" w:rsidR="0091698A" w:rsidRPr="00596925" w:rsidRDefault="0091698A" w:rsidP="00AE7CED">
      <w:pPr>
        <w:rPr>
          <w:rFonts w:asciiTheme="minorHAnsi" w:hAnsiTheme="minorHAnsi" w:cstheme="minorHAnsi"/>
        </w:rPr>
      </w:pPr>
    </w:p>
    <w:p w14:paraId="2E793559" w14:textId="0C84CB0D" w:rsidR="00192C36" w:rsidRPr="00596925" w:rsidRDefault="00192C36" w:rsidP="0091698A">
      <w:pPr>
        <w:pStyle w:val="testo"/>
        <w:ind w:left="0"/>
        <w:rPr>
          <w:rFonts w:asciiTheme="minorHAnsi" w:hAnsiTheme="minorHAnsi" w:cstheme="minorHAnsi"/>
        </w:rPr>
      </w:pPr>
      <w:r w:rsidRPr="00596925">
        <w:rPr>
          <w:rFonts w:asciiTheme="minorHAnsi" w:hAnsiTheme="minorHAnsi" w:cstheme="minorHAnsi"/>
        </w:rPr>
        <w:t xml:space="preserve">Il sistema di gestione </w:t>
      </w:r>
      <w:r w:rsidR="0091698A" w:rsidRPr="00596925">
        <w:rPr>
          <w:rFonts w:asciiTheme="minorHAnsi" w:hAnsiTheme="minorHAnsi" w:cstheme="minorHAnsi"/>
        </w:rPr>
        <w:t xml:space="preserve">del laboratorio </w:t>
      </w:r>
      <w:r w:rsidRPr="00596925">
        <w:rPr>
          <w:rFonts w:asciiTheme="minorHAnsi" w:hAnsiTheme="minorHAnsi" w:cstheme="minorHAnsi"/>
        </w:rPr>
        <w:t>è governato applicando il modello conosciuto come “</w:t>
      </w:r>
      <w:r w:rsidRPr="00596925">
        <w:rPr>
          <w:rFonts w:asciiTheme="minorHAnsi" w:hAnsiTheme="minorHAnsi" w:cstheme="minorHAnsi"/>
          <w:i/>
        </w:rPr>
        <w:t>Plan-Do-Check-Act</w:t>
      </w:r>
      <w:r w:rsidRPr="00596925">
        <w:rPr>
          <w:rFonts w:asciiTheme="minorHAnsi" w:hAnsiTheme="minorHAnsi" w:cstheme="minorHAnsi"/>
        </w:rPr>
        <w:t>” che di seguito viene descritto.</w:t>
      </w:r>
    </w:p>
    <w:p w14:paraId="7B0061F5" w14:textId="4258450A" w:rsidR="00192C36" w:rsidRPr="00596925" w:rsidRDefault="00192C36" w:rsidP="0091698A">
      <w:pPr>
        <w:pStyle w:val="testo"/>
        <w:ind w:left="0"/>
        <w:rPr>
          <w:rFonts w:asciiTheme="minorHAnsi" w:hAnsiTheme="minorHAnsi" w:cstheme="minorHAnsi"/>
        </w:rPr>
      </w:pPr>
      <w:r w:rsidRPr="00596925">
        <w:rPr>
          <w:rFonts w:asciiTheme="minorHAnsi" w:hAnsiTheme="minorHAnsi" w:cstheme="minorHAnsi"/>
          <w:b/>
          <w:i/>
        </w:rPr>
        <w:t>PLAN</w:t>
      </w:r>
      <w:r w:rsidR="0091698A" w:rsidRPr="00596925">
        <w:rPr>
          <w:rFonts w:asciiTheme="minorHAnsi" w:hAnsiTheme="minorHAnsi" w:cstheme="minorHAnsi"/>
        </w:rPr>
        <w:t>: la d</w:t>
      </w:r>
      <w:r w:rsidRPr="00596925">
        <w:rPr>
          <w:rFonts w:asciiTheme="minorHAnsi" w:hAnsiTheme="minorHAnsi" w:cstheme="minorHAnsi"/>
        </w:rPr>
        <w:t>irezione ha definito la</w:t>
      </w:r>
      <w:r w:rsidRPr="00596925">
        <w:rPr>
          <w:rFonts w:asciiTheme="minorHAnsi" w:hAnsiTheme="minorHAnsi" w:cstheme="minorHAnsi"/>
          <w:i/>
        </w:rPr>
        <w:t xml:space="preserve"> mission</w:t>
      </w:r>
      <w:r w:rsidRPr="00596925">
        <w:rPr>
          <w:rFonts w:asciiTheme="minorHAnsi" w:hAnsiTheme="minorHAnsi" w:cstheme="minorHAnsi"/>
        </w:rPr>
        <w:t xml:space="preserve"> dell’organizzazione, la </w:t>
      </w:r>
      <w:r w:rsidR="0091698A" w:rsidRPr="00596925">
        <w:rPr>
          <w:rFonts w:asciiTheme="minorHAnsi" w:hAnsiTheme="minorHAnsi" w:cstheme="minorHAnsi"/>
        </w:rPr>
        <w:t xml:space="preserve">dichiarazione della </w:t>
      </w:r>
      <w:r w:rsidRPr="00596925">
        <w:rPr>
          <w:rFonts w:asciiTheme="minorHAnsi" w:hAnsiTheme="minorHAnsi" w:cstheme="minorHAnsi"/>
        </w:rPr>
        <w:t xml:space="preserve">politica per la qualità e gli obiettivi generali nel documento </w:t>
      </w:r>
      <w:r w:rsidR="0091698A" w:rsidRPr="00596925">
        <w:rPr>
          <w:rFonts w:asciiTheme="minorHAnsi" w:hAnsiTheme="minorHAnsi" w:cstheme="minorHAnsi"/>
        </w:rPr>
        <w:t>dichiarazione della politica per la qualità</w:t>
      </w:r>
      <w:r w:rsidRPr="00596925">
        <w:rPr>
          <w:rFonts w:asciiTheme="minorHAnsi" w:hAnsiTheme="minorHAnsi" w:cstheme="minorHAnsi"/>
        </w:rPr>
        <w:t>. Sulla base di questo documento riassuntivo, è stato pianific</w:t>
      </w:r>
      <w:r w:rsidR="0091698A" w:rsidRPr="00596925">
        <w:rPr>
          <w:rFonts w:asciiTheme="minorHAnsi" w:hAnsiTheme="minorHAnsi" w:cstheme="minorHAnsi"/>
        </w:rPr>
        <w:t>ato il sistema di gestione del l</w:t>
      </w:r>
      <w:r w:rsidRPr="00596925">
        <w:rPr>
          <w:rFonts w:asciiTheme="minorHAnsi" w:hAnsiTheme="minorHAnsi" w:cstheme="minorHAnsi"/>
        </w:rPr>
        <w:t xml:space="preserve">aboratorio come indicato nel presente </w:t>
      </w:r>
      <w:r w:rsidR="0091698A" w:rsidRPr="00596925">
        <w:rPr>
          <w:rFonts w:asciiTheme="minorHAnsi" w:hAnsiTheme="minorHAnsi" w:cstheme="minorHAnsi"/>
        </w:rPr>
        <w:t>MQL</w:t>
      </w:r>
      <w:r w:rsidRPr="00596925">
        <w:rPr>
          <w:rFonts w:asciiTheme="minorHAnsi" w:hAnsiTheme="minorHAnsi" w:cstheme="minorHAnsi"/>
        </w:rPr>
        <w:t xml:space="preserve"> e nelle p</w:t>
      </w:r>
      <w:r w:rsidR="0091698A" w:rsidRPr="00596925">
        <w:rPr>
          <w:rFonts w:asciiTheme="minorHAnsi" w:hAnsiTheme="minorHAnsi" w:cstheme="minorHAnsi"/>
        </w:rPr>
        <w:t>rocedure collegate. Durante il r</w:t>
      </w:r>
      <w:r w:rsidRPr="00596925">
        <w:rPr>
          <w:rFonts w:asciiTheme="minorHAnsi" w:hAnsiTheme="minorHAnsi" w:cstheme="minorHAnsi"/>
        </w:rPr>
        <w:t xml:space="preserve">iesame della </w:t>
      </w:r>
      <w:r w:rsidR="0091698A" w:rsidRPr="00596925">
        <w:rPr>
          <w:rFonts w:asciiTheme="minorHAnsi" w:hAnsiTheme="minorHAnsi" w:cstheme="minorHAnsi"/>
        </w:rPr>
        <w:t>direzione, la dichiarazione della p</w:t>
      </w:r>
      <w:r w:rsidRPr="00596925">
        <w:rPr>
          <w:rFonts w:asciiTheme="minorHAnsi" w:hAnsiTheme="minorHAnsi" w:cstheme="minorHAnsi"/>
        </w:rPr>
        <w:t>olitica per la qualità viene riesaminata e sono definiti obiettivi specifici a breve periodo per l’anno entrante.</w:t>
      </w:r>
    </w:p>
    <w:p w14:paraId="58BAF0E8" w14:textId="5C14FF1B" w:rsidR="00192C36" w:rsidRPr="00596925" w:rsidRDefault="00192C36" w:rsidP="0091698A">
      <w:pPr>
        <w:pStyle w:val="testo"/>
        <w:ind w:left="0"/>
        <w:rPr>
          <w:rFonts w:asciiTheme="minorHAnsi" w:hAnsiTheme="minorHAnsi" w:cstheme="minorHAnsi"/>
        </w:rPr>
      </w:pPr>
      <w:r w:rsidRPr="00596925">
        <w:rPr>
          <w:rFonts w:asciiTheme="minorHAnsi" w:hAnsiTheme="minorHAnsi" w:cstheme="minorHAnsi"/>
          <w:b/>
          <w:i/>
        </w:rPr>
        <w:t>DO</w:t>
      </w:r>
      <w:r w:rsidRPr="00596925">
        <w:rPr>
          <w:rFonts w:asciiTheme="minorHAnsi" w:hAnsiTheme="minorHAnsi" w:cstheme="minorHAnsi"/>
        </w:rPr>
        <w:t xml:space="preserve">: quanto pianificato nella </w:t>
      </w:r>
      <w:r w:rsidR="0091698A" w:rsidRPr="00596925">
        <w:rPr>
          <w:rFonts w:asciiTheme="minorHAnsi" w:hAnsiTheme="minorHAnsi" w:cstheme="minorHAnsi"/>
        </w:rPr>
        <w:t>dichiarazione della politica per la qualità, nel riesame della d</w:t>
      </w:r>
      <w:r w:rsidRPr="00596925">
        <w:rPr>
          <w:rFonts w:asciiTheme="minorHAnsi" w:hAnsiTheme="minorHAnsi" w:cstheme="minorHAnsi"/>
        </w:rPr>
        <w:t xml:space="preserve">irezione, nel </w:t>
      </w:r>
      <w:r w:rsidR="0091698A" w:rsidRPr="00596925">
        <w:rPr>
          <w:rFonts w:asciiTheme="minorHAnsi" w:hAnsiTheme="minorHAnsi" w:cstheme="minorHAnsi"/>
        </w:rPr>
        <w:t>MQL</w:t>
      </w:r>
      <w:r w:rsidRPr="00596925">
        <w:rPr>
          <w:rFonts w:asciiTheme="minorHAnsi" w:hAnsiTheme="minorHAnsi" w:cstheme="minorHAnsi"/>
        </w:rPr>
        <w:t>, e nelle procedure collegate, è reso operativo coinvolgendo il personale e le parti interessate.</w:t>
      </w:r>
    </w:p>
    <w:p w14:paraId="16B8ECB2" w14:textId="00E64FE5" w:rsidR="00192C36" w:rsidRPr="00596925" w:rsidRDefault="00192C36" w:rsidP="0091698A">
      <w:pPr>
        <w:pStyle w:val="testo"/>
        <w:ind w:left="0"/>
        <w:rPr>
          <w:rFonts w:asciiTheme="minorHAnsi" w:hAnsiTheme="minorHAnsi" w:cstheme="minorHAnsi"/>
        </w:rPr>
      </w:pPr>
      <w:r w:rsidRPr="00596925">
        <w:rPr>
          <w:rFonts w:asciiTheme="minorHAnsi" w:hAnsiTheme="minorHAnsi" w:cstheme="minorHAnsi"/>
          <w:b/>
          <w:i/>
        </w:rPr>
        <w:t>CHECK</w:t>
      </w:r>
      <w:r w:rsidRPr="00596925">
        <w:rPr>
          <w:rFonts w:asciiTheme="minorHAnsi" w:hAnsiTheme="minorHAnsi" w:cstheme="minorHAnsi"/>
        </w:rPr>
        <w:t xml:space="preserve">: l’organizzazione controlla il funzionamento del </w:t>
      </w:r>
      <w:r w:rsidR="0091698A" w:rsidRPr="00596925">
        <w:rPr>
          <w:rFonts w:asciiTheme="minorHAnsi" w:hAnsiTheme="minorHAnsi" w:cstheme="minorHAnsi"/>
        </w:rPr>
        <w:t>s</w:t>
      </w:r>
      <w:r w:rsidRPr="00596925">
        <w:rPr>
          <w:rFonts w:asciiTheme="minorHAnsi" w:hAnsiTheme="minorHAnsi" w:cstheme="minorHAnsi"/>
        </w:rPr>
        <w:t>istema di gestione e l’attuazione di quanto programmato attraverso una serie di misurazioni, monitoraggi, verifiche e valutazioni; in particolare si possono ricordare le seguenti:</w:t>
      </w:r>
    </w:p>
    <w:p w14:paraId="4F5D182B" w14:textId="77777777" w:rsidR="00192C36" w:rsidRPr="00596925" w:rsidRDefault="00192C36" w:rsidP="00EE5563">
      <w:pPr>
        <w:pStyle w:val="testo"/>
        <w:numPr>
          <w:ilvl w:val="0"/>
          <w:numId w:val="40"/>
        </w:numPr>
        <w:rPr>
          <w:rFonts w:asciiTheme="minorHAnsi" w:hAnsiTheme="minorHAnsi" w:cstheme="minorHAnsi"/>
        </w:rPr>
      </w:pPr>
      <w:r w:rsidRPr="00596925">
        <w:rPr>
          <w:rFonts w:asciiTheme="minorHAnsi" w:hAnsiTheme="minorHAnsi" w:cstheme="minorHAnsi"/>
        </w:rPr>
        <w:t>Misurazione delle performance relative alle attività;</w:t>
      </w:r>
    </w:p>
    <w:p w14:paraId="4175099B" w14:textId="21BB06A9" w:rsidR="00192C36" w:rsidRPr="00596925" w:rsidRDefault="00192C36" w:rsidP="00EE5563">
      <w:pPr>
        <w:pStyle w:val="testo"/>
        <w:numPr>
          <w:ilvl w:val="0"/>
          <w:numId w:val="40"/>
        </w:numPr>
        <w:rPr>
          <w:rFonts w:asciiTheme="minorHAnsi" w:hAnsiTheme="minorHAnsi" w:cstheme="minorHAnsi"/>
        </w:rPr>
      </w:pPr>
      <w:r w:rsidRPr="00596925">
        <w:rPr>
          <w:rFonts w:asciiTheme="minorHAnsi" w:hAnsiTheme="minorHAnsi" w:cstheme="minorHAnsi"/>
        </w:rPr>
        <w:t xml:space="preserve">Monitoraggio dei processi </w:t>
      </w:r>
      <w:r w:rsidR="0091698A" w:rsidRPr="00596925">
        <w:rPr>
          <w:rFonts w:asciiTheme="minorHAnsi" w:hAnsiTheme="minorHAnsi" w:cstheme="minorHAnsi"/>
        </w:rPr>
        <w:t>del laboratorio</w:t>
      </w:r>
      <w:r w:rsidRPr="00596925">
        <w:rPr>
          <w:rFonts w:asciiTheme="minorHAnsi" w:hAnsiTheme="minorHAnsi" w:cstheme="minorHAnsi"/>
        </w:rPr>
        <w:t xml:space="preserve"> tramite opportuni indicatori; </w:t>
      </w:r>
    </w:p>
    <w:p w14:paraId="41FE4CEF" w14:textId="77777777" w:rsidR="00192C36" w:rsidRPr="00596925" w:rsidRDefault="00192C36" w:rsidP="00EE5563">
      <w:pPr>
        <w:pStyle w:val="testo"/>
        <w:numPr>
          <w:ilvl w:val="0"/>
          <w:numId w:val="40"/>
        </w:numPr>
        <w:rPr>
          <w:rFonts w:asciiTheme="minorHAnsi" w:hAnsiTheme="minorHAnsi" w:cstheme="minorHAnsi"/>
        </w:rPr>
      </w:pPr>
      <w:r w:rsidRPr="00596925">
        <w:rPr>
          <w:rFonts w:asciiTheme="minorHAnsi" w:hAnsiTheme="minorHAnsi" w:cstheme="minorHAnsi"/>
        </w:rPr>
        <w:t>Audit interni ed esterni;</w:t>
      </w:r>
    </w:p>
    <w:p w14:paraId="5351734D" w14:textId="2A98FD89" w:rsidR="00C80834" w:rsidRPr="00596925" w:rsidRDefault="00192C36" w:rsidP="00EE5563">
      <w:pPr>
        <w:pStyle w:val="testo"/>
        <w:numPr>
          <w:ilvl w:val="0"/>
          <w:numId w:val="40"/>
        </w:numPr>
        <w:rPr>
          <w:rFonts w:asciiTheme="minorHAnsi" w:hAnsiTheme="minorHAnsi" w:cstheme="minorHAnsi"/>
        </w:rPr>
      </w:pPr>
      <w:r w:rsidRPr="00596925">
        <w:rPr>
          <w:rFonts w:asciiTheme="minorHAnsi" w:hAnsiTheme="minorHAnsi" w:cstheme="minorHAnsi"/>
        </w:rPr>
        <w:t>Valut</w:t>
      </w:r>
      <w:r w:rsidR="0091698A" w:rsidRPr="00596925">
        <w:rPr>
          <w:rFonts w:asciiTheme="minorHAnsi" w:hAnsiTheme="minorHAnsi" w:cstheme="minorHAnsi"/>
        </w:rPr>
        <w:t>azione della soddisfazione del c</w:t>
      </w:r>
      <w:r w:rsidRPr="00596925">
        <w:rPr>
          <w:rFonts w:asciiTheme="minorHAnsi" w:hAnsiTheme="minorHAnsi" w:cstheme="minorHAnsi"/>
        </w:rPr>
        <w:t>liente;</w:t>
      </w:r>
    </w:p>
    <w:p w14:paraId="78DE2D87" w14:textId="12966427" w:rsidR="00192C36" w:rsidRPr="00596925" w:rsidRDefault="00192C36" w:rsidP="00EE5563">
      <w:pPr>
        <w:pStyle w:val="testo"/>
        <w:numPr>
          <w:ilvl w:val="0"/>
          <w:numId w:val="40"/>
        </w:numPr>
        <w:rPr>
          <w:rFonts w:asciiTheme="minorHAnsi" w:hAnsiTheme="minorHAnsi" w:cstheme="minorHAnsi"/>
        </w:rPr>
      </w:pPr>
      <w:r w:rsidRPr="00596925">
        <w:rPr>
          <w:rFonts w:asciiTheme="minorHAnsi" w:hAnsiTheme="minorHAnsi" w:cstheme="minorHAnsi"/>
        </w:rPr>
        <w:t>Val</w:t>
      </w:r>
      <w:r w:rsidR="0091698A" w:rsidRPr="00596925">
        <w:rPr>
          <w:rFonts w:asciiTheme="minorHAnsi" w:hAnsiTheme="minorHAnsi" w:cstheme="minorHAnsi"/>
        </w:rPr>
        <w:t>utazione delle performance dei f</w:t>
      </w:r>
      <w:r w:rsidRPr="00596925">
        <w:rPr>
          <w:rFonts w:asciiTheme="minorHAnsi" w:hAnsiTheme="minorHAnsi" w:cstheme="minorHAnsi"/>
        </w:rPr>
        <w:t xml:space="preserve">ornitori; </w:t>
      </w:r>
    </w:p>
    <w:p w14:paraId="7E85984A" w14:textId="0BDFD223" w:rsidR="00192C36" w:rsidRPr="00596925" w:rsidRDefault="00192C36" w:rsidP="00EE5563">
      <w:pPr>
        <w:pStyle w:val="testo"/>
        <w:numPr>
          <w:ilvl w:val="0"/>
          <w:numId w:val="40"/>
        </w:numPr>
        <w:rPr>
          <w:rFonts w:asciiTheme="minorHAnsi" w:hAnsiTheme="minorHAnsi" w:cstheme="minorHAnsi"/>
        </w:rPr>
      </w:pPr>
      <w:r w:rsidRPr="00596925">
        <w:rPr>
          <w:rFonts w:asciiTheme="minorHAnsi" w:hAnsiTheme="minorHAnsi" w:cstheme="minorHAnsi"/>
        </w:rPr>
        <w:lastRenderedPageBreak/>
        <w:t>Monitoraggio de</w:t>
      </w:r>
      <w:r w:rsidR="0091698A" w:rsidRPr="00596925">
        <w:rPr>
          <w:rFonts w:asciiTheme="minorHAnsi" w:hAnsiTheme="minorHAnsi" w:cstheme="minorHAnsi"/>
        </w:rPr>
        <w:t>lle non c</w:t>
      </w:r>
      <w:r w:rsidRPr="00596925">
        <w:rPr>
          <w:rFonts w:asciiTheme="minorHAnsi" w:hAnsiTheme="minorHAnsi" w:cstheme="minorHAnsi"/>
        </w:rPr>
        <w:t xml:space="preserve">onformità riscontrate e dei reclami </w:t>
      </w:r>
      <w:r w:rsidR="0091698A" w:rsidRPr="00596925">
        <w:rPr>
          <w:rFonts w:asciiTheme="minorHAnsi" w:hAnsiTheme="minorHAnsi" w:cstheme="minorHAnsi"/>
        </w:rPr>
        <w:t>del cliente.</w:t>
      </w:r>
    </w:p>
    <w:p w14:paraId="11B2F9F8" w14:textId="77777777" w:rsidR="00DC294F" w:rsidRPr="00596925" w:rsidRDefault="00DC294F" w:rsidP="00DC294F">
      <w:pPr>
        <w:pStyle w:val="testo"/>
        <w:ind w:left="1571"/>
        <w:rPr>
          <w:rFonts w:asciiTheme="minorHAnsi" w:hAnsiTheme="minorHAnsi" w:cstheme="minorHAnsi"/>
        </w:rPr>
      </w:pPr>
    </w:p>
    <w:p w14:paraId="66303FA6" w14:textId="42ADBB64" w:rsidR="00192C36" w:rsidRPr="00596925" w:rsidRDefault="00192C36" w:rsidP="0091698A">
      <w:pPr>
        <w:pStyle w:val="testo"/>
        <w:ind w:left="0"/>
        <w:rPr>
          <w:rFonts w:asciiTheme="minorHAnsi" w:hAnsiTheme="minorHAnsi" w:cstheme="minorHAnsi"/>
        </w:rPr>
      </w:pPr>
      <w:r w:rsidRPr="00596925">
        <w:rPr>
          <w:rFonts w:asciiTheme="minorHAnsi" w:hAnsiTheme="minorHAnsi" w:cstheme="minorHAnsi"/>
        </w:rPr>
        <w:t>I dati ottenuti vengono analizzati dal RQL e rendicontati alla direzione.</w:t>
      </w:r>
    </w:p>
    <w:p w14:paraId="6406AB61" w14:textId="28AC33C6" w:rsidR="00192C36" w:rsidRPr="00596925" w:rsidRDefault="00192C36" w:rsidP="0091698A">
      <w:pPr>
        <w:pStyle w:val="testo"/>
        <w:ind w:left="0"/>
        <w:rPr>
          <w:rFonts w:asciiTheme="minorHAnsi" w:hAnsiTheme="minorHAnsi" w:cstheme="minorHAnsi"/>
        </w:rPr>
      </w:pPr>
      <w:r w:rsidRPr="00596925">
        <w:rPr>
          <w:rFonts w:asciiTheme="minorHAnsi" w:hAnsiTheme="minorHAnsi" w:cstheme="minorHAnsi"/>
          <w:b/>
          <w:i/>
        </w:rPr>
        <w:t>ACT</w:t>
      </w:r>
      <w:r w:rsidRPr="00596925">
        <w:rPr>
          <w:rFonts w:asciiTheme="minorHAnsi" w:hAnsiTheme="minorHAnsi" w:cstheme="minorHAnsi"/>
        </w:rPr>
        <w:t xml:space="preserve">: i risultati di questo controllo e le analisi conseguenti vengono utilizzati per impostare opportune azioni correttive e </w:t>
      </w:r>
      <w:r w:rsidR="00A9365E" w:rsidRPr="00596925">
        <w:rPr>
          <w:rFonts w:asciiTheme="minorHAnsi" w:hAnsiTheme="minorHAnsi" w:cstheme="minorHAnsi"/>
        </w:rPr>
        <w:t>per il</w:t>
      </w:r>
      <w:r w:rsidRPr="00596925">
        <w:rPr>
          <w:rFonts w:asciiTheme="minorHAnsi" w:hAnsiTheme="minorHAnsi" w:cstheme="minorHAnsi"/>
        </w:rPr>
        <w:t xml:space="preserve"> migliora</w:t>
      </w:r>
      <w:r w:rsidR="00A9365E" w:rsidRPr="00596925">
        <w:rPr>
          <w:rFonts w:asciiTheme="minorHAnsi" w:hAnsiTheme="minorHAnsi" w:cstheme="minorHAnsi"/>
        </w:rPr>
        <w:t>mento</w:t>
      </w:r>
      <w:r w:rsidRPr="00596925">
        <w:rPr>
          <w:rFonts w:asciiTheme="minorHAnsi" w:hAnsiTheme="minorHAnsi" w:cstheme="minorHAnsi"/>
        </w:rPr>
        <w:t xml:space="preserve"> </w:t>
      </w:r>
      <w:r w:rsidR="00A9365E" w:rsidRPr="00596925">
        <w:rPr>
          <w:rFonts w:asciiTheme="minorHAnsi" w:hAnsiTheme="minorHAnsi" w:cstheme="minorHAnsi"/>
        </w:rPr>
        <w:t>continuo del</w:t>
      </w:r>
      <w:r w:rsidRPr="00596925">
        <w:rPr>
          <w:rFonts w:asciiTheme="minorHAnsi" w:hAnsiTheme="minorHAnsi" w:cstheme="minorHAnsi"/>
        </w:rPr>
        <w:t xml:space="preserve"> sistema di gestione</w:t>
      </w:r>
      <w:r w:rsidR="00A9365E" w:rsidRPr="00596925">
        <w:rPr>
          <w:rFonts w:asciiTheme="minorHAnsi" w:hAnsiTheme="minorHAnsi" w:cstheme="minorHAnsi"/>
        </w:rPr>
        <w:t xml:space="preserve"> per la qualità</w:t>
      </w:r>
      <w:r w:rsidRPr="00596925">
        <w:rPr>
          <w:rFonts w:asciiTheme="minorHAnsi" w:hAnsiTheme="minorHAnsi" w:cstheme="minorHAnsi"/>
        </w:rPr>
        <w:t xml:space="preserve">. Le azioni correttive e </w:t>
      </w:r>
      <w:r w:rsidR="00A9365E" w:rsidRPr="00596925">
        <w:rPr>
          <w:rFonts w:asciiTheme="minorHAnsi" w:hAnsiTheme="minorHAnsi" w:cstheme="minorHAnsi"/>
        </w:rPr>
        <w:t>per il miglioramento continuo</w:t>
      </w:r>
      <w:r w:rsidRPr="00596925">
        <w:rPr>
          <w:rFonts w:asciiTheme="minorHAnsi" w:hAnsiTheme="minorHAnsi" w:cstheme="minorHAnsi"/>
        </w:rPr>
        <w:t xml:space="preserve"> possono essere determinate sia nel corso della normale attività che a seguito di </w:t>
      </w:r>
      <w:r w:rsidR="00A9365E" w:rsidRPr="00596925">
        <w:rPr>
          <w:rFonts w:asciiTheme="minorHAnsi" w:hAnsiTheme="minorHAnsi" w:cstheme="minorHAnsi"/>
        </w:rPr>
        <w:t>a</w:t>
      </w:r>
      <w:r w:rsidRPr="00596925">
        <w:rPr>
          <w:rFonts w:asciiTheme="minorHAnsi" w:hAnsiTheme="minorHAnsi" w:cstheme="minorHAnsi"/>
        </w:rPr>
        <w:t xml:space="preserve">udit interni ed esterni ed a seguito del </w:t>
      </w:r>
      <w:r w:rsidR="00A9365E" w:rsidRPr="00596925">
        <w:rPr>
          <w:rFonts w:asciiTheme="minorHAnsi" w:hAnsiTheme="minorHAnsi" w:cstheme="minorHAnsi"/>
        </w:rPr>
        <w:t>r</w:t>
      </w:r>
      <w:r w:rsidRPr="00596925">
        <w:rPr>
          <w:rFonts w:asciiTheme="minorHAnsi" w:hAnsiTheme="minorHAnsi" w:cstheme="minorHAnsi"/>
        </w:rPr>
        <w:t xml:space="preserve">iesame della </w:t>
      </w:r>
      <w:r w:rsidR="00A9365E" w:rsidRPr="00596925">
        <w:rPr>
          <w:rFonts w:asciiTheme="minorHAnsi" w:hAnsiTheme="minorHAnsi" w:cstheme="minorHAnsi"/>
        </w:rPr>
        <w:t>d</w:t>
      </w:r>
      <w:r w:rsidRPr="00596925">
        <w:rPr>
          <w:rFonts w:asciiTheme="minorHAnsi" w:hAnsiTheme="minorHAnsi" w:cstheme="minorHAnsi"/>
        </w:rPr>
        <w:t xml:space="preserve">irezione, durante il quale si esegue un’analisi a più ampio spettro </w:t>
      </w:r>
      <w:r w:rsidR="00A9365E" w:rsidRPr="00596925">
        <w:rPr>
          <w:rFonts w:asciiTheme="minorHAnsi" w:hAnsiTheme="minorHAnsi" w:cstheme="minorHAnsi"/>
        </w:rPr>
        <w:t>del laboratorio. Nel r</w:t>
      </w:r>
      <w:r w:rsidRPr="00596925">
        <w:rPr>
          <w:rFonts w:asciiTheme="minorHAnsi" w:hAnsiTheme="minorHAnsi" w:cstheme="minorHAnsi"/>
        </w:rPr>
        <w:t>iesame della</w:t>
      </w:r>
      <w:r w:rsidR="00A9365E" w:rsidRPr="00596925">
        <w:rPr>
          <w:rFonts w:asciiTheme="minorHAnsi" w:hAnsiTheme="minorHAnsi" w:cstheme="minorHAnsi"/>
        </w:rPr>
        <w:t xml:space="preserve"> direzione viene aggiornata la p</w:t>
      </w:r>
      <w:r w:rsidRPr="00596925">
        <w:rPr>
          <w:rFonts w:asciiTheme="minorHAnsi" w:hAnsiTheme="minorHAnsi" w:cstheme="minorHAnsi"/>
        </w:rPr>
        <w:t xml:space="preserve">ianificazione rientrando nel ciclo a livello di </w:t>
      </w:r>
      <w:r w:rsidRPr="00596925">
        <w:rPr>
          <w:rFonts w:asciiTheme="minorHAnsi" w:hAnsiTheme="minorHAnsi" w:cstheme="minorHAnsi"/>
          <w:b/>
          <w:i/>
        </w:rPr>
        <w:t>PLAN</w:t>
      </w:r>
      <w:r w:rsidRPr="00596925">
        <w:rPr>
          <w:rFonts w:asciiTheme="minorHAnsi" w:hAnsiTheme="minorHAnsi" w:cstheme="minorHAnsi"/>
        </w:rPr>
        <w:t>.</w:t>
      </w:r>
    </w:p>
    <w:p w14:paraId="6EE98D8A" w14:textId="77777777" w:rsidR="00192C36" w:rsidRPr="00596925" w:rsidRDefault="00192C36" w:rsidP="00192C36">
      <w:pPr>
        <w:pStyle w:val="testo"/>
        <w:rPr>
          <w:rFonts w:asciiTheme="minorHAnsi" w:hAnsiTheme="minorHAnsi" w:cstheme="minorHAnsi"/>
        </w:rPr>
      </w:pPr>
    </w:p>
    <w:p w14:paraId="10E7D727" w14:textId="787A08A5" w:rsidR="00192C36" w:rsidRPr="00596925" w:rsidRDefault="00192C36" w:rsidP="00A9365E">
      <w:pPr>
        <w:pStyle w:val="testo"/>
        <w:ind w:left="0"/>
        <w:rPr>
          <w:rFonts w:asciiTheme="minorHAnsi" w:hAnsiTheme="minorHAnsi" w:cstheme="minorHAnsi"/>
        </w:rPr>
      </w:pPr>
      <w:r w:rsidRPr="00596925">
        <w:rPr>
          <w:rFonts w:asciiTheme="minorHAnsi" w:hAnsiTheme="minorHAnsi" w:cstheme="minorHAnsi"/>
        </w:rPr>
        <w:t xml:space="preserve">Il </w:t>
      </w:r>
      <w:r w:rsidR="00A9365E" w:rsidRPr="00596925">
        <w:rPr>
          <w:rFonts w:asciiTheme="minorHAnsi" w:hAnsiTheme="minorHAnsi" w:cstheme="minorHAnsi"/>
        </w:rPr>
        <w:t xml:space="preserve">laboratorio </w:t>
      </w:r>
      <w:r w:rsidRPr="00596925">
        <w:rPr>
          <w:rFonts w:asciiTheme="minorHAnsi" w:hAnsiTheme="minorHAnsi" w:cstheme="minorHAnsi"/>
        </w:rPr>
        <w:t>individua e concretizza quindi le azioni necessarie per il miglioramento a due livelli:</w:t>
      </w:r>
    </w:p>
    <w:p w14:paraId="2935BBED" w14:textId="40B7F21B" w:rsidR="00192C36" w:rsidRPr="00596925" w:rsidRDefault="00192C36" w:rsidP="00EE5563">
      <w:pPr>
        <w:pStyle w:val="testo"/>
        <w:numPr>
          <w:ilvl w:val="0"/>
          <w:numId w:val="41"/>
        </w:numPr>
        <w:rPr>
          <w:rFonts w:asciiTheme="minorHAnsi" w:hAnsiTheme="minorHAnsi" w:cstheme="minorHAnsi"/>
        </w:rPr>
      </w:pPr>
      <w:r w:rsidRPr="00596925">
        <w:rPr>
          <w:rFonts w:asciiTheme="minorHAnsi" w:hAnsiTheme="minorHAnsi" w:cstheme="minorHAnsi"/>
        </w:rPr>
        <w:t xml:space="preserve">Annualmente sulla base dei risultati del </w:t>
      </w:r>
      <w:r w:rsidR="00A9365E" w:rsidRPr="00596925">
        <w:rPr>
          <w:rFonts w:asciiTheme="minorHAnsi" w:hAnsiTheme="minorHAnsi" w:cstheme="minorHAnsi"/>
        </w:rPr>
        <w:t>r</w:t>
      </w:r>
      <w:r w:rsidRPr="00596925">
        <w:rPr>
          <w:rFonts w:asciiTheme="minorHAnsi" w:hAnsiTheme="minorHAnsi" w:cstheme="minorHAnsi"/>
        </w:rPr>
        <w:t xml:space="preserve">iesame della </w:t>
      </w:r>
      <w:r w:rsidR="00A9365E" w:rsidRPr="00596925">
        <w:rPr>
          <w:rFonts w:asciiTheme="minorHAnsi" w:hAnsiTheme="minorHAnsi" w:cstheme="minorHAnsi"/>
        </w:rPr>
        <w:t>d</w:t>
      </w:r>
      <w:r w:rsidRPr="00596925">
        <w:rPr>
          <w:rFonts w:asciiTheme="minorHAnsi" w:hAnsiTheme="minorHAnsi" w:cstheme="minorHAnsi"/>
        </w:rPr>
        <w:t xml:space="preserve">irezione attraverso il trasferimento degli obiettivi e la pianificazione delle azioni correttive e </w:t>
      </w:r>
      <w:r w:rsidR="00A9365E" w:rsidRPr="00596925">
        <w:rPr>
          <w:rFonts w:asciiTheme="minorHAnsi" w:hAnsiTheme="minorHAnsi" w:cstheme="minorHAnsi"/>
        </w:rPr>
        <w:t>per il miglioramento</w:t>
      </w:r>
      <w:r w:rsidRPr="00596925">
        <w:rPr>
          <w:rFonts w:asciiTheme="minorHAnsi" w:hAnsiTheme="minorHAnsi" w:cstheme="minorHAnsi"/>
        </w:rPr>
        <w:t xml:space="preserve"> necessarie; </w:t>
      </w:r>
    </w:p>
    <w:p w14:paraId="0D7734E3" w14:textId="6CA60301" w:rsidR="00192C36" w:rsidRPr="00596925" w:rsidRDefault="00192C36" w:rsidP="00EE5563">
      <w:pPr>
        <w:pStyle w:val="testo"/>
        <w:numPr>
          <w:ilvl w:val="0"/>
          <w:numId w:val="41"/>
        </w:numPr>
        <w:rPr>
          <w:rFonts w:asciiTheme="minorHAnsi" w:hAnsiTheme="minorHAnsi" w:cstheme="minorHAnsi"/>
        </w:rPr>
      </w:pPr>
      <w:r w:rsidRPr="00596925">
        <w:rPr>
          <w:rFonts w:asciiTheme="minorHAnsi" w:hAnsiTheme="minorHAnsi" w:cstheme="minorHAnsi"/>
        </w:rPr>
        <w:t xml:space="preserve">Durante tutto l’arco dell’anno in maniera continuativa si definiscono le azioni correttive e </w:t>
      </w:r>
      <w:r w:rsidR="00A9365E" w:rsidRPr="00596925">
        <w:rPr>
          <w:rFonts w:asciiTheme="minorHAnsi" w:hAnsiTheme="minorHAnsi" w:cstheme="minorHAnsi"/>
        </w:rPr>
        <w:t>per il miglioramento</w:t>
      </w:r>
      <w:r w:rsidRPr="00596925">
        <w:rPr>
          <w:rFonts w:asciiTheme="minorHAnsi" w:hAnsiTheme="minorHAnsi" w:cstheme="minorHAnsi"/>
        </w:rPr>
        <w:t xml:space="preserve"> a seguito di </w:t>
      </w:r>
      <w:r w:rsidR="00A9365E" w:rsidRPr="00596925">
        <w:rPr>
          <w:rFonts w:asciiTheme="minorHAnsi" w:hAnsiTheme="minorHAnsi" w:cstheme="minorHAnsi"/>
        </w:rPr>
        <w:t>r</w:t>
      </w:r>
      <w:r w:rsidRPr="00596925">
        <w:rPr>
          <w:rFonts w:asciiTheme="minorHAnsi" w:hAnsiTheme="minorHAnsi" w:cstheme="minorHAnsi"/>
        </w:rPr>
        <w:t xml:space="preserve">iesami della </w:t>
      </w:r>
      <w:r w:rsidR="00A9365E" w:rsidRPr="00596925">
        <w:rPr>
          <w:rFonts w:asciiTheme="minorHAnsi" w:hAnsiTheme="minorHAnsi" w:cstheme="minorHAnsi"/>
        </w:rPr>
        <w:t>d</w:t>
      </w:r>
      <w:r w:rsidRPr="00596925">
        <w:rPr>
          <w:rFonts w:asciiTheme="minorHAnsi" w:hAnsiTheme="minorHAnsi" w:cstheme="minorHAnsi"/>
        </w:rPr>
        <w:t xml:space="preserve">irezione intermedi, dei riesami delle non conformità e dei reclami, di analisi parziali delle informazioni derivate dal monitoraggio dei processi e dei controlli qualità. </w:t>
      </w:r>
    </w:p>
    <w:p w14:paraId="4C7AAD9F" w14:textId="77777777" w:rsidR="00BB6042" w:rsidRPr="00596925" w:rsidRDefault="00BB6042" w:rsidP="00A9365E">
      <w:pPr>
        <w:pStyle w:val="testo"/>
        <w:ind w:left="0"/>
        <w:rPr>
          <w:rFonts w:asciiTheme="minorHAnsi" w:hAnsiTheme="minorHAnsi" w:cstheme="minorHAnsi"/>
        </w:rPr>
      </w:pPr>
    </w:p>
    <w:p w14:paraId="3134AE60" w14:textId="4DD7BB74" w:rsidR="00192C36" w:rsidRPr="00596925" w:rsidRDefault="00192C36" w:rsidP="00A9365E">
      <w:pPr>
        <w:pStyle w:val="testo"/>
        <w:ind w:left="0"/>
        <w:rPr>
          <w:rFonts w:asciiTheme="minorHAnsi" w:hAnsiTheme="minorHAnsi" w:cstheme="minorHAnsi"/>
        </w:rPr>
      </w:pPr>
      <w:r w:rsidRPr="00596925">
        <w:rPr>
          <w:rFonts w:asciiTheme="minorHAnsi" w:hAnsiTheme="minorHAnsi" w:cstheme="minorHAnsi"/>
        </w:rPr>
        <w:t xml:space="preserve">Le azioni correttive e </w:t>
      </w:r>
      <w:r w:rsidR="00A9365E" w:rsidRPr="00596925">
        <w:rPr>
          <w:rFonts w:asciiTheme="minorHAnsi" w:hAnsiTheme="minorHAnsi" w:cstheme="minorHAnsi"/>
        </w:rPr>
        <w:t>per il miglioramento</w:t>
      </w:r>
      <w:r w:rsidRPr="00596925">
        <w:rPr>
          <w:rFonts w:asciiTheme="minorHAnsi" w:hAnsiTheme="minorHAnsi" w:cstheme="minorHAnsi"/>
        </w:rPr>
        <w:t xml:space="preserve"> sono considerate lo strumento per attuare il miglioramento continuo </w:t>
      </w:r>
      <w:r w:rsidR="001868F9" w:rsidRPr="00596925">
        <w:rPr>
          <w:rFonts w:asciiTheme="minorHAnsi" w:hAnsiTheme="minorHAnsi" w:cstheme="minorHAnsi"/>
        </w:rPr>
        <w:t>del laboratorio</w:t>
      </w:r>
      <w:r w:rsidRPr="00596925">
        <w:rPr>
          <w:rFonts w:asciiTheme="minorHAnsi" w:hAnsiTheme="minorHAnsi" w:cstheme="minorHAnsi"/>
        </w:rPr>
        <w:t xml:space="preserve">. </w:t>
      </w:r>
    </w:p>
    <w:p w14:paraId="4BA17961" w14:textId="77777777" w:rsidR="00BB6042" w:rsidRPr="00596925" w:rsidRDefault="00BB6042" w:rsidP="00BB6042">
      <w:pPr>
        <w:pStyle w:val="testo"/>
        <w:ind w:left="0"/>
        <w:rPr>
          <w:rFonts w:asciiTheme="minorHAnsi" w:hAnsiTheme="minorHAnsi" w:cstheme="minorHAnsi"/>
        </w:rPr>
      </w:pPr>
    </w:p>
    <w:p w14:paraId="57EB8451" w14:textId="45FD91DA" w:rsidR="00C80834" w:rsidRPr="00596925" w:rsidRDefault="00C80834" w:rsidP="00BB6042">
      <w:pPr>
        <w:pStyle w:val="testo"/>
        <w:ind w:left="0"/>
        <w:rPr>
          <w:rFonts w:asciiTheme="minorHAnsi" w:hAnsiTheme="minorHAnsi" w:cstheme="minorHAnsi"/>
        </w:rPr>
      </w:pPr>
      <w:r w:rsidRPr="00596925">
        <w:rPr>
          <w:rFonts w:asciiTheme="minorHAnsi" w:hAnsiTheme="minorHAnsi" w:cstheme="minorHAnsi"/>
        </w:rPr>
        <w:t xml:space="preserve">Il </w:t>
      </w:r>
      <w:r w:rsidR="00BB6042" w:rsidRPr="00596925">
        <w:rPr>
          <w:rFonts w:asciiTheme="minorHAnsi" w:hAnsiTheme="minorHAnsi" w:cstheme="minorHAnsi"/>
        </w:rPr>
        <w:t xml:space="preserve">laboratorio </w:t>
      </w:r>
      <w:r w:rsidRPr="00596925">
        <w:rPr>
          <w:rFonts w:asciiTheme="minorHAnsi" w:hAnsiTheme="minorHAnsi" w:cstheme="minorHAnsi"/>
        </w:rPr>
        <w:t xml:space="preserve">fa riferimento alla procedura, </w:t>
      </w:r>
      <w:r w:rsidR="00BB6042" w:rsidRPr="00596925">
        <w:rPr>
          <w:rFonts w:asciiTheme="minorHAnsi" w:hAnsiTheme="minorHAnsi" w:cstheme="minorHAnsi"/>
        </w:rPr>
        <w:t>PG</w:t>
      </w:r>
      <w:r w:rsidR="0029478F" w:rsidRPr="00596925">
        <w:rPr>
          <w:rFonts w:asciiTheme="minorHAnsi" w:hAnsiTheme="minorHAnsi" w:cstheme="minorHAnsi"/>
        </w:rPr>
        <w:t>04</w:t>
      </w:r>
      <w:r w:rsidR="00BE6697">
        <w:rPr>
          <w:rFonts w:asciiTheme="minorHAnsi" w:hAnsiTheme="minorHAnsi" w:cstheme="minorHAnsi"/>
        </w:rPr>
        <w:t>_</w:t>
      </w:r>
      <w:r w:rsidR="00BB6042" w:rsidRPr="00596925">
        <w:rPr>
          <w:rFonts w:asciiTheme="minorHAnsi" w:hAnsiTheme="minorHAnsi" w:cstheme="minorHAnsi"/>
        </w:rPr>
        <w:t>Non conformità, azioni correttive</w:t>
      </w:r>
      <w:r w:rsidRPr="00596925">
        <w:rPr>
          <w:rFonts w:asciiTheme="minorHAnsi" w:hAnsiTheme="minorHAnsi" w:cstheme="minorHAnsi"/>
        </w:rPr>
        <w:t xml:space="preserve">, e per la registrazione delle </w:t>
      </w:r>
      <w:r w:rsidR="00BB6042" w:rsidRPr="00596925">
        <w:rPr>
          <w:rFonts w:asciiTheme="minorHAnsi" w:hAnsiTheme="minorHAnsi" w:cstheme="minorHAnsi"/>
        </w:rPr>
        <w:t>azioni per il miglioramento</w:t>
      </w:r>
      <w:r w:rsidRPr="00596925">
        <w:rPr>
          <w:rFonts w:asciiTheme="minorHAnsi" w:hAnsiTheme="minorHAnsi" w:cstheme="minorHAnsi"/>
        </w:rPr>
        <w:t xml:space="preserve"> utilizza il M</w:t>
      </w:r>
      <w:r w:rsidR="0029478F" w:rsidRPr="00596925">
        <w:rPr>
          <w:rFonts w:asciiTheme="minorHAnsi" w:hAnsiTheme="minorHAnsi" w:cstheme="minorHAnsi"/>
        </w:rPr>
        <w:t>113</w:t>
      </w:r>
      <w:r w:rsidRPr="00596925">
        <w:rPr>
          <w:rFonts w:asciiTheme="minorHAnsi" w:hAnsiTheme="minorHAnsi" w:cstheme="minorHAnsi"/>
        </w:rPr>
        <w:t xml:space="preserve">. </w:t>
      </w:r>
    </w:p>
    <w:p w14:paraId="014004AD" w14:textId="353B2108" w:rsidR="00C80834" w:rsidRPr="00596925" w:rsidRDefault="00C80834" w:rsidP="00BB6042">
      <w:pPr>
        <w:pStyle w:val="testo"/>
        <w:ind w:left="0"/>
        <w:rPr>
          <w:rFonts w:asciiTheme="minorHAnsi" w:hAnsiTheme="minorHAnsi" w:cstheme="minorHAnsi"/>
        </w:rPr>
      </w:pPr>
      <w:r w:rsidRPr="00596925">
        <w:rPr>
          <w:rFonts w:asciiTheme="minorHAnsi" w:hAnsiTheme="minorHAnsi" w:cstheme="minorHAnsi"/>
        </w:rPr>
        <w:t>R</w:t>
      </w:r>
      <w:r w:rsidR="00BB6042" w:rsidRPr="00596925">
        <w:rPr>
          <w:rFonts w:asciiTheme="minorHAnsi" w:hAnsiTheme="minorHAnsi" w:cstheme="minorHAnsi"/>
        </w:rPr>
        <w:t>QL può aprire un’azione di miglioramento</w:t>
      </w:r>
      <w:r w:rsidRPr="00596925">
        <w:rPr>
          <w:rFonts w:asciiTheme="minorHAnsi" w:hAnsiTheme="minorHAnsi" w:cstheme="minorHAnsi"/>
        </w:rPr>
        <w:t xml:space="preserve"> a seguito di: </w:t>
      </w:r>
    </w:p>
    <w:p w14:paraId="2769677B" w14:textId="77777777" w:rsidR="00BB6042" w:rsidRPr="00596925" w:rsidRDefault="00BB6042" w:rsidP="00BB6042">
      <w:pPr>
        <w:pStyle w:val="testo"/>
        <w:ind w:left="0"/>
        <w:rPr>
          <w:rFonts w:asciiTheme="minorHAnsi" w:hAnsiTheme="minorHAnsi" w:cstheme="minorHAnsi"/>
        </w:rPr>
      </w:pPr>
    </w:p>
    <w:p w14:paraId="10000DE2" w14:textId="33ADF7AB" w:rsidR="00C80834" w:rsidRPr="00596925" w:rsidRDefault="00BB6042" w:rsidP="00EE5563">
      <w:pPr>
        <w:pStyle w:val="testo"/>
        <w:numPr>
          <w:ilvl w:val="0"/>
          <w:numId w:val="42"/>
        </w:numPr>
        <w:rPr>
          <w:rFonts w:asciiTheme="minorHAnsi" w:hAnsiTheme="minorHAnsi" w:cstheme="minorHAnsi"/>
        </w:rPr>
      </w:pPr>
      <w:r w:rsidRPr="00596925">
        <w:rPr>
          <w:rFonts w:asciiTheme="minorHAnsi" w:hAnsiTheme="minorHAnsi" w:cstheme="minorHAnsi"/>
        </w:rPr>
        <w:t>Risultati del r</w:t>
      </w:r>
      <w:r w:rsidR="00C80834" w:rsidRPr="00596925">
        <w:rPr>
          <w:rFonts w:asciiTheme="minorHAnsi" w:hAnsiTheme="minorHAnsi" w:cstheme="minorHAnsi"/>
        </w:rPr>
        <w:t xml:space="preserve">iesame della </w:t>
      </w:r>
      <w:r w:rsidRPr="00596925">
        <w:rPr>
          <w:rFonts w:asciiTheme="minorHAnsi" w:hAnsiTheme="minorHAnsi" w:cstheme="minorHAnsi"/>
        </w:rPr>
        <w:t>d</w:t>
      </w:r>
      <w:r w:rsidR="00C80834" w:rsidRPr="00596925">
        <w:rPr>
          <w:rFonts w:asciiTheme="minorHAnsi" w:hAnsiTheme="minorHAnsi" w:cstheme="minorHAnsi"/>
        </w:rPr>
        <w:t>irezione;</w:t>
      </w:r>
    </w:p>
    <w:p w14:paraId="6D2150F2" w14:textId="7A1952C7" w:rsidR="00C80834" w:rsidRPr="00596925" w:rsidRDefault="00C80834" w:rsidP="00EE5563">
      <w:pPr>
        <w:pStyle w:val="testo"/>
        <w:numPr>
          <w:ilvl w:val="0"/>
          <w:numId w:val="42"/>
        </w:numPr>
        <w:rPr>
          <w:rFonts w:asciiTheme="minorHAnsi" w:hAnsiTheme="minorHAnsi" w:cstheme="minorHAnsi"/>
        </w:rPr>
      </w:pPr>
      <w:r w:rsidRPr="00596925">
        <w:rPr>
          <w:rFonts w:asciiTheme="minorHAnsi" w:hAnsiTheme="minorHAnsi" w:cstheme="minorHAnsi"/>
        </w:rPr>
        <w:t>Misurazi</w:t>
      </w:r>
      <w:r w:rsidR="00BB6042" w:rsidRPr="00596925">
        <w:rPr>
          <w:rFonts w:asciiTheme="minorHAnsi" w:hAnsiTheme="minorHAnsi" w:cstheme="minorHAnsi"/>
        </w:rPr>
        <w:t>oni della soddisfazione del c</w:t>
      </w:r>
      <w:r w:rsidRPr="00596925">
        <w:rPr>
          <w:rFonts w:asciiTheme="minorHAnsi" w:hAnsiTheme="minorHAnsi" w:cstheme="minorHAnsi"/>
        </w:rPr>
        <w:t xml:space="preserve">liente; </w:t>
      </w:r>
    </w:p>
    <w:p w14:paraId="322B41F3" w14:textId="10F814E3" w:rsidR="00C80834" w:rsidRPr="00596925" w:rsidRDefault="00C80834" w:rsidP="00EE5563">
      <w:pPr>
        <w:pStyle w:val="testo"/>
        <w:numPr>
          <w:ilvl w:val="0"/>
          <w:numId w:val="42"/>
        </w:numPr>
        <w:rPr>
          <w:rFonts w:asciiTheme="minorHAnsi" w:hAnsiTheme="minorHAnsi" w:cstheme="minorHAnsi"/>
        </w:rPr>
      </w:pPr>
      <w:r w:rsidRPr="00596925">
        <w:rPr>
          <w:rFonts w:asciiTheme="minorHAnsi" w:hAnsiTheme="minorHAnsi" w:cstheme="minorHAnsi"/>
        </w:rPr>
        <w:t xml:space="preserve">Segnalazioni dei </w:t>
      </w:r>
      <w:r w:rsidR="00BB6042" w:rsidRPr="00596925">
        <w:rPr>
          <w:rFonts w:asciiTheme="minorHAnsi" w:hAnsiTheme="minorHAnsi" w:cstheme="minorHAnsi"/>
        </w:rPr>
        <w:t>c</w:t>
      </w:r>
      <w:r w:rsidRPr="00596925">
        <w:rPr>
          <w:rFonts w:asciiTheme="minorHAnsi" w:hAnsiTheme="minorHAnsi" w:cstheme="minorHAnsi"/>
        </w:rPr>
        <w:t>lienti;</w:t>
      </w:r>
    </w:p>
    <w:p w14:paraId="408DC40B" w14:textId="77777777" w:rsidR="00C80834" w:rsidRPr="00596925" w:rsidRDefault="00C80834" w:rsidP="00EE5563">
      <w:pPr>
        <w:pStyle w:val="testo"/>
        <w:numPr>
          <w:ilvl w:val="0"/>
          <w:numId w:val="42"/>
        </w:numPr>
        <w:rPr>
          <w:rFonts w:asciiTheme="minorHAnsi" w:hAnsiTheme="minorHAnsi" w:cstheme="minorHAnsi"/>
        </w:rPr>
      </w:pPr>
      <w:r w:rsidRPr="00596925">
        <w:rPr>
          <w:rFonts w:asciiTheme="minorHAnsi" w:hAnsiTheme="minorHAnsi" w:cstheme="minorHAnsi"/>
        </w:rPr>
        <w:t>Andamenti particolari evidenziati durante le misurazioni e monitoraggi di processi e servizi;</w:t>
      </w:r>
    </w:p>
    <w:p w14:paraId="19A6BFC0" w14:textId="77777777" w:rsidR="00C80834" w:rsidRPr="00596925" w:rsidRDefault="00C80834" w:rsidP="00EE5563">
      <w:pPr>
        <w:pStyle w:val="testo"/>
        <w:numPr>
          <w:ilvl w:val="0"/>
          <w:numId w:val="42"/>
        </w:numPr>
        <w:rPr>
          <w:rFonts w:asciiTheme="minorHAnsi" w:hAnsiTheme="minorHAnsi" w:cstheme="minorHAnsi"/>
        </w:rPr>
      </w:pPr>
      <w:r w:rsidRPr="00596925">
        <w:rPr>
          <w:rFonts w:asciiTheme="minorHAnsi" w:hAnsiTheme="minorHAnsi" w:cstheme="minorHAnsi"/>
        </w:rPr>
        <w:t>Audit interni ed esterni ove si sono evidenziate opportunità di miglioramento;</w:t>
      </w:r>
    </w:p>
    <w:p w14:paraId="2D16F5DA" w14:textId="18461425" w:rsidR="00C80834" w:rsidRPr="00596925" w:rsidRDefault="00C80834" w:rsidP="00EE5563">
      <w:pPr>
        <w:pStyle w:val="testo"/>
        <w:numPr>
          <w:ilvl w:val="0"/>
          <w:numId w:val="42"/>
        </w:numPr>
        <w:rPr>
          <w:rFonts w:asciiTheme="minorHAnsi" w:hAnsiTheme="minorHAnsi" w:cstheme="minorHAnsi"/>
        </w:rPr>
      </w:pPr>
      <w:r w:rsidRPr="00596925">
        <w:rPr>
          <w:rFonts w:asciiTheme="minorHAnsi" w:hAnsiTheme="minorHAnsi" w:cstheme="minorHAnsi"/>
        </w:rPr>
        <w:t>Studi e informazioni anche derivate dall’esterno che evidenziano necessità future riguardanti i prodotti o</w:t>
      </w:r>
      <w:r w:rsidR="00BB6042" w:rsidRPr="00596925">
        <w:rPr>
          <w:rFonts w:asciiTheme="minorHAnsi" w:hAnsiTheme="minorHAnsi" w:cstheme="minorHAnsi"/>
        </w:rPr>
        <w:t>d</w:t>
      </w:r>
      <w:r w:rsidRPr="00596925">
        <w:rPr>
          <w:rFonts w:asciiTheme="minorHAnsi" w:hAnsiTheme="minorHAnsi" w:cstheme="minorHAnsi"/>
        </w:rPr>
        <w:t xml:space="preserve"> i processi;</w:t>
      </w:r>
    </w:p>
    <w:p w14:paraId="64E28283" w14:textId="77777777" w:rsidR="00C80834" w:rsidRPr="00596925" w:rsidRDefault="00C80834" w:rsidP="00EE5563">
      <w:pPr>
        <w:pStyle w:val="testo"/>
        <w:numPr>
          <w:ilvl w:val="0"/>
          <w:numId w:val="42"/>
        </w:numPr>
        <w:rPr>
          <w:rFonts w:asciiTheme="minorHAnsi" w:hAnsiTheme="minorHAnsi" w:cstheme="minorHAnsi"/>
        </w:rPr>
      </w:pPr>
      <w:r w:rsidRPr="00596925">
        <w:rPr>
          <w:rFonts w:asciiTheme="minorHAnsi" w:hAnsiTheme="minorHAnsi" w:cstheme="minorHAnsi"/>
        </w:rPr>
        <w:t>Modifiche della legislazione regionale o nazionale;</w:t>
      </w:r>
    </w:p>
    <w:p w14:paraId="60B5BF05" w14:textId="77777777" w:rsidR="00C80834" w:rsidRPr="00596925" w:rsidRDefault="00C80834" w:rsidP="00EE5563">
      <w:pPr>
        <w:pStyle w:val="testo"/>
        <w:numPr>
          <w:ilvl w:val="0"/>
          <w:numId w:val="42"/>
        </w:numPr>
        <w:rPr>
          <w:rFonts w:asciiTheme="minorHAnsi" w:hAnsiTheme="minorHAnsi" w:cstheme="minorHAnsi"/>
        </w:rPr>
      </w:pPr>
      <w:r w:rsidRPr="00596925">
        <w:rPr>
          <w:rFonts w:asciiTheme="minorHAnsi" w:hAnsiTheme="minorHAnsi" w:cstheme="minorHAnsi"/>
        </w:rPr>
        <w:t xml:space="preserve">Modifiche delle norme di riferimento; </w:t>
      </w:r>
    </w:p>
    <w:p w14:paraId="376DFE14" w14:textId="77777777" w:rsidR="00C80834" w:rsidRPr="00596925" w:rsidRDefault="00C80834" w:rsidP="00EE5563">
      <w:pPr>
        <w:pStyle w:val="testo"/>
        <w:numPr>
          <w:ilvl w:val="0"/>
          <w:numId w:val="42"/>
        </w:numPr>
        <w:rPr>
          <w:rFonts w:asciiTheme="minorHAnsi" w:hAnsiTheme="minorHAnsi" w:cstheme="minorHAnsi"/>
        </w:rPr>
      </w:pPr>
      <w:r w:rsidRPr="00596925">
        <w:rPr>
          <w:rFonts w:asciiTheme="minorHAnsi" w:hAnsiTheme="minorHAnsi" w:cstheme="minorHAnsi"/>
        </w:rPr>
        <w:t>Modifiche dei documenti di riferimento (documenti ACCREDIA).</w:t>
      </w:r>
    </w:p>
    <w:p w14:paraId="11B92840" w14:textId="77777777" w:rsidR="00C80834" w:rsidRPr="00596925" w:rsidRDefault="00C80834" w:rsidP="00C80834">
      <w:pPr>
        <w:pStyle w:val="testo"/>
        <w:ind w:left="1211"/>
        <w:rPr>
          <w:rFonts w:asciiTheme="minorHAnsi" w:hAnsiTheme="minorHAnsi" w:cstheme="minorHAnsi"/>
        </w:rPr>
      </w:pPr>
    </w:p>
    <w:p w14:paraId="0749D0B5" w14:textId="07736F09" w:rsidR="00C80834" w:rsidRPr="00596925" w:rsidRDefault="00C80834" w:rsidP="00BB6042">
      <w:pPr>
        <w:pStyle w:val="testo"/>
        <w:ind w:left="0"/>
        <w:rPr>
          <w:rFonts w:asciiTheme="minorHAnsi" w:hAnsiTheme="minorHAnsi" w:cstheme="minorHAnsi"/>
        </w:rPr>
      </w:pPr>
      <w:r w:rsidRPr="00596925">
        <w:rPr>
          <w:rFonts w:asciiTheme="minorHAnsi" w:hAnsiTheme="minorHAnsi" w:cstheme="minorHAnsi"/>
        </w:rPr>
        <w:t xml:space="preserve">Il </w:t>
      </w:r>
      <w:r w:rsidR="00BB6042" w:rsidRPr="00596925">
        <w:rPr>
          <w:rFonts w:asciiTheme="minorHAnsi" w:hAnsiTheme="minorHAnsi" w:cstheme="minorHAnsi"/>
        </w:rPr>
        <w:t xml:space="preserve">motivo dell’apertura dell’azione di miglioramento </w:t>
      </w:r>
      <w:r w:rsidRPr="00596925">
        <w:rPr>
          <w:rFonts w:asciiTheme="minorHAnsi" w:hAnsiTheme="minorHAnsi" w:cstheme="minorHAnsi"/>
        </w:rPr>
        <w:t>ed il documento di partenza (</w:t>
      </w:r>
      <w:r w:rsidR="00BB6042" w:rsidRPr="00596925">
        <w:rPr>
          <w:rFonts w:asciiTheme="minorHAnsi" w:hAnsiTheme="minorHAnsi" w:cstheme="minorHAnsi"/>
        </w:rPr>
        <w:t>r</w:t>
      </w:r>
      <w:r w:rsidRPr="00596925">
        <w:rPr>
          <w:rFonts w:asciiTheme="minorHAnsi" w:hAnsiTheme="minorHAnsi" w:cstheme="minorHAnsi"/>
        </w:rPr>
        <w:t xml:space="preserve">iesame, risultati della soddisfazione del </w:t>
      </w:r>
      <w:r w:rsidR="00BB6042" w:rsidRPr="00596925">
        <w:rPr>
          <w:rFonts w:asciiTheme="minorHAnsi" w:hAnsiTheme="minorHAnsi" w:cstheme="minorHAnsi"/>
        </w:rPr>
        <w:t>c</w:t>
      </w:r>
      <w:r w:rsidRPr="00596925">
        <w:rPr>
          <w:rFonts w:asciiTheme="minorHAnsi" w:hAnsiTheme="minorHAnsi" w:cstheme="minorHAnsi"/>
        </w:rPr>
        <w:t>liente, rapporto di audit, studi, leggi, direttive, etc.) sono registrati sul M</w:t>
      </w:r>
      <w:r w:rsidR="0029478F" w:rsidRPr="00596925">
        <w:rPr>
          <w:rFonts w:asciiTheme="minorHAnsi" w:hAnsiTheme="minorHAnsi" w:cstheme="minorHAnsi"/>
        </w:rPr>
        <w:t>113</w:t>
      </w:r>
      <w:r w:rsidRPr="00596925">
        <w:rPr>
          <w:rFonts w:asciiTheme="minorHAnsi" w:hAnsiTheme="minorHAnsi" w:cstheme="minorHAnsi"/>
        </w:rPr>
        <w:t>.</w:t>
      </w:r>
    </w:p>
    <w:p w14:paraId="56FD4F56" w14:textId="4AA9A5B6" w:rsidR="00474365" w:rsidRPr="00596925" w:rsidRDefault="00BB6042" w:rsidP="00BB6042">
      <w:pPr>
        <w:pStyle w:val="testo"/>
        <w:ind w:left="0"/>
        <w:rPr>
          <w:rFonts w:asciiTheme="minorHAnsi" w:hAnsiTheme="minorHAnsi" w:cstheme="minorHAnsi"/>
        </w:rPr>
      </w:pPr>
      <w:r w:rsidRPr="00596925">
        <w:rPr>
          <w:rFonts w:asciiTheme="minorHAnsi" w:hAnsiTheme="minorHAnsi" w:cstheme="minorHAnsi"/>
        </w:rPr>
        <w:lastRenderedPageBreak/>
        <w:t>L’oggetto dell’azione di miglioramento</w:t>
      </w:r>
      <w:r w:rsidR="00474365" w:rsidRPr="00596925">
        <w:rPr>
          <w:rFonts w:asciiTheme="minorHAnsi" w:hAnsiTheme="minorHAnsi" w:cstheme="minorHAnsi"/>
        </w:rPr>
        <w:t xml:space="preserve"> è presentato e discusso con i responsabili delle funzioni interessate all'intervento al fine di ricercare le situazioni che potrebbero causare eventuali </w:t>
      </w:r>
      <w:r w:rsidRPr="00596925">
        <w:rPr>
          <w:rFonts w:asciiTheme="minorHAnsi" w:hAnsiTheme="minorHAnsi" w:cstheme="minorHAnsi"/>
        </w:rPr>
        <w:t>n</w:t>
      </w:r>
      <w:r w:rsidR="00474365" w:rsidRPr="00596925">
        <w:rPr>
          <w:rFonts w:asciiTheme="minorHAnsi" w:hAnsiTheme="minorHAnsi" w:cstheme="minorHAnsi"/>
        </w:rPr>
        <w:t xml:space="preserve">on </w:t>
      </w:r>
      <w:r w:rsidRPr="00596925">
        <w:rPr>
          <w:rFonts w:asciiTheme="minorHAnsi" w:hAnsiTheme="minorHAnsi" w:cstheme="minorHAnsi"/>
        </w:rPr>
        <w:t>c</w:t>
      </w:r>
      <w:r w:rsidR="00474365" w:rsidRPr="00596925">
        <w:rPr>
          <w:rFonts w:asciiTheme="minorHAnsi" w:hAnsiTheme="minorHAnsi" w:cstheme="minorHAnsi"/>
        </w:rPr>
        <w:t>onformità (ad esempio l’assenza di formazione, la non revisione di un documento, etc.).</w:t>
      </w:r>
    </w:p>
    <w:p w14:paraId="4ED98CB4" w14:textId="3F5154F9" w:rsidR="00474365" w:rsidRPr="00596925" w:rsidRDefault="00474365" w:rsidP="00BB6042">
      <w:pPr>
        <w:pStyle w:val="testo"/>
        <w:ind w:left="0"/>
        <w:rPr>
          <w:rFonts w:asciiTheme="minorHAnsi" w:hAnsiTheme="minorHAnsi" w:cstheme="minorHAnsi"/>
        </w:rPr>
      </w:pPr>
      <w:r w:rsidRPr="00596925">
        <w:rPr>
          <w:rFonts w:asciiTheme="minorHAnsi" w:hAnsiTheme="minorHAnsi" w:cstheme="minorHAnsi"/>
        </w:rPr>
        <w:t xml:space="preserve">RQL e le funzioni interessate definiscono le azioni da attuare per evitare il verificarsi delle </w:t>
      </w:r>
      <w:r w:rsidR="00BB6042" w:rsidRPr="00596925">
        <w:rPr>
          <w:rFonts w:asciiTheme="minorHAnsi" w:hAnsiTheme="minorHAnsi" w:cstheme="minorHAnsi"/>
        </w:rPr>
        <w:t>n</w:t>
      </w:r>
      <w:r w:rsidRPr="00596925">
        <w:rPr>
          <w:rFonts w:asciiTheme="minorHAnsi" w:hAnsiTheme="minorHAnsi" w:cstheme="minorHAnsi"/>
        </w:rPr>
        <w:t xml:space="preserve">on </w:t>
      </w:r>
      <w:r w:rsidR="00BB6042" w:rsidRPr="00596925">
        <w:rPr>
          <w:rFonts w:asciiTheme="minorHAnsi" w:hAnsiTheme="minorHAnsi" w:cstheme="minorHAnsi"/>
        </w:rPr>
        <w:t>c</w:t>
      </w:r>
      <w:r w:rsidRPr="00596925">
        <w:rPr>
          <w:rFonts w:asciiTheme="minorHAnsi" w:hAnsiTheme="minorHAnsi" w:cstheme="minorHAnsi"/>
        </w:rPr>
        <w:t>onformità potenziali o per il miglioramento auspicato.</w:t>
      </w:r>
    </w:p>
    <w:p w14:paraId="0AF7B5E7" w14:textId="450AACBE" w:rsidR="00474365" w:rsidRPr="00596925" w:rsidRDefault="00474365" w:rsidP="00BB6042">
      <w:pPr>
        <w:pStyle w:val="testo"/>
        <w:ind w:left="0"/>
        <w:rPr>
          <w:rFonts w:asciiTheme="minorHAnsi" w:hAnsiTheme="minorHAnsi" w:cstheme="minorHAnsi"/>
        </w:rPr>
      </w:pPr>
      <w:r w:rsidRPr="00596925">
        <w:rPr>
          <w:rFonts w:asciiTheme="minorHAnsi" w:hAnsiTheme="minorHAnsi" w:cstheme="minorHAnsi"/>
        </w:rPr>
        <w:t xml:space="preserve">Nel caso in cui le azioni siano particolarmente onerose o coinvolgano diversi processi viene interessata la </w:t>
      </w:r>
      <w:r w:rsidR="00BB6042" w:rsidRPr="00596925">
        <w:rPr>
          <w:rFonts w:asciiTheme="minorHAnsi" w:hAnsiTheme="minorHAnsi" w:cstheme="minorHAnsi"/>
        </w:rPr>
        <w:t>d</w:t>
      </w:r>
      <w:r w:rsidRPr="00596925">
        <w:rPr>
          <w:rFonts w:asciiTheme="minorHAnsi" w:hAnsiTheme="minorHAnsi" w:cstheme="minorHAnsi"/>
        </w:rPr>
        <w:t xml:space="preserve">irezione per le decisioni del caso ed eventualmente l’inserimento dell’azione all’interno di un piano di miglioramento più articolato da definire durante il </w:t>
      </w:r>
      <w:r w:rsidR="00BB6042" w:rsidRPr="00596925">
        <w:rPr>
          <w:rFonts w:asciiTheme="minorHAnsi" w:hAnsiTheme="minorHAnsi" w:cstheme="minorHAnsi"/>
        </w:rPr>
        <w:t>r</w:t>
      </w:r>
      <w:r w:rsidRPr="00596925">
        <w:rPr>
          <w:rFonts w:asciiTheme="minorHAnsi" w:hAnsiTheme="minorHAnsi" w:cstheme="minorHAnsi"/>
        </w:rPr>
        <w:t xml:space="preserve">iesame della </w:t>
      </w:r>
      <w:r w:rsidR="00BB6042" w:rsidRPr="00596925">
        <w:rPr>
          <w:rFonts w:asciiTheme="minorHAnsi" w:hAnsiTheme="minorHAnsi" w:cstheme="minorHAnsi"/>
        </w:rPr>
        <w:t>d</w:t>
      </w:r>
      <w:r w:rsidRPr="00596925">
        <w:rPr>
          <w:rFonts w:asciiTheme="minorHAnsi" w:hAnsiTheme="minorHAnsi" w:cstheme="minorHAnsi"/>
        </w:rPr>
        <w:t xml:space="preserve">irezione. </w:t>
      </w:r>
    </w:p>
    <w:p w14:paraId="5C0A1098" w14:textId="5B781646" w:rsidR="00474365" w:rsidRPr="00596925" w:rsidRDefault="00474365" w:rsidP="00BB6042">
      <w:pPr>
        <w:pStyle w:val="testo"/>
        <w:ind w:left="0"/>
        <w:rPr>
          <w:rFonts w:asciiTheme="minorHAnsi" w:hAnsiTheme="minorHAnsi" w:cstheme="minorHAnsi"/>
        </w:rPr>
      </w:pPr>
      <w:r w:rsidRPr="00596925">
        <w:rPr>
          <w:rFonts w:asciiTheme="minorHAnsi" w:hAnsiTheme="minorHAnsi" w:cstheme="minorHAnsi"/>
        </w:rPr>
        <w:t>RQL verifica lo stato di avanzamento dell’azione e, trascorso il periodo stabilito, RQL accerta l’effettiva attuazione dell’azione prescritta e ne verifica l’efficacia.</w:t>
      </w:r>
    </w:p>
    <w:p w14:paraId="092B8179" w14:textId="28FB59D7" w:rsidR="00474365" w:rsidRPr="00596925" w:rsidRDefault="00474365" w:rsidP="00BB6042">
      <w:pPr>
        <w:pStyle w:val="testo"/>
        <w:ind w:left="0"/>
        <w:rPr>
          <w:rFonts w:asciiTheme="minorHAnsi" w:hAnsiTheme="minorHAnsi" w:cstheme="minorHAnsi"/>
        </w:rPr>
      </w:pPr>
      <w:r w:rsidRPr="00596925">
        <w:rPr>
          <w:rFonts w:asciiTheme="minorHAnsi" w:hAnsiTheme="minorHAnsi" w:cstheme="minorHAnsi"/>
        </w:rPr>
        <w:t>Al termine dell’azione ed a seguito della verifica efficacia della stessa, RQL esegue il riesame dell’</w:t>
      </w:r>
      <w:r w:rsidR="00BB6042" w:rsidRPr="00596925">
        <w:rPr>
          <w:rFonts w:asciiTheme="minorHAnsi" w:hAnsiTheme="minorHAnsi" w:cstheme="minorHAnsi"/>
        </w:rPr>
        <w:t>azione di miglioramento</w:t>
      </w:r>
      <w:r w:rsidRPr="00596925">
        <w:rPr>
          <w:rFonts w:asciiTheme="minorHAnsi" w:hAnsiTheme="minorHAnsi" w:cstheme="minorHAnsi"/>
        </w:rPr>
        <w:t xml:space="preserve"> coinvolgendo eventualmente la </w:t>
      </w:r>
      <w:r w:rsidR="00BB6042" w:rsidRPr="00596925">
        <w:rPr>
          <w:rFonts w:asciiTheme="minorHAnsi" w:hAnsiTheme="minorHAnsi" w:cstheme="minorHAnsi"/>
        </w:rPr>
        <w:t>d</w:t>
      </w:r>
      <w:r w:rsidRPr="00596925">
        <w:rPr>
          <w:rFonts w:asciiTheme="minorHAnsi" w:hAnsiTheme="minorHAnsi" w:cstheme="minorHAnsi"/>
        </w:rPr>
        <w:t xml:space="preserve">irezione e la funzione aziendale interessata. Se i risultati ottenuti non sono giudicati soddisfacenti, richiede ulteriori </w:t>
      </w:r>
      <w:r w:rsidR="00BB6042" w:rsidRPr="00596925">
        <w:rPr>
          <w:rFonts w:asciiTheme="minorHAnsi" w:hAnsiTheme="minorHAnsi" w:cstheme="minorHAnsi"/>
        </w:rPr>
        <w:t>azioni di miglioramento</w:t>
      </w:r>
      <w:r w:rsidRPr="00596925">
        <w:rPr>
          <w:rFonts w:asciiTheme="minorHAnsi" w:hAnsiTheme="minorHAnsi" w:cstheme="minorHAnsi"/>
        </w:rPr>
        <w:t xml:space="preserve"> e ripete l’iter sopra descrit</w:t>
      </w:r>
      <w:r w:rsidR="00BB6042" w:rsidRPr="00596925">
        <w:rPr>
          <w:rFonts w:asciiTheme="minorHAnsi" w:hAnsiTheme="minorHAnsi" w:cstheme="minorHAnsi"/>
        </w:rPr>
        <w:t>to, nel caso opposto chiude l’azione di miglioramento</w:t>
      </w:r>
      <w:r w:rsidRPr="00596925">
        <w:rPr>
          <w:rFonts w:asciiTheme="minorHAnsi" w:hAnsiTheme="minorHAnsi" w:cstheme="minorHAnsi"/>
        </w:rPr>
        <w:t xml:space="preserve">. </w:t>
      </w:r>
    </w:p>
    <w:p w14:paraId="6512A1CC" w14:textId="2AE0F0A9" w:rsidR="00474365" w:rsidRPr="00596925" w:rsidRDefault="00BB6042" w:rsidP="00BB6042">
      <w:pPr>
        <w:pStyle w:val="testo"/>
        <w:ind w:left="0"/>
        <w:rPr>
          <w:rFonts w:asciiTheme="minorHAnsi" w:hAnsiTheme="minorHAnsi" w:cstheme="minorHAnsi"/>
        </w:rPr>
      </w:pPr>
      <w:r w:rsidRPr="00596925">
        <w:rPr>
          <w:rFonts w:asciiTheme="minorHAnsi" w:hAnsiTheme="minorHAnsi" w:cstheme="minorHAnsi"/>
        </w:rPr>
        <w:t>Le azioni di miglioramento</w:t>
      </w:r>
      <w:r w:rsidR="00474365" w:rsidRPr="00596925">
        <w:rPr>
          <w:rFonts w:asciiTheme="minorHAnsi" w:hAnsiTheme="minorHAnsi" w:cstheme="minorHAnsi"/>
        </w:rPr>
        <w:t xml:space="preserve"> vengono </w:t>
      </w:r>
      <w:r w:rsidRPr="00596925">
        <w:rPr>
          <w:rFonts w:asciiTheme="minorHAnsi" w:hAnsiTheme="minorHAnsi" w:cstheme="minorHAnsi"/>
        </w:rPr>
        <w:t>inoltre riesaminate durante il r</w:t>
      </w:r>
      <w:r w:rsidR="00474365" w:rsidRPr="00596925">
        <w:rPr>
          <w:rFonts w:asciiTheme="minorHAnsi" w:hAnsiTheme="minorHAnsi" w:cstheme="minorHAnsi"/>
        </w:rPr>
        <w:t xml:space="preserve">iesame della </w:t>
      </w:r>
      <w:r w:rsidRPr="00596925">
        <w:rPr>
          <w:rFonts w:asciiTheme="minorHAnsi" w:hAnsiTheme="minorHAnsi" w:cstheme="minorHAnsi"/>
        </w:rPr>
        <w:t>d</w:t>
      </w:r>
      <w:r w:rsidR="00474365" w:rsidRPr="00596925">
        <w:rPr>
          <w:rFonts w:asciiTheme="minorHAnsi" w:hAnsiTheme="minorHAnsi" w:cstheme="minorHAnsi"/>
        </w:rPr>
        <w:t>irezione.</w:t>
      </w:r>
    </w:p>
    <w:p w14:paraId="29FFC54D" w14:textId="1FCCF832" w:rsidR="00474365" w:rsidRPr="00596925" w:rsidRDefault="00474365" w:rsidP="00BB6042">
      <w:pPr>
        <w:pStyle w:val="testo"/>
        <w:ind w:left="0"/>
        <w:rPr>
          <w:rFonts w:asciiTheme="minorHAnsi" w:hAnsiTheme="minorHAnsi" w:cstheme="minorHAnsi"/>
        </w:rPr>
      </w:pPr>
      <w:r w:rsidRPr="00596925">
        <w:rPr>
          <w:rFonts w:asciiTheme="minorHAnsi" w:hAnsiTheme="minorHAnsi" w:cstheme="minorHAnsi"/>
        </w:rPr>
        <w:t xml:space="preserve">Anche a seguito di audit di seconda e terza parte saranno pianificate idonee </w:t>
      </w:r>
      <w:r w:rsidR="00BB6042" w:rsidRPr="00596925">
        <w:rPr>
          <w:rFonts w:asciiTheme="minorHAnsi" w:hAnsiTheme="minorHAnsi" w:cstheme="minorHAnsi"/>
        </w:rPr>
        <w:t>azioni di miglioramento</w:t>
      </w:r>
      <w:r w:rsidR="0029478F" w:rsidRPr="00596925">
        <w:rPr>
          <w:rFonts w:asciiTheme="minorHAnsi" w:hAnsiTheme="minorHAnsi" w:cstheme="minorHAnsi"/>
        </w:rPr>
        <w:t xml:space="preserve">. </w:t>
      </w:r>
      <w:r w:rsidRPr="00596925">
        <w:rPr>
          <w:rStyle w:val="CharacterStyle2"/>
          <w:rFonts w:asciiTheme="minorHAnsi" w:hAnsiTheme="minorHAnsi" w:cstheme="minorHAnsi"/>
          <w:w w:val="105"/>
        </w:rPr>
        <w:t>In particolare, per le visite di accreditamento/sorveglianza ACCREDIA, saranno registrati i rilievi classificati come “COMM – Commenti”</w:t>
      </w:r>
      <w:r w:rsidRPr="00596925">
        <w:rPr>
          <w:rFonts w:asciiTheme="minorHAnsi" w:hAnsiTheme="minorHAnsi" w:cstheme="minorHAnsi"/>
        </w:rPr>
        <w:t>.</w:t>
      </w:r>
    </w:p>
    <w:p w14:paraId="559F2FE5" w14:textId="77777777" w:rsidR="00474365" w:rsidRPr="00596925" w:rsidRDefault="00474365" w:rsidP="00C80834">
      <w:pPr>
        <w:pStyle w:val="testo"/>
        <w:rPr>
          <w:rFonts w:asciiTheme="minorHAnsi" w:hAnsiTheme="minorHAnsi" w:cstheme="minorHAnsi"/>
        </w:rPr>
      </w:pPr>
    </w:p>
    <w:p w14:paraId="04F01DB9" w14:textId="41AF1CD6" w:rsidR="00C80834" w:rsidRPr="00596925" w:rsidRDefault="00C80834" w:rsidP="009E2395">
      <w:pPr>
        <w:pStyle w:val="testo"/>
        <w:ind w:left="0"/>
        <w:rPr>
          <w:rFonts w:asciiTheme="minorHAnsi" w:hAnsiTheme="minorHAnsi" w:cstheme="minorHAnsi"/>
        </w:rPr>
      </w:pPr>
      <w:r w:rsidRPr="00596925">
        <w:rPr>
          <w:rFonts w:asciiTheme="minorHAnsi" w:hAnsiTheme="minorHAnsi" w:cstheme="minorHAnsi"/>
        </w:rPr>
        <w:t>Sulla base del documento definito al §</w:t>
      </w:r>
      <w:r w:rsidR="00916E11" w:rsidRPr="00596925">
        <w:rPr>
          <w:rFonts w:asciiTheme="minorHAnsi" w:hAnsiTheme="minorHAnsi" w:cstheme="minorHAnsi"/>
        </w:rPr>
        <w:t>7.1</w:t>
      </w:r>
      <w:r w:rsidRPr="00596925">
        <w:rPr>
          <w:rFonts w:asciiTheme="minorHAnsi" w:hAnsiTheme="minorHAnsi" w:cstheme="minorHAnsi"/>
        </w:rPr>
        <w:t xml:space="preserve"> del presente </w:t>
      </w:r>
      <w:r w:rsidR="00916E11" w:rsidRPr="00596925">
        <w:rPr>
          <w:rFonts w:asciiTheme="minorHAnsi" w:hAnsiTheme="minorHAnsi" w:cstheme="minorHAnsi"/>
        </w:rPr>
        <w:t>MQL</w:t>
      </w:r>
      <w:r w:rsidRPr="00596925">
        <w:rPr>
          <w:rFonts w:asciiTheme="minorHAnsi" w:hAnsiTheme="minorHAnsi" w:cstheme="minorHAnsi"/>
        </w:rPr>
        <w:t xml:space="preserve">, relativo agli accordi intrapresi tra il </w:t>
      </w:r>
      <w:r w:rsidR="0029478F" w:rsidRPr="00596925">
        <w:rPr>
          <w:rFonts w:asciiTheme="minorHAnsi" w:hAnsiTheme="minorHAnsi" w:cstheme="minorHAnsi"/>
        </w:rPr>
        <w:t>DG</w:t>
      </w:r>
      <w:r w:rsidRPr="00596925">
        <w:rPr>
          <w:rFonts w:asciiTheme="minorHAnsi" w:hAnsiTheme="minorHAnsi" w:cstheme="minorHAnsi"/>
        </w:rPr>
        <w:t xml:space="preserve"> dell’organizzazione </w:t>
      </w:r>
      <w:r w:rsidR="00916E11" w:rsidRPr="00596925">
        <w:rPr>
          <w:rFonts w:asciiTheme="minorHAnsi" w:hAnsiTheme="minorHAnsi" w:cstheme="minorHAnsi"/>
        </w:rPr>
        <w:t xml:space="preserve">di appartenenza </w:t>
      </w:r>
      <w:r w:rsidRPr="00596925">
        <w:rPr>
          <w:rFonts w:asciiTheme="minorHAnsi" w:hAnsiTheme="minorHAnsi" w:cstheme="minorHAnsi"/>
        </w:rPr>
        <w:t xml:space="preserve">ed il laboratorio, RQL richiede annualmente alle funzioni destinatarie dei risultati delle prove di compilare un questionario di valutazione della soddisfazione del cliente al fine di individuare informazioni di ritorno in particolare relative al rispetto di quanto programmato e sulla fruibilità delle informazioni riportate sui rapporti di prova (risultanze riportate nel riesame della direzione annuale). </w:t>
      </w:r>
    </w:p>
    <w:p w14:paraId="3EDCA9C4" w14:textId="77777777" w:rsidR="009E2395" w:rsidRPr="00596925" w:rsidRDefault="009E2395" w:rsidP="009E2395">
      <w:pPr>
        <w:pStyle w:val="testo"/>
        <w:ind w:left="0"/>
        <w:rPr>
          <w:rFonts w:asciiTheme="minorHAnsi" w:hAnsiTheme="minorHAnsi" w:cstheme="minorHAnsi"/>
        </w:rPr>
      </w:pPr>
    </w:p>
    <w:p w14:paraId="0AB0FD1B" w14:textId="77777777" w:rsidR="00C80834" w:rsidRPr="00596925" w:rsidRDefault="00C80834" w:rsidP="009E2395">
      <w:pPr>
        <w:pStyle w:val="testo"/>
        <w:ind w:left="0"/>
        <w:rPr>
          <w:rFonts w:asciiTheme="minorHAnsi" w:hAnsiTheme="minorHAnsi" w:cstheme="minorHAnsi"/>
        </w:rPr>
      </w:pPr>
      <w:r w:rsidRPr="00596925">
        <w:rPr>
          <w:rFonts w:asciiTheme="minorHAnsi" w:hAnsiTheme="minorHAnsi" w:cstheme="minorHAnsi"/>
        </w:rPr>
        <w:t xml:space="preserve">Il questionario pone quesiti in merito a: </w:t>
      </w:r>
    </w:p>
    <w:p w14:paraId="3269A144" w14:textId="77777777" w:rsidR="009E2395" w:rsidRPr="00596925" w:rsidRDefault="009E2395" w:rsidP="009E2395">
      <w:pPr>
        <w:pStyle w:val="testo"/>
        <w:ind w:left="0"/>
        <w:rPr>
          <w:rFonts w:asciiTheme="minorHAnsi" w:hAnsiTheme="minorHAnsi" w:cstheme="minorHAnsi"/>
        </w:rPr>
      </w:pPr>
    </w:p>
    <w:p w14:paraId="42EA9F71" w14:textId="7B2D4C89" w:rsidR="00C80834" w:rsidRPr="00596925" w:rsidRDefault="00C80834" w:rsidP="00EE5563">
      <w:pPr>
        <w:pStyle w:val="testo"/>
        <w:numPr>
          <w:ilvl w:val="0"/>
          <w:numId w:val="43"/>
        </w:numPr>
        <w:rPr>
          <w:rFonts w:asciiTheme="minorHAnsi" w:hAnsiTheme="minorHAnsi" w:cstheme="minorHAnsi"/>
        </w:rPr>
      </w:pPr>
      <w:r w:rsidRPr="00596925">
        <w:rPr>
          <w:rFonts w:asciiTheme="minorHAnsi" w:hAnsiTheme="minorHAnsi" w:cstheme="minorHAnsi"/>
        </w:rPr>
        <w:t>Tempi di risposta</w:t>
      </w:r>
      <w:r w:rsidR="00916E11" w:rsidRPr="00596925">
        <w:rPr>
          <w:rFonts w:asciiTheme="minorHAnsi" w:hAnsiTheme="minorHAnsi" w:cstheme="minorHAnsi"/>
        </w:rPr>
        <w:t>;</w:t>
      </w:r>
    </w:p>
    <w:p w14:paraId="3DF39974" w14:textId="41723D83" w:rsidR="00C80834" w:rsidRPr="00596925" w:rsidRDefault="00916E11" w:rsidP="00EE5563">
      <w:pPr>
        <w:pStyle w:val="testo"/>
        <w:numPr>
          <w:ilvl w:val="0"/>
          <w:numId w:val="43"/>
        </w:numPr>
        <w:rPr>
          <w:rFonts w:asciiTheme="minorHAnsi" w:hAnsiTheme="minorHAnsi" w:cstheme="minorHAnsi"/>
        </w:rPr>
      </w:pPr>
      <w:r w:rsidRPr="00596925">
        <w:rPr>
          <w:rFonts w:asciiTheme="minorHAnsi" w:hAnsiTheme="minorHAnsi" w:cstheme="minorHAnsi"/>
        </w:rPr>
        <w:t>Chiarezza del r</w:t>
      </w:r>
      <w:r w:rsidR="00C80834" w:rsidRPr="00596925">
        <w:rPr>
          <w:rFonts w:asciiTheme="minorHAnsi" w:hAnsiTheme="minorHAnsi" w:cstheme="minorHAnsi"/>
        </w:rPr>
        <w:t>apporto di prova</w:t>
      </w:r>
      <w:r w:rsidRPr="00596925">
        <w:rPr>
          <w:rFonts w:asciiTheme="minorHAnsi" w:hAnsiTheme="minorHAnsi" w:cstheme="minorHAnsi"/>
        </w:rPr>
        <w:t>;</w:t>
      </w:r>
    </w:p>
    <w:p w14:paraId="4552C418" w14:textId="56AEA3FA" w:rsidR="00C80834" w:rsidRPr="00596925" w:rsidRDefault="00C80834" w:rsidP="00EE5563">
      <w:pPr>
        <w:pStyle w:val="testo"/>
        <w:numPr>
          <w:ilvl w:val="0"/>
          <w:numId w:val="43"/>
        </w:numPr>
        <w:rPr>
          <w:rFonts w:asciiTheme="minorHAnsi" w:hAnsiTheme="minorHAnsi" w:cstheme="minorHAnsi"/>
        </w:rPr>
      </w:pPr>
      <w:r w:rsidRPr="00596925">
        <w:rPr>
          <w:rFonts w:asciiTheme="minorHAnsi" w:hAnsiTheme="minorHAnsi" w:cstheme="minorHAnsi"/>
        </w:rPr>
        <w:t>Assistenza nell’interpretazione dei risultati</w:t>
      </w:r>
      <w:r w:rsidR="00916E11" w:rsidRPr="00596925">
        <w:rPr>
          <w:rFonts w:asciiTheme="minorHAnsi" w:hAnsiTheme="minorHAnsi" w:cstheme="minorHAnsi"/>
        </w:rPr>
        <w:t>;</w:t>
      </w:r>
    </w:p>
    <w:p w14:paraId="1339951A" w14:textId="04D5A26A" w:rsidR="00C80834" w:rsidRPr="00596925" w:rsidRDefault="00C80834" w:rsidP="00EE5563">
      <w:pPr>
        <w:pStyle w:val="testo"/>
        <w:numPr>
          <w:ilvl w:val="0"/>
          <w:numId w:val="43"/>
        </w:numPr>
        <w:rPr>
          <w:rFonts w:asciiTheme="minorHAnsi" w:hAnsiTheme="minorHAnsi" w:cstheme="minorHAnsi"/>
        </w:rPr>
      </w:pPr>
      <w:r w:rsidRPr="00596925">
        <w:rPr>
          <w:rFonts w:asciiTheme="minorHAnsi" w:hAnsiTheme="minorHAnsi" w:cstheme="minorHAnsi"/>
        </w:rPr>
        <w:t>Disponibilità e collaborazione del personale</w:t>
      </w:r>
      <w:r w:rsidR="00916E11" w:rsidRPr="00596925">
        <w:rPr>
          <w:rFonts w:asciiTheme="minorHAnsi" w:hAnsiTheme="minorHAnsi" w:cstheme="minorHAnsi"/>
        </w:rPr>
        <w:t>;</w:t>
      </w:r>
    </w:p>
    <w:p w14:paraId="2319CBC2" w14:textId="12C461E6" w:rsidR="00C80834" w:rsidRPr="00596925" w:rsidRDefault="00C80834" w:rsidP="00EE5563">
      <w:pPr>
        <w:pStyle w:val="testo"/>
        <w:numPr>
          <w:ilvl w:val="0"/>
          <w:numId w:val="43"/>
        </w:numPr>
        <w:rPr>
          <w:rFonts w:asciiTheme="minorHAnsi" w:hAnsiTheme="minorHAnsi" w:cstheme="minorHAnsi"/>
        </w:rPr>
      </w:pPr>
      <w:r w:rsidRPr="00596925">
        <w:rPr>
          <w:rFonts w:asciiTheme="minorHAnsi" w:hAnsiTheme="minorHAnsi" w:cstheme="minorHAnsi"/>
        </w:rPr>
        <w:t>Collaborazione su problematiche collegate alla prova effettuata</w:t>
      </w:r>
      <w:r w:rsidR="00916E11" w:rsidRPr="00596925">
        <w:rPr>
          <w:rFonts w:asciiTheme="minorHAnsi" w:hAnsiTheme="minorHAnsi" w:cstheme="minorHAnsi"/>
        </w:rPr>
        <w:t>;</w:t>
      </w:r>
    </w:p>
    <w:p w14:paraId="2FAA85A1" w14:textId="12EC8089" w:rsidR="00C80834" w:rsidRPr="00596925" w:rsidRDefault="00C80834" w:rsidP="00EE5563">
      <w:pPr>
        <w:pStyle w:val="testo"/>
        <w:numPr>
          <w:ilvl w:val="0"/>
          <w:numId w:val="43"/>
        </w:numPr>
        <w:rPr>
          <w:rFonts w:asciiTheme="minorHAnsi" w:hAnsiTheme="minorHAnsi" w:cstheme="minorHAnsi"/>
        </w:rPr>
      </w:pPr>
      <w:r w:rsidRPr="00596925">
        <w:rPr>
          <w:rFonts w:asciiTheme="minorHAnsi" w:hAnsiTheme="minorHAnsi" w:cstheme="minorHAnsi"/>
        </w:rPr>
        <w:t>Collaborazione su problematiche non strettamente collegate alla prova effettuata</w:t>
      </w:r>
      <w:r w:rsidR="00916E11" w:rsidRPr="00596925">
        <w:rPr>
          <w:rFonts w:asciiTheme="minorHAnsi" w:hAnsiTheme="minorHAnsi" w:cstheme="minorHAnsi"/>
        </w:rPr>
        <w:t>;</w:t>
      </w:r>
    </w:p>
    <w:p w14:paraId="3BD53526" w14:textId="160BC24B" w:rsidR="00C80834" w:rsidRPr="00596925" w:rsidRDefault="00C80834" w:rsidP="00EE5563">
      <w:pPr>
        <w:pStyle w:val="testo"/>
        <w:numPr>
          <w:ilvl w:val="0"/>
          <w:numId w:val="43"/>
        </w:numPr>
        <w:rPr>
          <w:rFonts w:asciiTheme="minorHAnsi" w:hAnsiTheme="minorHAnsi" w:cstheme="minorHAnsi"/>
        </w:rPr>
      </w:pPr>
      <w:r w:rsidRPr="00596925">
        <w:rPr>
          <w:rFonts w:asciiTheme="minorHAnsi" w:hAnsiTheme="minorHAnsi" w:cstheme="minorHAnsi"/>
        </w:rPr>
        <w:t>Efficienza e chiarezza nelle comunicazioni</w:t>
      </w:r>
      <w:r w:rsidR="00916E11" w:rsidRPr="00596925">
        <w:rPr>
          <w:rFonts w:asciiTheme="minorHAnsi" w:hAnsiTheme="minorHAnsi" w:cstheme="minorHAnsi"/>
        </w:rPr>
        <w:t>;</w:t>
      </w:r>
    </w:p>
    <w:p w14:paraId="3D19239C" w14:textId="4AA1DDB8" w:rsidR="00916E11" w:rsidRPr="00596925" w:rsidRDefault="00C80834" w:rsidP="001868F9">
      <w:pPr>
        <w:pStyle w:val="testo"/>
        <w:numPr>
          <w:ilvl w:val="0"/>
          <w:numId w:val="43"/>
        </w:numPr>
        <w:rPr>
          <w:rFonts w:asciiTheme="minorHAnsi" w:hAnsiTheme="minorHAnsi" w:cstheme="minorHAnsi"/>
        </w:rPr>
      </w:pPr>
      <w:r w:rsidRPr="00596925">
        <w:rPr>
          <w:rFonts w:asciiTheme="minorHAnsi" w:hAnsiTheme="minorHAnsi" w:cstheme="minorHAnsi"/>
        </w:rPr>
        <w:t>Capacità di risolvere i reclami.</w:t>
      </w:r>
    </w:p>
    <w:p w14:paraId="195C781C" w14:textId="77777777" w:rsidR="009E2395" w:rsidRPr="00596925" w:rsidRDefault="009E2395" w:rsidP="009E2395">
      <w:pPr>
        <w:pStyle w:val="testo"/>
        <w:ind w:left="0"/>
        <w:rPr>
          <w:rFonts w:asciiTheme="minorHAnsi" w:hAnsiTheme="minorHAnsi" w:cstheme="minorHAnsi"/>
        </w:rPr>
      </w:pPr>
    </w:p>
    <w:p w14:paraId="5A30984C" w14:textId="449DE9EE" w:rsidR="00C80834" w:rsidRPr="00596925" w:rsidRDefault="00916E11" w:rsidP="009E2395">
      <w:pPr>
        <w:pStyle w:val="testo"/>
        <w:ind w:left="0"/>
        <w:rPr>
          <w:rFonts w:asciiTheme="minorHAnsi" w:hAnsiTheme="minorHAnsi" w:cstheme="minorHAnsi"/>
        </w:rPr>
      </w:pPr>
      <w:r w:rsidRPr="00596925">
        <w:rPr>
          <w:rFonts w:asciiTheme="minorHAnsi" w:hAnsiTheme="minorHAnsi" w:cstheme="minorHAnsi"/>
        </w:rPr>
        <w:t xml:space="preserve">RL informa </w:t>
      </w:r>
      <w:r w:rsidR="00D076F2" w:rsidRPr="00596925">
        <w:rPr>
          <w:rFonts w:asciiTheme="minorHAnsi" w:hAnsiTheme="minorHAnsi" w:cstheme="minorHAnsi"/>
        </w:rPr>
        <w:t>il cliente in merito a:</w:t>
      </w:r>
    </w:p>
    <w:p w14:paraId="0877EFCB" w14:textId="77777777" w:rsidR="00916E11" w:rsidRPr="00596925" w:rsidRDefault="00916E11" w:rsidP="009E2395">
      <w:pPr>
        <w:pStyle w:val="testo"/>
        <w:ind w:left="0"/>
        <w:rPr>
          <w:rFonts w:asciiTheme="minorHAnsi" w:hAnsiTheme="minorHAnsi" w:cstheme="minorHAnsi"/>
        </w:rPr>
      </w:pPr>
    </w:p>
    <w:p w14:paraId="154F74ED" w14:textId="77777777" w:rsidR="00C80834" w:rsidRPr="00596925" w:rsidRDefault="00C80834" w:rsidP="00EE5563">
      <w:pPr>
        <w:pStyle w:val="testo"/>
        <w:numPr>
          <w:ilvl w:val="0"/>
          <w:numId w:val="43"/>
        </w:numPr>
        <w:rPr>
          <w:rFonts w:asciiTheme="minorHAnsi" w:hAnsiTheme="minorHAnsi" w:cstheme="minorHAnsi"/>
        </w:rPr>
      </w:pPr>
      <w:r w:rsidRPr="00596925">
        <w:rPr>
          <w:rFonts w:asciiTheme="minorHAnsi" w:hAnsiTheme="minorHAnsi" w:cstheme="minorHAnsi"/>
        </w:rPr>
        <w:t xml:space="preserve">Ritardi o significativi scostamento nell’esecuzione delle prove; </w:t>
      </w:r>
    </w:p>
    <w:p w14:paraId="43BDFCC1" w14:textId="78819500" w:rsidR="00D64CB6" w:rsidRPr="00596925" w:rsidRDefault="00C80834" w:rsidP="00EE5563">
      <w:pPr>
        <w:pStyle w:val="testo"/>
        <w:numPr>
          <w:ilvl w:val="0"/>
          <w:numId w:val="43"/>
        </w:numPr>
        <w:rPr>
          <w:rFonts w:asciiTheme="minorHAnsi" w:hAnsiTheme="minorHAnsi" w:cstheme="minorHAnsi"/>
        </w:rPr>
      </w:pPr>
      <w:r w:rsidRPr="00596925">
        <w:rPr>
          <w:rFonts w:asciiTheme="minorHAnsi" w:hAnsiTheme="minorHAnsi" w:cstheme="minorHAnsi"/>
        </w:rPr>
        <w:lastRenderedPageBreak/>
        <w:t>Modalità di esecuzione dei campionamenti (fornisce in particolare istruzioni di campionamento, contenitori, etc.).</w:t>
      </w:r>
    </w:p>
    <w:p w14:paraId="10FCACFB" w14:textId="2C9B674F" w:rsidR="00192C36" w:rsidRPr="00596925" w:rsidRDefault="00192C36" w:rsidP="00192C36">
      <w:pPr>
        <w:rPr>
          <w:rFonts w:asciiTheme="minorHAnsi" w:hAnsiTheme="minorHAnsi" w:cstheme="minorHAnsi"/>
          <w:color w:val="00B050"/>
        </w:rPr>
      </w:pPr>
    </w:p>
    <w:p w14:paraId="0C2A6003" w14:textId="26477D62" w:rsidR="001E2850" w:rsidRPr="00596925" w:rsidRDefault="00C53173" w:rsidP="003E7E46">
      <w:pPr>
        <w:pStyle w:val="Titolo2"/>
        <w:rPr>
          <w:rFonts w:asciiTheme="minorHAnsi" w:hAnsiTheme="minorHAnsi" w:cstheme="minorHAnsi"/>
          <w:color w:val="002060"/>
        </w:rPr>
      </w:pPr>
      <w:bookmarkStart w:id="188" w:name="_Toc169248542"/>
      <w:r w:rsidRPr="00596925">
        <w:rPr>
          <w:rFonts w:asciiTheme="minorHAnsi" w:hAnsiTheme="minorHAnsi" w:cstheme="minorHAnsi"/>
          <w:color w:val="002060"/>
        </w:rPr>
        <w:t>8.7 Azioni correttive</w:t>
      </w:r>
      <w:bookmarkEnd w:id="188"/>
    </w:p>
    <w:p w14:paraId="27E4CCED" w14:textId="1E7125E9" w:rsidR="00C80834" w:rsidRPr="00596925" w:rsidRDefault="00D569EF" w:rsidP="001E2850">
      <w:pPr>
        <w:pStyle w:val="testo"/>
        <w:ind w:left="0"/>
        <w:rPr>
          <w:rFonts w:asciiTheme="minorHAnsi" w:hAnsiTheme="minorHAnsi" w:cstheme="minorHAnsi"/>
        </w:rPr>
      </w:pPr>
      <w:r w:rsidRPr="00596925">
        <w:rPr>
          <w:rFonts w:asciiTheme="minorHAnsi" w:hAnsiTheme="minorHAnsi" w:cstheme="minorHAnsi"/>
        </w:rPr>
        <w:t>In aggiunta a quanto esposto al §7.10 del presente MQL, a</w:t>
      </w:r>
      <w:r w:rsidR="0021648F" w:rsidRPr="00596925">
        <w:rPr>
          <w:rFonts w:asciiTheme="minorHAnsi" w:hAnsiTheme="minorHAnsi" w:cstheme="minorHAnsi"/>
        </w:rPr>
        <w:t>l presentarsi di una data situazione non conforme, a</w:t>
      </w:r>
      <w:r w:rsidR="00C80834" w:rsidRPr="00596925">
        <w:rPr>
          <w:rFonts w:asciiTheme="minorHAnsi" w:hAnsiTheme="minorHAnsi" w:cstheme="minorHAnsi"/>
        </w:rPr>
        <w:t xml:space="preserve"> s</w:t>
      </w:r>
      <w:r w:rsidR="001E2850" w:rsidRPr="00596925">
        <w:rPr>
          <w:rFonts w:asciiTheme="minorHAnsi" w:hAnsiTheme="minorHAnsi" w:cstheme="minorHAnsi"/>
        </w:rPr>
        <w:t xml:space="preserve">eguito </w:t>
      </w:r>
      <w:r w:rsidR="0021648F" w:rsidRPr="00596925">
        <w:rPr>
          <w:rFonts w:asciiTheme="minorHAnsi" w:hAnsiTheme="minorHAnsi" w:cstheme="minorHAnsi"/>
        </w:rPr>
        <w:t>dell’analisi</w:t>
      </w:r>
      <w:r w:rsidR="001E2850" w:rsidRPr="00596925">
        <w:rPr>
          <w:rFonts w:asciiTheme="minorHAnsi" w:hAnsiTheme="minorHAnsi" w:cstheme="minorHAnsi"/>
        </w:rPr>
        <w:t xml:space="preserve"> del rischio effettuata come </w:t>
      </w:r>
      <w:r w:rsidRPr="00596925">
        <w:rPr>
          <w:rFonts w:asciiTheme="minorHAnsi" w:hAnsiTheme="minorHAnsi" w:cstheme="minorHAnsi"/>
        </w:rPr>
        <w:t>prescritto dal</w:t>
      </w:r>
      <w:r w:rsidR="003E7E46" w:rsidRPr="00596925">
        <w:rPr>
          <w:rFonts w:asciiTheme="minorHAnsi" w:hAnsiTheme="minorHAnsi" w:cstheme="minorHAnsi"/>
        </w:rPr>
        <w:t xml:space="preserve"> §8.5</w:t>
      </w:r>
      <w:r w:rsidR="0021648F" w:rsidRPr="00596925">
        <w:rPr>
          <w:rFonts w:asciiTheme="minorHAnsi" w:hAnsiTheme="minorHAnsi" w:cstheme="minorHAnsi"/>
        </w:rPr>
        <w:t xml:space="preserve"> </w:t>
      </w:r>
      <w:r w:rsidRPr="00596925">
        <w:rPr>
          <w:rFonts w:asciiTheme="minorHAnsi" w:hAnsiTheme="minorHAnsi" w:cstheme="minorHAnsi"/>
        </w:rPr>
        <w:t xml:space="preserve">di cui sopra </w:t>
      </w:r>
      <w:r w:rsidR="0021648F" w:rsidRPr="00596925">
        <w:rPr>
          <w:rFonts w:asciiTheme="minorHAnsi" w:hAnsiTheme="minorHAnsi" w:cstheme="minorHAnsi"/>
        </w:rPr>
        <w:t>e come riportato nella procedura PG</w:t>
      </w:r>
      <w:r w:rsidR="0029478F" w:rsidRPr="00596925">
        <w:rPr>
          <w:rFonts w:asciiTheme="minorHAnsi" w:hAnsiTheme="minorHAnsi" w:cstheme="minorHAnsi"/>
        </w:rPr>
        <w:t>01</w:t>
      </w:r>
      <w:r w:rsidR="00BE6697">
        <w:rPr>
          <w:rFonts w:asciiTheme="minorHAnsi" w:hAnsiTheme="minorHAnsi" w:cstheme="minorHAnsi"/>
        </w:rPr>
        <w:t>_</w:t>
      </w:r>
      <w:r w:rsidR="0021648F" w:rsidRPr="00596925">
        <w:rPr>
          <w:rFonts w:asciiTheme="minorHAnsi" w:hAnsiTheme="minorHAnsi" w:cstheme="minorHAnsi"/>
        </w:rPr>
        <w:t>Analisi del rischio</w:t>
      </w:r>
      <w:r w:rsidR="00C80834" w:rsidRPr="00596925">
        <w:rPr>
          <w:rFonts w:asciiTheme="minorHAnsi" w:hAnsiTheme="minorHAnsi" w:cstheme="minorHAnsi"/>
        </w:rPr>
        <w:t xml:space="preserve">, nel caso in cui </w:t>
      </w:r>
      <w:r w:rsidR="001E2850" w:rsidRPr="00596925">
        <w:rPr>
          <w:rFonts w:asciiTheme="minorHAnsi" w:hAnsiTheme="minorHAnsi" w:cstheme="minorHAnsi"/>
        </w:rPr>
        <w:t>venga</w:t>
      </w:r>
      <w:r w:rsidR="00C80834" w:rsidRPr="00596925">
        <w:rPr>
          <w:rFonts w:asciiTheme="minorHAnsi" w:hAnsiTheme="minorHAnsi" w:cstheme="minorHAnsi"/>
        </w:rPr>
        <w:t xml:space="preserve"> riscontrato </w:t>
      </w:r>
      <w:r w:rsidR="001E2850" w:rsidRPr="00596925">
        <w:rPr>
          <w:rFonts w:asciiTheme="minorHAnsi" w:hAnsiTheme="minorHAnsi" w:cstheme="minorHAnsi"/>
        </w:rPr>
        <w:t xml:space="preserve">un livello di rischio medio od alto, comunque sempre quando </w:t>
      </w:r>
      <w:r w:rsidR="00C80834" w:rsidRPr="00596925">
        <w:rPr>
          <w:rFonts w:asciiTheme="minorHAnsi" w:hAnsiTheme="minorHAnsi" w:cstheme="minorHAnsi"/>
        </w:rPr>
        <w:t>i problemi emersi sono ricorrenti o</w:t>
      </w:r>
      <w:r w:rsidR="001E2850" w:rsidRPr="00596925">
        <w:rPr>
          <w:rFonts w:asciiTheme="minorHAnsi" w:hAnsiTheme="minorHAnsi" w:cstheme="minorHAnsi"/>
        </w:rPr>
        <w:t>d</w:t>
      </w:r>
      <w:r w:rsidR="00C80834" w:rsidRPr="00596925">
        <w:rPr>
          <w:rFonts w:asciiTheme="minorHAnsi" w:hAnsiTheme="minorHAnsi" w:cstheme="minorHAnsi"/>
        </w:rPr>
        <w:t xml:space="preserve"> impattano in maniera significativa sui costi della non qualità o sussistano dubbi sulla conformità del proprio sistema, ovvero se la </w:t>
      </w:r>
      <w:r w:rsidR="001E2850" w:rsidRPr="00596925">
        <w:rPr>
          <w:rFonts w:asciiTheme="minorHAnsi" w:hAnsiTheme="minorHAnsi" w:cstheme="minorHAnsi"/>
        </w:rPr>
        <w:t>non conformità deriva da un a</w:t>
      </w:r>
      <w:r w:rsidR="0021648F" w:rsidRPr="00596925">
        <w:rPr>
          <w:rFonts w:asciiTheme="minorHAnsi" w:hAnsiTheme="minorHAnsi" w:cstheme="minorHAnsi"/>
        </w:rPr>
        <w:t>udit interno od esterno, RQL apre una azione correttiva, utilizzando il modulo preposto.</w:t>
      </w:r>
    </w:p>
    <w:p w14:paraId="0F967811" w14:textId="21E73107" w:rsidR="00C80834" w:rsidRPr="00596925" w:rsidRDefault="0021648F" w:rsidP="00B468EE">
      <w:pPr>
        <w:pStyle w:val="testo"/>
        <w:ind w:left="0"/>
        <w:rPr>
          <w:rFonts w:asciiTheme="minorHAnsi" w:hAnsiTheme="minorHAnsi" w:cstheme="minorHAnsi"/>
        </w:rPr>
      </w:pPr>
      <w:r w:rsidRPr="00596925">
        <w:rPr>
          <w:rFonts w:asciiTheme="minorHAnsi" w:hAnsiTheme="minorHAnsi" w:cstheme="minorHAnsi"/>
        </w:rPr>
        <w:t>L’oggetto dell’a</w:t>
      </w:r>
      <w:r w:rsidR="00C80834" w:rsidRPr="00596925">
        <w:rPr>
          <w:rFonts w:asciiTheme="minorHAnsi" w:hAnsiTheme="minorHAnsi" w:cstheme="minorHAnsi"/>
        </w:rPr>
        <w:t xml:space="preserve">zione </w:t>
      </w:r>
      <w:r w:rsidRPr="00596925">
        <w:rPr>
          <w:rFonts w:asciiTheme="minorHAnsi" w:hAnsiTheme="minorHAnsi" w:cstheme="minorHAnsi"/>
        </w:rPr>
        <w:t>c</w:t>
      </w:r>
      <w:r w:rsidR="00C80834" w:rsidRPr="00596925">
        <w:rPr>
          <w:rFonts w:asciiTheme="minorHAnsi" w:hAnsiTheme="minorHAnsi" w:cstheme="minorHAnsi"/>
        </w:rPr>
        <w:t>orrettiva è presentato e discusso con i responsabili delle funzioni interessate all'intervento al fi</w:t>
      </w:r>
      <w:r w:rsidRPr="00596925">
        <w:rPr>
          <w:rFonts w:asciiTheme="minorHAnsi" w:hAnsiTheme="minorHAnsi" w:cstheme="minorHAnsi"/>
        </w:rPr>
        <w:t xml:space="preserve">ne di ricercare le cause </w:t>
      </w:r>
      <w:r w:rsidR="005530ED" w:rsidRPr="00596925">
        <w:rPr>
          <w:rFonts w:asciiTheme="minorHAnsi" w:hAnsiTheme="minorHAnsi" w:cstheme="minorHAnsi"/>
        </w:rPr>
        <w:t xml:space="preserve">e le conseguenze </w:t>
      </w:r>
      <w:r w:rsidRPr="00596925">
        <w:rPr>
          <w:rFonts w:asciiTheme="minorHAnsi" w:hAnsiTheme="minorHAnsi" w:cstheme="minorHAnsi"/>
        </w:rPr>
        <w:t>della n</w:t>
      </w:r>
      <w:r w:rsidR="00C80834" w:rsidRPr="00596925">
        <w:rPr>
          <w:rFonts w:asciiTheme="minorHAnsi" w:hAnsiTheme="minorHAnsi" w:cstheme="minorHAnsi"/>
        </w:rPr>
        <w:t xml:space="preserve">on </w:t>
      </w:r>
      <w:r w:rsidRPr="00596925">
        <w:rPr>
          <w:rFonts w:asciiTheme="minorHAnsi" w:hAnsiTheme="minorHAnsi" w:cstheme="minorHAnsi"/>
        </w:rPr>
        <w:t>c</w:t>
      </w:r>
      <w:r w:rsidR="00C80834" w:rsidRPr="00596925">
        <w:rPr>
          <w:rFonts w:asciiTheme="minorHAnsi" w:hAnsiTheme="minorHAnsi" w:cstheme="minorHAnsi"/>
        </w:rPr>
        <w:t>onformità riscontrat</w:t>
      </w:r>
      <w:r w:rsidRPr="00596925">
        <w:rPr>
          <w:rFonts w:asciiTheme="minorHAnsi" w:hAnsiTheme="minorHAnsi" w:cstheme="minorHAnsi"/>
        </w:rPr>
        <w:t>a</w:t>
      </w:r>
      <w:r w:rsidR="00B468EE" w:rsidRPr="00596925">
        <w:rPr>
          <w:rFonts w:asciiTheme="minorHAnsi" w:hAnsiTheme="minorHAnsi" w:cstheme="minorHAnsi"/>
        </w:rPr>
        <w:t>.</w:t>
      </w:r>
    </w:p>
    <w:p w14:paraId="1A88E118" w14:textId="26EE7CB4" w:rsidR="00C80834" w:rsidRPr="00596925" w:rsidRDefault="00C80834" w:rsidP="001E2850">
      <w:pPr>
        <w:pStyle w:val="testo"/>
        <w:ind w:left="0"/>
        <w:rPr>
          <w:rFonts w:asciiTheme="minorHAnsi" w:hAnsiTheme="minorHAnsi" w:cstheme="minorHAnsi"/>
        </w:rPr>
      </w:pPr>
      <w:r w:rsidRPr="00596925">
        <w:rPr>
          <w:rFonts w:asciiTheme="minorHAnsi" w:hAnsiTheme="minorHAnsi" w:cstheme="minorHAnsi"/>
        </w:rPr>
        <w:t>T</w:t>
      </w:r>
      <w:r w:rsidR="0021648F" w:rsidRPr="00596925">
        <w:rPr>
          <w:rFonts w:asciiTheme="minorHAnsi" w:hAnsiTheme="minorHAnsi" w:cstheme="minorHAnsi"/>
        </w:rPr>
        <w:t>ra le possibili a</w:t>
      </w:r>
      <w:r w:rsidRPr="00596925">
        <w:rPr>
          <w:rFonts w:asciiTheme="minorHAnsi" w:hAnsiTheme="minorHAnsi" w:cstheme="minorHAnsi"/>
        </w:rPr>
        <w:t xml:space="preserve">zioni </w:t>
      </w:r>
      <w:r w:rsidR="0021648F" w:rsidRPr="00596925">
        <w:rPr>
          <w:rFonts w:asciiTheme="minorHAnsi" w:hAnsiTheme="minorHAnsi" w:cstheme="minorHAnsi"/>
        </w:rPr>
        <w:t>c</w:t>
      </w:r>
      <w:r w:rsidRPr="00596925">
        <w:rPr>
          <w:rFonts w:asciiTheme="minorHAnsi" w:hAnsiTheme="minorHAnsi" w:cstheme="minorHAnsi"/>
        </w:rPr>
        <w:t>orrettive devono essere selezionate ed attuate solamente quelle che vengono ritenute maggiormente correttive nei confronti della situazione non conforme riscon</w:t>
      </w:r>
      <w:r w:rsidR="005530ED" w:rsidRPr="00596925">
        <w:rPr>
          <w:rFonts w:asciiTheme="minorHAnsi" w:hAnsiTheme="minorHAnsi" w:cstheme="minorHAnsi"/>
        </w:rPr>
        <w:t>trata, anche al fine di evitare</w:t>
      </w:r>
      <w:r w:rsidRPr="00596925">
        <w:rPr>
          <w:rFonts w:asciiTheme="minorHAnsi" w:hAnsiTheme="minorHAnsi" w:cstheme="minorHAnsi"/>
        </w:rPr>
        <w:t xml:space="preserve"> il ripetersi in futuro</w:t>
      </w:r>
      <w:r w:rsidR="005530ED" w:rsidRPr="00596925">
        <w:rPr>
          <w:rFonts w:asciiTheme="minorHAnsi" w:hAnsiTheme="minorHAnsi" w:cstheme="minorHAnsi"/>
        </w:rPr>
        <w:t xml:space="preserve"> della medesima circostanza non conforme </w:t>
      </w:r>
      <w:r w:rsidR="00D569EF" w:rsidRPr="00596925">
        <w:rPr>
          <w:rFonts w:asciiTheme="minorHAnsi" w:hAnsiTheme="minorHAnsi" w:cstheme="minorHAnsi"/>
        </w:rPr>
        <w:t>(</w:t>
      </w:r>
      <w:r w:rsidR="005530ED" w:rsidRPr="00596925">
        <w:rPr>
          <w:rFonts w:asciiTheme="minorHAnsi" w:hAnsiTheme="minorHAnsi" w:cstheme="minorHAnsi"/>
        </w:rPr>
        <w:t>o simili per natura operativa e tecnica</w:t>
      </w:r>
      <w:r w:rsidR="00D569EF" w:rsidRPr="00596925">
        <w:rPr>
          <w:rFonts w:asciiTheme="minorHAnsi" w:hAnsiTheme="minorHAnsi" w:cstheme="minorHAnsi"/>
        </w:rPr>
        <w:t>)</w:t>
      </w:r>
      <w:r w:rsidRPr="00596925">
        <w:rPr>
          <w:rFonts w:asciiTheme="minorHAnsi" w:hAnsiTheme="minorHAnsi" w:cstheme="minorHAnsi"/>
        </w:rPr>
        <w:t xml:space="preserve">. </w:t>
      </w:r>
    </w:p>
    <w:p w14:paraId="1030230C" w14:textId="65C76DB4" w:rsidR="00C80834" w:rsidRPr="00596925" w:rsidRDefault="00C80834" w:rsidP="001E2850">
      <w:pPr>
        <w:pStyle w:val="testo"/>
        <w:ind w:left="0"/>
        <w:rPr>
          <w:rFonts w:asciiTheme="minorHAnsi" w:hAnsiTheme="minorHAnsi" w:cstheme="minorHAnsi"/>
        </w:rPr>
      </w:pPr>
      <w:r w:rsidRPr="00596925">
        <w:rPr>
          <w:rFonts w:asciiTheme="minorHAnsi" w:hAnsiTheme="minorHAnsi" w:cstheme="minorHAnsi"/>
        </w:rPr>
        <w:t>RQL verifica lo stato di avanzamento dell’azione</w:t>
      </w:r>
      <w:r w:rsidR="0021648F" w:rsidRPr="00596925">
        <w:rPr>
          <w:rFonts w:asciiTheme="minorHAnsi" w:hAnsiTheme="minorHAnsi" w:cstheme="minorHAnsi"/>
        </w:rPr>
        <w:t xml:space="preserve"> intrapresa</w:t>
      </w:r>
      <w:r w:rsidRPr="00596925">
        <w:rPr>
          <w:rFonts w:asciiTheme="minorHAnsi" w:hAnsiTheme="minorHAnsi" w:cstheme="minorHAnsi"/>
        </w:rPr>
        <w:t xml:space="preserve"> e trascorso il periodo </w:t>
      </w:r>
      <w:r w:rsidR="0021648F" w:rsidRPr="00596925">
        <w:rPr>
          <w:rFonts w:asciiTheme="minorHAnsi" w:hAnsiTheme="minorHAnsi" w:cstheme="minorHAnsi"/>
        </w:rPr>
        <w:t xml:space="preserve">di monitoraggio </w:t>
      </w:r>
      <w:r w:rsidRPr="00596925">
        <w:rPr>
          <w:rFonts w:asciiTheme="minorHAnsi" w:hAnsiTheme="minorHAnsi" w:cstheme="minorHAnsi"/>
        </w:rPr>
        <w:t>stabilito accerta l’effettiva attuazione dell’azione prescritta e ne verifica l’efficacia.</w:t>
      </w:r>
    </w:p>
    <w:p w14:paraId="21BD4838" w14:textId="2EC87419" w:rsidR="00C80834" w:rsidRPr="00596925" w:rsidRDefault="00C80834" w:rsidP="001E2850">
      <w:pPr>
        <w:pStyle w:val="testo"/>
        <w:ind w:left="0"/>
        <w:rPr>
          <w:rFonts w:asciiTheme="minorHAnsi" w:hAnsiTheme="minorHAnsi" w:cstheme="minorHAnsi"/>
        </w:rPr>
      </w:pPr>
      <w:r w:rsidRPr="00596925">
        <w:rPr>
          <w:rFonts w:asciiTheme="minorHAnsi" w:hAnsiTheme="minorHAnsi" w:cstheme="minorHAnsi"/>
        </w:rPr>
        <w:t>Al termine dell’azione ed a seguito di verifica dell’efficacia della stessa, RQL esegue il riesame dell’</w:t>
      </w:r>
      <w:r w:rsidR="0021648F" w:rsidRPr="00596925">
        <w:rPr>
          <w:rFonts w:asciiTheme="minorHAnsi" w:hAnsiTheme="minorHAnsi" w:cstheme="minorHAnsi"/>
        </w:rPr>
        <w:t>a</w:t>
      </w:r>
      <w:r w:rsidRPr="00596925">
        <w:rPr>
          <w:rFonts w:asciiTheme="minorHAnsi" w:hAnsiTheme="minorHAnsi" w:cstheme="minorHAnsi"/>
        </w:rPr>
        <w:t xml:space="preserve">zione </w:t>
      </w:r>
      <w:r w:rsidR="0021648F" w:rsidRPr="00596925">
        <w:rPr>
          <w:rFonts w:asciiTheme="minorHAnsi" w:hAnsiTheme="minorHAnsi" w:cstheme="minorHAnsi"/>
        </w:rPr>
        <w:t>c</w:t>
      </w:r>
      <w:r w:rsidRPr="00596925">
        <w:rPr>
          <w:rFonts w:asciiTheme="minorHAnsi" w:hAnsiTheme="minorHAnsi" w:cstheme="minorHAnsi"/>
        </w:rPr>
        <w:t xml:space="preserve">orrettiva coinvolgendo eventualmente la </w:t>
      </w:r>
      <w:r w:rsidR="0021648F" w:rsidRPr="00596925">
        <w:rPr>
          <w:rFonts w:asciiTheme="minorHAnsi" w:hAnsiTheme="minorHAnsi" w:cstheme="minorHAnsi"/>
        </w:rPr>
        <w:t>d</w:t>
      </w:r>
      <w:r w:rsidRPr="00596925">
        <w:rPr>
          <w:rFonts w:asciiTheme="minorHAnsi" w:hAnsiTheme="minorHAnsi" w:cstheme="minorHAnsi"/>
        </w:rPr>
        <w:t>irezione e la funzione aziendale interessata. Se i risultati ottenuti non sono giudicati sodd</w:t>
      </w:r>
      <w:r w:rsidR="0021648F" w:rsidRPr="00596925">
        <w:rPr>
          <w:rFonts w:asciiTheme="minorHAnsi" w:hAnsiTheme="minorHAnsi" w:cstheme="minorHAnsi"/>
        </w:rPr>
        <w:t>isfacenti, richiede ulteriori azioni correttive</w:t>
      </w:r>
      <w:r w:rsidRPr="00596925">
        <w:rPr>
          <w:rFonts w:asciiTheme="minorHAnsi" w:hAnsiTheme="minorHAnsi" w:cstheme="minorHAnsi"/>
        </w:rPr>
        <w:t xml:space="preserve"> e ripete l’iter sopra descrit</w:t>
      </w:r>
      <w:r w:rsidR="0021648F" w:rsidRPr="00596925">
        <w:rPr>
          <w:rFonts w:asciiTheme="minorHAnsi" w:hAnsiTheme="minorHAnsi" w:cstheme="minorHAnsi"/>
        </w:rPr>
        <w:t>to</w:t>
      </w:r>
      <w:r w:rsidR="00D569EF" w:rsidRPr="00596925">
        <w:rPr>
          <w:rFonts w:asciiTheme="minorHAnsi" w:hAnsiTheme="minorHAnsi" w:cstheme="minorHAnsi"/>
        </w:rPr>
        <w:t xml:space="preserve"> (riesaminando anche l’analisi del rischio condotta)</w:t>
      </w:r>
      <w:r w:rsidR="0021648F" w:rsidRPr="00596925">
        <w:rPr>
          <w:rFonts w:asciiTheme="minorHAnsi" w:hAnsiTheme="minorHAnsi" w:cstheme="minorHAnsi"/>
        </w:rPr>
        <w:t>, nel caso opposto chiude l’azione correttiva</w:t>
      </w:r>
      <w:r w:rsidRPr="00596925">
        <w:rPr>
          <w:rFonts w:asciiTheme="minorHAnsi" w:hAnsiTheme="minorHAnsi" w:cstheme="minorHAnsi"/>
        </w:rPr>
        <w:t xml:space="preserve">. </w:t>
      </w:r>
    </w:p>
    <w:p w14:paraId="75886368" w14:textId="233FF24F" w:rsidR="00C80834" w:rsidRPr="00596925" w:rsidRDefault="0021648F" w:rsidP="001E2850">
      <w:pPr>
        <w:pStyle w:val="testo"/>
        <w:ind w:left="0"/>
        <w:rPr>
          <w:rFonts w:asciiTheme="minorHAnsi" w:hAnsiTheme="minorHAnsi" w:cstheme="minorHAnsi"/>
        </w:rPr>
      </w:pPr>
      <w:r w:rsidRPr="00596925">
        <w:rPr>
          <w:rFonts w:asciiTheme="minorHAnsi" w:hAnsiTheme="minorHAnsi" w:cstheme="minorHAnsi"/>
        </w:rPr>
        <w:t>Le azioni correttive</w:t>
      </w:r>
      <w:r w:rsidR="00C80834" w:rsidRPr="00596925">
        <w:rPr>
          <w:rFonts w:asciiTheme="minorHAnsi" w:hAnsiTheme="minorHAnsi" w:cstheme="minorHAnsi"/>
        </w:rPr>
        <w:t xml:space="preserve"> vengono inoltre riesaminate durante il </w:t>
      </w:r>
      <w:r w:rsidRPr="00596925">
        <w:rPr>
          <w:rFonts w:asciiTheme="minorHAnsi" w:hAnsiTheme="minorHAnsi" w:cstheme="minorHAnsi"/>
        </w:rPr>
        <w:t>r</w:t>
      </w:r>
      <w:r w:rsidR="00C80834" w:rsidRPr="00596925">
        <w:rPr>
          <w:rFonts w:asciiTheme="minorHAnsi" w:hAnsiTheme="minorHAnsi" w:cstheme="minorHAnsi"/>
        </w:rPr>
        <w:t xml:space="preserve">iesame della </w:t>
      </w:r>
      <w:r w:rsidRPr="00596925">
        <w:rPr>
          <w:rFonts w:asciiTheme="minorHAnsi" w:hAnsiTheme="minorHAnsi" w:cstheme="minorHAnsi"/>
        </w:rPr>
        <w:t>d</w:t>
      </w:r>
      <w:r w:rsidR="00C80834" w:rsidRPr="00596925">
        <w:rPr>
          <w:rFonts w:asciiTheme="minorHAnsi" w:hAnsiTheme="minorHAnsi" w:cstheme="minorHAnsi"/>
        </w:rPr>
        <w:t>irezione.</w:t>
      </w:r>
    </w:p>
    <w:p w14:paraId="0C5A8F89" w14:textId="6FCE5D27" w:rsidR="00C80834" w:rsidRPr="00596925" w:rsidRDefault="00C80834" w:rsidP="001E2850">
      <w:pPr>
        <w:pStyle w:val="testo"/>
        <w:ind w:left="0"/>
        <w:rPr>
          <w:rFonts w:asciiTheme="minorHAnsi" w:hAnsiTheme="minorHAnsi" w:cstheme="minorHAnsi"/>
        </w:rPr>
      </w:pPr>
      <w:r w:rsidRPr="00596925">
        <w:rPr>
          <w:rFonts w:asciiTheme="minorHAnsi" w:hAnsiTheme="minorHAnsi" w:cstheme="minorHAnsi"/>
        </w:rPr>
        <w:t xml:space="preserve">Sono da programmarsi degli </w:t>
      </w:r>
      <w:r w:rsidR="0021648F" w:rsidRPr="00596925">
        <w:rPr>
          <w:rFonts w:asciiTheme="minorHAnsi" w:hAnsiTheme="minorHAnsi" w:cstheme="minorHAnsi"/>
        </w:rPr>
        <w:t>a</w:t>
      </w:r>
      <w:r w:rsidRPr="00596925">
        <w:rPr>
          <w:rFonts w:asciiTheme="minorHAnsi" w:hAnsiTheme="minorHAnsi" w:cstheme="minorHAnsi"/>
        </w:rPr>
        <w:t xml:space="preserve">udit interni supplementari nei casi in cui il problema riscontrato sia da ritenersi di particolare gravità o nel caso in cui la situazione non conforme rilevata comporti un rischio </w:t>
      </w:r>
      <w:r w:rsidR="0021648F" w:rsidRPr="00596925">
        <w:rPr>
          <w:rFonts w:asciiTheme="minorHAnsi" w:hAnsiTheme="minorHAnsi" w:cstheme="minorHAnsi"/>
        </w:rPr>
        <w:t>determinato come alto</w:t>
      </w:r>
      <w:r w:rsidRPr="00596925">
        <w:rPr>
          <w:rFonts w:asciiTheme="minorHAnsi" w:hAnsiTheme="minorHAnsi" w:cstheme="minorHAnsi"/>
        </w:rPr>
        <w:t xml:space="preserve"> per l’inter</w:t>
      </w:r>
      <w:r w:rsidR="0021648F" w:rsidRPr="00596925">
        <w:rPr>
          <w:rFonts w:asciiTheme="minorHAnsi" w:hAnsiTheme="minorHAnsi" w:cstheme="minorHAnsi"/>
        </w:rPr>
        <w:t>o andamento delle attività del l</w:t>
      </w:r>
      <w:r w:rsidRPr="00596925">
        <w:rPr>
          <w:rFonts w:asciiTheme="minorHAnsi" w:hAnsiTheme="minorHAnsi" w:cstheme="minorHAnsi"/>
        </w:rPr>
        <w:t>aboratorio.</w:t>
      </w:r>
    </w:p>
    <w:p w14:paraId="09412CE6" w14:textId="0E99E224" w:rsidR="00C80834" w:rsidRPr="00596925" w:rsidRDefault="00C80834" w:rsidP="001E2850">
      <w:pPr>
        <w:pStyle w:val="testo"/>
        <w:ind w:left="0"/>
        <w:rPr>
          <w:rFonts w:asciiTheme="minorHAnsi" w:hAnsiTheme="minorHAnsi" w:cstheme="minorHAnsi"/>
        </w:rPr>
      </w:pPr>
      <w:r w:rsidRPr="00596925">
        <w:rPr>
          <w:rFonts w:asciiTheme="minorHAnsi" w:hAnsiTheme="minorHAnsi" w:cstheme="minorHAnsi"/>
        </w:rPr>
        <w:t xml:space="preserve">Il </w:t>
      </w:r>
      <w:r w:rsidR="0021648F" w:rsidRPr="00596925">
        <w:rPr>
          <w:rFonts w:asciiTheme="minorHAnsi" w:hAnsiTheme="minorHAnsi" w:cstheme="minorHAnsi"/>
        </w:rPr>
        <w:t xml:space="preserve">laboratorio </w:t>
      </w:r>
      <w:r w:rsidRPr="00596925">
        <w:rPr>
          <w:rFonts w:asciiTheme="minorHAnsi" w:hAnsiTheme="minorHAnsi" w:cstheme="minorHAnsi"/>
        </w:rPr>
        <w:t xml:space="preserve">fa riferimento alla procedura, </w:t>
      </w:r>
      <w:r w:rsidR="0021648F" w:rsidRPr="00596925">
        <w:rPr>
          <w:rFonts w:asciiTheme="minorHAnsi" w:hAnsiTheme="minorHAnsi" w:cstheme="minorHAnsi"/>
        </w:rPr>
        <w:t>PG</w:t>
      </w:r>
      <w:r w:rsidR="0029478F" w:rsidRPr="00596925">
        <w:rPr>
          <w:rFonts w:asciiTheme="minorHAnsi" w:hAnsiTheme="minorHAnsi" w:cstheme="minorHAnsi"/>
        </w:rPr>
        <w:t>04</w:t>
      </w:r>
      <w:r w:rsidR="0021648F" w:rsidRPr="00596925">
        <w:rPr>
          <w:rFonts w:asciiTheme="minorHAnsi" w:hAnsiTheme="minorHAnsi" w:cstheme="minorHAnsi"/>
        </w:rPr>
        <w:t>, per riesaminare le non c</w:t>
      </w:r>
      <w:r w:rsidRPr="00596925">
        <w:rPr>
          <w:rFonts w:asciiTheme="minorHAnsi" w:hAnsiTheme="minorHAnsi" w:cstheme="minorHAnsi"/>
        </w:rPr>
        <w:t xml:space="preserve">onformità ed i reclami, individuarne le cause ed attuare le azioni necessarie per evitare il ripetersi degli stessi. </w:t>
      </w:r>
    </w:p>
    <w:p w14:paraId="199392FF" w14:textId="7B86B687" w:rsidR="00C80834" w:rsidRPr="00596925" w:rsidRDefault="00C80834" w:rsidP="00C80834">
      <w:pPr>
        <w:rPr>
          <w:rFonts w:asciiTheme="minorHAnsi" w:hAnsiTheme="minorHAnsi" w:cstheme="minorHAnsi"/>
        </w:rPr>
      </w:pPr>
      <w:r w:rsidRPr="00596925">
        <w:rPr>
          <w:rFonts w:asciiTheme="minorHAnsi" w:hAnsiTheme="minorHAnsi" w:cstheme="minorHAnsi"/>
        </w:rPr>
        <w:t xml:space="preserve"> </w:t>
      </w:r>
    </w:p>
    <w:p w14:paraId="0FECA7B1" w14:textId="3F48B0BE" w:rsidR="00BB03DD" w:rsidRPr="00596925" w:rsidRDefault="00C53173" w:rsidP="00740103">
      <w:pPr>
        <w:pStyle w:val="Titolo2"/>
        <w:rPr>
          <w:rFonts w:asciiTheme="minorHAnsi" w:hAnsiTheme="minorHAnsi" w:cstheme="minorHAnsi"/>
          <w:color w:val="002060"/>
        </w:rPr>
      </w:pPr>
      <w:bookmarkStart w:id="189" w:name="_Toc169248543"/>
      <w:r w:rsidRPr="00596925">
        <w:rPr>
          <w:rFonts w:asciiTheme="minorHAnsi" w:hAnsiTheme="minorHAnsi" w:cstheme="minorHAnsi"/>
          <w:color w:val="002060"/>
        </w:rPr>
        <w:t>8.8 Audit interni</w:t>
      </w:r>
      <w:bookmarkEnd w:id="189"/>
    </w:p>
    <w:p w14:paraId="49487B80" w14:textId="5F25EED6" w:rsidR="00C80834" w:rsidRPr="00596925" w:rsidRDefault="00C80834" w:rsidP="00A160FA">
      <w:pPr>
        <w:pStyle w:val="testo"/>
        <w:ind w:left="0"/>
        <w:rPr>
          <w:rFonts w:asciiTheme="minorHAnsi" w:hAnsiTheme="minorHAnsi" w:cstheme="minorHAnsi"/>
        </w:rPr>
      </w:pPr>
      <w:r w:rsidRPr="00596925">
        <w:rPr>
          <w:rFonts w:asciiTheme="minorHAnsi" w:hAnsiTheme="minorHAnsi" w:cstheme="minorHAnsi"/>
        </w:rPr>
        <w:t xml:space="preserve">L’audit è un processo e come tale </w:t>
      </w:r>
      <w:r w:rsidR="00F5601E" w:rsidRPr="00596925">
        <w:rPr>
          <w:rFonts w:asciiTheme="minorHAnsi" w:hAnsiTheme="minorHAnsi" w:cstheme="minorHAnsi"/>
        </w:rPr>
        <w:t xml:space="preserve">opera </w:t>
      </w:r>
      <w:r w:rsidRPr="00596925">
        <w:rPr>
          <w:rFonts w:asciiTheme="minorHAnsi" w:hAnsiTheme="minorHAnsi" w:cstheme="minorHAnsi"/>
        </w:rPr>
        <w:t>trasforma</w:t>
      </w:r>
      <w:r w:rsidR="00F5601E" w:rsidRPr="00596925">
        <w:rPr>
          <w:rFonts w:asciiTheme="minorHAnsi" w:hAnsiTheme="minorHAnsi" w:cstheme="minorHAnsi"/>
        </w:rPr>
        <w:t>ndo</w:t>
      </w:r>
      <w:r w:rsidRPr="00596925">
        <w:rPr>
          <w:rFonts w:asciiTheme="minorHAnsi" w:hAnsiTheme="minorHAnsi" w:cstheme="minorHAnsi"/>
        </w:rPr>
        <w:t xml:space="preserve"> </w:t>
      </w:r>
      <w:r w:rsidR="00F5601E" w:rsidRPr="00596925">
        <w:rPr>
          <w:rFonts w:asciiTheme="minorHAnsi" w:hAnsiTheme="minorHAnsi" w:cstheme="minorHAnsi"/>
        </w:rPr>
        <w:t>elementi di</w:t>
      </w:r>
      <w:r w:rsidRPr="00596925">
        <w:rPr>
          <w:rFonts w:asciiTheme="minorHAnsi" w:hAnsiTheme="minorHAnsi" w:cstheme="minorHAnsi"/>
        </w:rPr>
        <w:t xml:space="preserve"> </w:t>
      </w:r>
      <w:r w:rsidRPr="00596925">
        <w:rPr>
          <w:rFonts w:asciiTheme="minorHAnsi" w:hAnsiTheme="minorHAnsi" w:cstheme="minorHAnsi"/>
          <w:i/>
        </w:rPr>
        <w:t>input</w:t>
      </w:r>
      <w:r w:rsidRPr="00596925">
        <w:rPr>
          <w:rFonts w:asciiTheme="minorHAnsi" w:hAnsiTheme="minorHAnsi" w:cstheme="minorHAnsi"/>
        </w:rPr>
        <w:t xml:space="preserve"> in </w:t>
      </w:r>
      <w:r w:rsidRPr="00596925">
        <w:rPr>
          <w:rFonts w:asciiTheme="minorHAnsi" w:hAnsiTheme="minorHAnsi" w:cstheme="minorHAnsi"/>
          <w:i/>
        </w:rPr>
        <w:t>output</w:t>
      </w:r>
      <w:r w:rsidRPr="00596925">
        <w:rPr>
          <w:rFonts w:asciiTheme="minorHAnsi" w:hAnsiTheme="minorHAnsi" w:cstheme="minorHAnsi"/>
        </w:rPr>
        <w:t xml:space="preserve"> con aggiunta di valore: partendo da definiti criteri</w:t>
      </w:r>
      <w:r w:rsidR="00F5601E" w:rsidRPr="00596925">
        <w:rPr>
          <w:rFonts w:asciiTheme="minorHAnsi" w:hAnsiTheme="minorHAnsi" w:cstheme="minorHAnsi"/>
        </w:rPr>
        <w:t>,</w:t>
      </w:r>
      <w:r w:rsidRPr="00596925">
        <w:rPr>
          <w:rFonts w:asciiTheme="minorHAnsi" w:hAnsiTheme="minorHAnsi" w:cstheme="minorHAnsi"/>
        </w:rPr>
        <w:t xml:space="preserve"> produce delle evidenze oggettive misurabili della conformità, dell’efficacia e dell'efficienza del </w:t>
      </w:r>
      <w:r w:rsidR="00F5601E" w:rsidRPr="00596925">
        <w:rPr>
          <w:rFonts w:asciiTheme="minorHAnsi" w:hAnsiTheme="minorHAnsi" w:cstheme="minorHAnsi"/>
        </w:rPr>
        <w:t>s</w:t>
      </w:r>
      <w:r w:rsidRPr="00596925">
        <w:rPr>
          <w:rFonts w:asciiTheme="minorHAnsi" w:hAnsiTheme="minorHAnsi" w:cstheme="minorHAnsi"/>
        </w:rPr>
        <w:t>istema</w:t>
      </w:r>
      <w:r w:rsidR="00F5601E" w:rsidRPr="00596925">
        <w:rPr>
          <w:rFonts w:asciiTheme="minorHAnsi" w:hAnsiTheme="minorHAnsi" w:cstheme="minorHAnsi"/>
        </w:rPr>
        <w:t xml:space="preserve"> di gestione per la qualità del laboratorio, </w:t>
      </w:r>
      <w:r w:rsidRPr="00596925">
        <w:rPr>
          <w:rFonts w:asciiTheme="minorHAnsi" w:hAnsiTheme="minorHAnsi" w:cstheme="minorHAnsi"/>
        </w:rPr>
        <w:t>tali evidenze sono l’output del processo e uno degli input per il processo di miglioramento.</w:t>
      </w:r>
    </w:p>
    <w:p w14:paraId="0BAF533C" w14:textId="62B13E97" w:rsidR="00C80834" w:rsidRPr="00596925" w:rsidRDefault="00C80834" w:rsidP="00A160FA">
      <w:pPr>
        <w:pStyle w:val="testo"/>
        <w:ind w:left="0"/>
        <w:rPr>
          <w:rFonts w:asciiTheme="minorHAnsi" w:hAnsiTheme="minorHAnsi" w:cstheme="minorHAnsi"/>
        </w:rPr>
      </w:pPr>
      <w:r w:rsidRPr="00596925">
        <w:rPr>
          <w:rFonts w:asciiTheme="minorHAnsi" w:hAnsiTheme="minorHAnsi" w:cstheme="minorHAnsi"/>
        </w:rPr>
        <w:t xml:space="preserve">L’attività di audit interni è programmata annualmente da RQL ed eseguita sulla base di quanto previsto nel presente </w:t>
      </w:r>
      <w:r w:rsidR="00F5601E" w:rsidRPr="00596925">
        <w:rPr>
          <w:rFonts w:asciiTheme="minorHAnsi" w:hAnsiTheme="minorHAnsi" w:cstheme="minorHAnsi"/>
        </w:rPr>
        <w:t>MQL</w:t>
      </w:r>
      <w:r w:rsidRPr="00596925">
        <w:rPr>
          <w:rFonts w:asciiTheme="minorHAnsi" w:hAnsiTheme="minorHAnsi" w:cstheme="minorHAnsi"/>
        </w:rPr>
        <w:t xml:space="preserve">. </w:t>
      </w:r>
    </w:p>
    <w:p w14:paraId="6018D3A0" w14:textId="44BB1154" w:rsidR="00C80834" w:rsidRPr="00596925" w:rsidRDefault="00C80834" w:rsidP="00A160FA">
      <w:pPr>
        <w:pStyle w:val="testo"/>
        <w:ind w:left="0"/>
        <w:rPr>
          <w:rFonts w:asciiTheme="minorHAnsi" w:hAnsiTheme="minorHAnsi" w:cstheme="minorHAnsi"/>
        </w:rPr>
      </w:pPr>
      <w:r w:rsidRPr="00596925">
        <w:rPr>
          <w:rFonts w:asciiTheme="minorHAnsi" w:hAnsiTheme="minorHAnsi" w:cstheme="minorHAnsi"/>
        </w:rPr>
        <w:t>La pianificazione degli audit viene stabilita all'inizio dell'anno da RQL ed ha la finalità di definire il tipo e</w:t>
      </w:r>
      <w:r w:rsidR="00F5601E" w:rsidRPr="00596925">
        <w:rPr>
          <w:rFonts w:asciiTheme="minorHAnsi" w:hAnsiTheme="minorHAnsi" w:cstheme="minorHAnsi"/>
        </w:rPr>
        <w:t>d il</w:t>
      </w:r>
      <w:r w:rsidRPr="00596925">
        <w:rPr>
          <w:rFonts w:asciiTheme="minorHAnsi" w:hAnsiTheme="minorHAnsi" w:cstheme="minorHAnsi"/>
        </w:rPr>
        <w:t xml:space="preserve"> numero di audit e d</w:t>
      </w:r>
      <w:r w:rsidR="00F5601E" w:rsidRPr="00596925">
        <w:rPr>
          <w:rFonts w:asciiTheme="minorHAnsi" w:hAnsiTheme="minorHAnsi" w:cstheme="minorHAnsi"/>
        </w:rPr>
        <w:t>i identificare e provvedere alla copertura delle</w:t>
      </w:r>
      <w:r w:rsidRPr="00596925">
        <w:rPr>
          <w:rFonts w:asciiTheme="minorHAnsi" w:hAnsiTheme="minorHAnsi" w:cstheme="minorHAnsi"/>
        </w:rPr>
        <w:t xml:space="preserve"> risorse nec</w:t>
      </w:r>
      <w:r w:rsidR="00B360D1" w:rsidRPr="00596925">
        <w:rPr>
          <w:rFonts w:asciiTheme="minorHAnsi" w:hAnsiTheme="minorHAnsi" w:cstheme="minorHAnsi"/>
        </w:rPr>
        <w:t>essarie per la conduzione degli stessi</w:t>
      </w:r>
      <w:r w:rsidRPr="00596925">
        <w:rPr>
          <w:rFonts w:asciiTheme="minorHAnsi" w:hAnsiTheme="minorHAnsi" w:cstheme="minorHAnsi"/>
        </w:rPr>
        <w:t>.</w:t>
      </w:r>
    </w:p>
    <w:p w14:paraId="6D124AC3" w14:textId="77777777" w:rsidR="00A160FA" w:rsidRPr="00596925" w:rsidRDefault="00A160FA" w:rsidP="00A160FA">
      <w:pPr>
        <w:pStyle w:val="testo"/>
        <w:ind w:left="0"/>
        <w:rPr>
          <w:rFonts w:asciiTheme="minorHAnsi" w:hAnsiTheme="minorHAnsi" w:cstheme="minorHAnsi"/>
        </w:rPr>
      </w:pPr>
    </w:p>
    <w:p w14:paraId="337B8F1F" w14:textId="77777777" w:rsidR="00C80834" w:rsidRPr="00596925" w:rsidRDefault="00C80834" w:rsidP="00A160FA">
      <w:pPr>
        <w:pStyle w:val="testo"/>
        <w:ind w:left="0"/>
        <w:rPr>
          <w:rFonts w:asciiTheme="minorHAnsi" w:hAnsiTheme="minorHAnsi" w:cstheme="minorHAnsi"/>
        </w:rPr>
      </w:pPr>
      <w:r w:rsidRPr="00596925">
        <w:rPr>
          <w:rFonts w:asciiTheme="minorHAnsi" w:hAnsiTheme="minorHAnsi" w:cstheme="minorHAnsi"/>
        </w:rPr>
        <w:lastRenderedPageBreak/>
        <w:t>La pianificazione si basa sui seguenti punti:</w:t>
      </w:r>
    </w:p>
    <w:p w14:paraId="71CB0636" w14:textId="77777777" w:rsidR="00A160FA" w:rsidRPr="00596925" w:rsidRDefault="00A160FA" w:rsidP="00A160FA">
      <w:pPr>
        <w:pStyle w:val="testo"/>
        <w:ind w:left="0"/>
        <w:rPr>
          <w:rFonts w:asciiTheme="minorHAnsi" w:hAnsiTheme="minorHAnsi" w:cstheme="minorHAnsi"/>
        </w:rPr>
      </w:pPr>
    </w:p>
    <w:p w14:paraId="711A73EB" w14:textId="1FDD59A8" w:rsidR="00740103" w:rsidRPr="00596925" w:rsidRDefault="00C80834" w:rsidP="00740103">
      <w:pPr>
        <w:pStyle w:val="testo"/>
        <w:ind w:left="1411" w:hanging="560"/>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t xml:space="preserve">Gli audit </w:t>
      </w:r>
      <w:r w:rsidR="00D076F2" w:rsidRPr="00596925">
        <w:rPr>
          <w:rFonts w:asciiTheme="minorHAnsi" w:hAnsiTheme="minorHAnsi" w:cstheme="minorHAnsi"/>
        </w:rPr>
        <w:t xml:space="preserve">possono essere </w:t>
      </w:r>
      <w:r w:rsidRPr="00596925">
        <w:rPr>
          <w:rFonts w:asciiTheme="minorHAnsi" w:hAnsiTheme="minorHAnsi" w:cstheme="minorHAnsi"/>
        </w:rPr>
        <w:t>eseguiti per processi</w:t>
      </w:r>
      <w:r w:rsidR="00385DD6" w:rsidRPr="00596925">
        <w:rPr>
          <w:rFonts w:asciiTheme="minorHAnsi" w:hAnsiTheme="minorHAnsi" w:cstheme="minorHAnsi"/>
        </w:rPr>
        <w:t xml:space="preserve"> </w:t>
      </w:r>
      <w:r w:rsidR="00D076F2" w:rsidRPr="00596925">
        <w:rPr>
          <w:rFonts w:asciiTheme="minorHAnsi" w:hAnsiTheme="minorHAnsi" w:cstheme="minorHAnsi"/>
        </w:rPr>
        <w:t xml:space="preserve">o con l’impiego di </w:t>
      </w:r>
      <w:r w:rsidR="00C30966" w:rsidRPr="00596925">
        <w:rPr>
          <w:rFonts w:asciiTheme="minorHAnsi" w:hAnsiTheme="minorHAnsi" w:cstheme="minorHAnsi"/>
        </w:rPr>
        <w:t>check list</w:t>
      </w:r>
      <w:r w:rsidR="00740103" w:rsidRPr="00596925">
        <w:rPr>
          <w:rFonts w:asciiTheme="minorHAnsi" w:hAnsiTheme="minorHAnsi" w:cstheme="minorHAnsi"/>
        </w:rPr>
        <w:t>, considerando almeno i seguenti elementi gestionali ed operativi:</w:t>
      </w:r>
    </w:p>
    <w:p w14:paraId="0BB9CE84" w14:textId="77777777" w:rsidR="00740103" w:rsidRPr="00596925" w:rsidRDefault="00740103" w:rsidP="00740103">
      <w:pPr>
        <w:pStyle w:val="testo"/>
        <w:ind w:left="1411" w:hanging="560"/>
        <w:rPr>
          <w:rFonts w:asciiTheme="minorHAnsi" w:hAnsiTheme="minorHAnsi" w:cstheme="minorHAnsi"/>
        </w:rPr>
      </w:pPr>
    </w:p>
    <w:p w14:paraId="7EDAB22A" w14:textId="55D896B5" w:rsidR="00740103" w:rsidRPr="00596925" w:rsidRDefault="00740103" w:rsidP="00EE5563">
      <w:pPr>
        <w:pStyle w:val="testo"/>
        <w:numPr>
          <w:ilvl w:val="0"/>
          <w:numId w:val="63"/>
        </w:numPr>
        <w:rPr>
          <w:rFonts w:asciiTheme="minorHAnsi" w:hAnsiTheme="minorHAnsi" w:cstheme="minorHAnsi"/>
        </w:rPr>
      </w:pPr>
      <w:r w:rsidRPr="00596925">
        <w:rPr>
          <w:rFonts w:asciiTheme="minorHAnsi" w:hAnsiTheme="minorHAnsi" w:cstheme="minorHAnsi"/>
        </w:rPr>
        <w:t>Richieste del cliente;</w:t>
      </w:r>
    </w:p>
    <w:p w14:paraId="26F1F097" w14:textId="3247EE0E" w:rsidR="00740103" w:rsidRPr="00596925" w:rsidRDefault="00740103" w:rsidP="00EE5563">
      <w:pPr>
        <w:pStyle w:val="testo"/>
        <w:numPr>
          <w:ilvl w:val="0"/>
          <w:numId w:val="63"/>
        </w:numPr>
        <w:rPr>
          <w:rFonts w:asciiTheme="minorHAnsi" w:hAnsiTheme="minorHAnsi" w:cstheme="minorHAnsi"/>
        </w:rPr>
      </w:pPr>
      <w:r w:rsidRPr="00596925">
        <w:rPr>
          <w:rFonts w:asciiTheme="minorHAnsi" w:hAnsiTheme="minorHAnsi" w:cstheme="minorHAnsi"/>
        </w:rPr>
        <w:t>Campionamento (ove applicabile);</w:t>
      </w:r>
    </w:p>
    <w:p w14:paraId="2AA7AA19" w14:textId="77777777" w:rsidR="00740103" w:rsidRPr="00596925" w:rsidRDefault="00740103" w:rsidP="00EE5563">
      <w:pPr>
        <w:pStyle w:val="testo"/>
        <w:numPr>
          <w:ilvl w:val="0"/>
          <w:numId w:val="63"/>
        </w:numPr>
        <w:rPr>
          <w:rFonts w:asciiTheme="minorHAnsi" w:hAnsiTheme="minorHAnsi" w:cstheme="minorHAnsi"/>
        </w:rPr>
      </w:pPr>
      <w:r w:rsidRPr="00596925">
        <w:rPr>
          <w:rFonts w:asciiTheme="minorHAnsi" w:hAnsiTheme="minorHAnsi" w:cstheme="minorHAnsi"/>
        </w:rPr>
        <w:t>Catena di custodia;</w:t>
      </w:r>
    </w:p>
    <w:p w14:paraId="7D35415E" w14:textId="4B67440D" w:rsidR="00740103" w:rsidRPr="00596925" w:rsidRDefault="00740103" w:rsidP="00EE5563">
      <w:pPr>
        <w:pStyle w:val="testo"/>
        <w:numPr>
          <w:ilvl w:val="0"/>
          <w:numId w:val="63"/>
        </w:numPr>
        <w:rPr>
          <w:rFonts w:asciiTheme="minorHAnsi" w:hAnsiTheme="minorHAnsi" w:cstheme="minorHAnsi"/>
        </w:rPr>
      </w:pPr>
      <w:r w:rsidRPr="00596925">
        <w:rPr>
          <w:rFonts w:asciiTheme="minorHAnsi" w:hAnsiTheme="minorHAnsi" w:cstheme="minorHAnsi"/>
        </w:rPr>
        <w:t>Gestione del campione;</w:t>
      </w:r>
    </w:p>
    <w:p w14:paraId="7F19AD81" w14:textId="4DD6B436" w:rsidR="00740103" w:rsidRPr="00596925" w:rsidRDefault="00740103" w:rsidP="00EE5563">
      <w:pPr>
        <w:pStyle w:val="testo"/>
        <w:numPr>
          <w:ilvl w:val="0"/>
          <w:numId w:val="63"/>
        </w:numPr>
        <w:rPr>
          <w:rFonts w:asciiTheme="minorHAnsi" w:hAnsiTheme="minorHAnsi" w:cstheme="minorHAnsi"/>
        </w:rPr>
      </w:pPr>
      <w:r w:rsidRPr="00596925">
        <w:rPr>
          <w:rFonts w:asciiTheme="minorHAnsi" w:hAnsiTheme="minorHAnsi" w:cstheme="minorHAnsi"/>
        </w:rPr>
        <w:t>Esecuzione del metodo: verifica/validazione metodo, personale, apparecchiature, reagenti, MR, MRC, ambiente di lavoro;</w:t>
      </w:r>
    </w:p>
    <w:p w14:paraId="17221F88" w14:textId="78D7C81B" w:rsidR="00740103" w:rsidRPr="00596925" w:rsidRDefault="00740103" w:rsidP="00EE5563">
      <w:pPr>
        <w:pStyle w:val="testo"/>
        <w:numPr>
          <w:ilvl w:val="0"/>
          <w:numId w:val="63"/>
        </w:numPr>
        <w:rPr>
          <w:rFonts w:asciiTheme="minorHAnsi" w:hAnsiTheme="minorHAnsi" w:cstheme="minorHAnsi"/>
        </w:rPr>
      </w:pPr>
      <w:r w:rsidRPr="00596925">
        <w:rPr>
          <w:rFonts w:asciiTheme="minorHAnsi" w:hAnsiTheme="minorHAnsi" w:cstheme="minorHAnsi"/>
        </w:rPr>
        <w:t>Lettura dei dati, registrazioni;</w:t>
      </w:r>
    </w:p>
    <w:p w14:paraId="13206D04" w14:textId="5E8DFAAF" w:rsidR="00740103" w:rsidRPr="00596925" w:rsidRDefault="00740103" w:rsidP="00EE5563">
      <w:pPr>
        <w:pStyle w:val="testo"/>
        <w:numPr>
          <w:ilvl w:val="0"/>
          <w:numId w:val="63"/>
        </w:numPr>
        <w:rPr>
          <w:rFonts w:asciiTheme="minorHAnsi" w:hAnsiTheme="minorHAnsi" w:cstheme="minorHAnsi"/>
        </w:rPr>
      </w:pPr>
      <w:r w:rsidRPr="00596925">
        <w:rPr>
          <w:rFonts w:asciiTheme="minorHAnsi" w:hAnsiTheme="minorHAnsi" w:cstheme="minorHAnsi"/>
        </w:rPr>
        <w:t>Verifica e presentazione dei risultati.</w:t>
      </w:r>
    </w:p>
    <w:p w14:paraId="679CC26A" w14:textId="03DB46D6" w:rsidR="00740103" w:rsidRPr="00596925" w:rsidRDefault="00740103" w:rsidP="00C80834">
      <w:pPr>
        <w:pStyle w:val="testo"/>
        <w:rPr>
          <w:rFonts w:asciiTheme="minorHAnsi" w:hAnsiTheme="minorHAnsi" w:cstheme="minorHAnsi"/>
        </w:rPr>
      </w:pPr>
    </w:p>
    <w:p w14:paraId="5CD6B865" w14:textId="18758FD4" w:rsidR="00C80834" w:rsidRPr="00596925" w:rsidRDefault="004D5EBC" w:rsidP="00C80834">
      <w:pPr>
        <w:pStyle w:val="testo"/>
        <w:ind w:left="1418" w:hanging="567"/>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t>I processi del s</w:t>
      </w:r>
      <w:r w:rsidR="00C80834" w:rsidRPr="00596925">
        <w:rPr>
          <w:rFonts w:asciiTheme="minorHAnsi" w:hAnsiTheme="minorHAnsi" w:cstheme="minorHAnsi"/>
        </w:rPr>
        <w:t>istema di gestione per la qualità devono essere verificati nell’arco di un anno almeno una volta;</w:t>
      </w:r>
    </w:p>
    <w:p w14:paraId="346CE0F8" w14:textId="77777777" w:rsidR="00C80834" w:rsidRPr="00596925" w:rsidRDefault="00C80834" w:rsidP="00C80834">
      <w:pPr>
        <w:pStyle w:val="testo"/>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t>L’estensione e la frequenza degli audit deve considerare l’importanza per la qualità dei processi.</w:t>
      </w:r>
    </w:p>
    <w:p w14:paraId="68D4BE6C" w14:textId="449A1ECF" w:rsidR="00740103" w:rsidRPr="00596925" w:rsidRDefault="00C80834" w:rsidP="00740103">
      <w:pPr>
        <w:pStyle w:val="testo"/>
        <w:ind w:left="1418" w:hanging="567"/>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t>L’estensione e la frequenza degli audit deve considerare l’andamento dei processi (precedenti verifiche, non conformità, azioni correttive richieste, etc.).</w:t>
      </w:r>
    </w:p>
    <w:p w14:paraId="07D6E531" w14:textId="77777777" w:rsidR="00740103" w:rsidRPr="00596925" w:rsidRDefault="00740103" w:rsidP="00740103">
      <w:pPr>
        <w:pStyle w:val="testo"/>
        <w:ind w:left="1418" w:hanging="567"/>
        <w:rPr>
          <w:rFonts w:asciiTheme="minorHAnsi" w:hAnsiTheme="minorHAnsi" w:cstheme="minorHAnsi"/>
        </w:rPr>
      </w:pPr>
    </w:p>
    <w:p w14:paraId="11EBA3EB" w14:textId="4AA3B7B5" w:rsidR="00C80834" w:rsidRPr="00596925" w:rsidRDefault="00C80834" w:rsidP="00A160FA">
      <w:pPr>
        <w:pStyle w:val="testo"/>
        <w:ind w:left="0"/>
        <w:rPr>
          <w:rFonts w:asciiTheme="minorHAnsi" w:hAnsiTheme="minorHAnsi" w:cstheme="minorHAnsi"/>
        </w:rPr>
      </w:pPr>
      <w:r w:rsidRPr="00596925">
        <w:rPr>
          <w:rFonts w:asciiTheme="minorHAnsi" w:hAnsiTheme="minorHAnsi" w:cstheme="minorHAnsi"/>
        </w:rPr>
        <w:t xml:space="preserve">La pianificazione </w:t>
      </w:r>
      <w:r w:rsidR="00F5601E" w:rsidRPr="00596925">
        <w:rPr>
          <w:rFonts w:asciiTheme="minorHAnsi" w:hAnsiTheme="minorHAnsi" w:cstheme="minorHAnsi"/>
        </w:rPr>
        <w:t>può essere variata nel caso il s</w:t>
      </w:r>
      <w:r w:rsidRPr="00596925">
        <w:rPr>
          <w:rFonts w:asciiTheme="minorHAnsi" w:hAnsiTheme="minorHAnsi" w:cstheme="minorHAnsi"/>
        </w:rPr>
        <w:t>istema di gestione per la qualità abbia subito variazioni in tempi diversi da quelli previsti.</w:t>
      </w:r>
    </w:p>
    <w:p w14:paraId="40EFF961" w14:textId="0981CA5E" w:rsidR="00C80834" w:rsidRPr="00596925" w:rsidRDefault="00C80834" w:rsidP="00A160FA">
      <w:pPr>
        <w:pStyle w:val="testo"/>
        <w:ind w:left="0"/>
        <w:rPr>
          <w:rFonts w:asciiTheme="minorHAnsi" w:hAnsiTheme="minorHAnsi" w:cstheme="minorHAnsi"/>
        </w:rPr>
      </w:pPr>
      <w:r w:rsidRPr="00596925">
        <w:rPr>
          <w:rFonts w:asciiTheme="minorHAnsi" w:hAnsiTheme="minorHAnsi" w:cstheme="minorHAnsi"/>
        </w:rPr>
        <w:t>Sul modulo M</w:t>
      </w:r>
      <w:r w:rsidR="00F35D86" w:rsidRPr="00596925">
        <w:rPr>
          <w:rFonts w:asciiTheme="minorHAnsi" w:hAnsiTheme="minorHAnsi" w:cstheme="minorHAnsi"/>
        </w:rPr>
        <w:t>127</w:t>
      </w:r>
      <w:r w:rsidR="00BE6697">
        <w:rPr>
          <w:rFonts w:asciiTheme="minorHAnsi" w:hAnsiTheme="minorHAnsi" w:cstheme="minorHAnsi"/>
        </w:rPr>
        <w:t>_</w:t>
      </w:r>
      <w:r w:rsidRPr="00596925">
        <w:rPr>
          <w:rFonts w:asciiTheme="minorHAnsi" w:hAnsiTheme="minorHAnsi" w:cstheme="minorHAnsi"/>
        </w:rPr>
        <w:t>Programma di audit sono riportati i seguenti dati:</w:t>
      </w:r>
    </w:p>
    <w:p w14:paraId="4504C9DA" w14:textId="77777777" w:rsidR="00A160FA" w:rsidRPr="00596925" w:rsidRDefault="00A160FA" w:rsidP="00A160FA">
      <w:pPr>
        <w:pStyle w:val="testo"/>
        <w:ind w:left="0"/>
        <w:rPr>
          <w:rFonts w:asciiTheme="minorHAnsi" w:hAnsiTheme="minorHAnsi" w:cstheme="minorHAnsi"/>
        </w:rPr>
      </w:pPr>
    </w:p>
    <w:p w14:paraId="513EE32A" w14:textId="77777777" w:rsidR="00C80834" w:rsidRPr="00596925" w:rsidRDefault="00C80834" w:rsidP="00C80834">
      <w:pPr>
        <w:pStyle w:val="testo"/>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t>Anno del piano di verifica;</w:t>
      </w:r>
    </w:p>
    <w:p w14:paraId="749DB5CB" w14:textId="77777777" w:rsidR="00C80834" w:rsidRPr="00596925" w:rsidRDefault="00C80834" w:rsidP="00C80834">
      <w:pPr>
        <w:pStyle w:val="testo"/>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t>Processo considerato;</w:t>
      </w:r>
    </w:p>
    <w:p w14:paraId="61543065" w14:textId="66A87EA0" w:rsidR="00C80834" w:rsidRPr="00596925" w:rsidRDefault="00C80834" w:rsidP="00C80834">
      <w:pPr>
        <w:pStyle w:val="testo"/>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t>I riferimenti documentali e normativi</w:t>
      </w:r>
      <w:r w:rsidR="00F5601E" w:rsidRPr="00596925">
        <w:rPr>
          <w:rFonts w:asciiTheme="minorHAnsi" w:hAnsiTheme="minorHAnsi" w:cstheme="minorHAnsi"/>
        </w:rPr>
        <w:t>;</w:t>
      </w:r>
    </w:p>
    <w:p w14:paraId="63C08C35" w14:textId="35985AA0" w:rsidR="00A160FA" w:rsidRPr="00596925" w:rsidRDefault="00C80834" w:rsidP="00D463F7">
      <w:pPr>
        <w:pStyle w:val="testo"/>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t>Il mese nel quale è previsto sia eseguita la verif</w:t>
      </w:r>
      <w:r w:rsidR="00F5601E" w:rsidRPr="00596925">
        <w:rPr>
          <w:rFonts w:asciiTheme="minorHAnsi" w:hAnsiTheme="minorHAnsi" w:cstheme="minorHAnsi"/>
        </w:rPr>
        <w:t>ica per il processo considerato.</w:t>
      </w:r>
    </w:p>
    <w:p w14:paraId="699B5418" w14:textId="77777777" w:rsidR="00F35D86" w:rsidRPr="00596925" w:rsidRDefault="00F35D86" w:rsidP="00A160FA">
      <w:pPr>
        <w:pStyle w:val="testo"/>
        <w:ind w:left="0"/>
        <w:rPr>
          <w:rFonts w:asciiTheme="minorHAnsi" w:hAnsiTheme="minorHAnsi" w:cstheme="minorHAnsi"/>
        </w:rPr>
      </w:pPr>
    </w:p>
    <w:p w14:paraId="7635C790" w14:textId="50F1DC40" w:rsidR="00C80834" w:rsidRPr="00596925" w:rsidRDefault="00C80834" w:rsidP="00A160FA">
      <w:pPr>
        <w:pStyle w:val="testo"/>
        <w:ind w:left="0"/>
        <w:rPr>
          <w:rFonts w:asciiTheme="minorHAnsi" w:hAnsiTheme="minorHAnsi" w:cstheme="minorHAnsi"/>
        </w:rPr>
      </w:pPr>
      <w:r w:rsidRPr="00596925">
        <w:rPr>
          <w:rFonts w:asciiTheme="minorHAnsi" w:hAnsiTheme="minorHAnsi" w:cstheme="minorHAnsi"/>
        </w:rPr>
        <w:t xml:space="preserve">Ulteriori audit oltre a quelli programmati possono essere comunque decisi tutte le volte che le circostanze ne indichino </w:t>
      </w:r>
      <w:r w:rsidR="00F5601E" w:rsidRPr="00596925">
        <w:rPr>
          <w:rFonts w:asciiTheme="minorHAnsi" w:hAnsiTheme="minorHAnsi" w:cstheme="minorHAnsi"/>
        </w:rPr>
        <w:t>l’esigenza</w:t>
      </w:r>
      <w:r w:rsidRPr="00596925">
        <w:rPr>
          <w:rFonts w:asciiTheme="minorHAnsi" w:hAnsiTheme="minorHAnsi" w:cstheme="minorHAnsi"/>
        </w:rPr>
        <w:t xml:space="preserve"> e</w:t>
      </w:r>
      <w:r w:rsidR="00F5601E" w:rsidRPr="00596925">
        <w:rPr>
          <w:rFonts w:asciiTheme="minorHAnsi" w:hAnsiTheme="minorHAnsi" w:cstheme="minorHAnsi"/>
        </w:rPr>
        <w:t>d</w:t>
      </w:r>
      <w:r w:rsidRPr="00596925">
        <w:rPr>
          <w:rFonts w:asciiTheme="minorHAnsi" w:hAnsiTheme="minorHAnsi" w:cstheme="minorHAnsi"/>
        </w:rPr>
        <w:t xml:space="preserve"> almeno nei seguenti casi:</w:t>
      </w:r>
    </w:p>
    <w:p w14:paraId="6CCFA930" w14:textId="77777777" w:rsidR="00A160FA" w:rsidRPr="00596925" w:rsidRDefault="00A160FA" w:rsidP="00A160FA">
      <w:pPr>
        <w:pStyle w:val="testo"/>
        <w:ind w:left="0"/>
        <w:rPr>
          <w:rFonts w:asciiTheme="minorHAnsi" w:hAnsiTheme="minorHAnsi" w:cstheme="minorHAnsi"/>
        </w:rPr>
      </w:pPr>
    </w:p>
    <w:p w14:paraId="0835C957" w14:textId="77777777" w:rsidR="00C80834" w:rsidRPr="00596925" w:rsidRDefault="00C80834" w:rsidP="00C80834">
      <w:pPr>
        <w:pStyle w:val="testo"/>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t>In presenza di variazioni significative del sistema o di riorganizzazione;</w:t>
      </w:r>
    </w:p>
    <w:p w14:paraId="1279C2FC" w14:textId="77777777" w:rsidR="00C80834" w:rsidRPr="00596925" w:rsidRDefault="00C80834" w:rsidP="00C80834">
      <w:pPr>
        <w:pStyle w:val="testo"/>
        <w:ind w:left="1418" w:hanging="567"/>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t>Al manifestarsi di condizioni pregiudizievoli per la qualità o per l’ambiente tali da richiedere una tempestiva individuazione e risoluzione;</w:t>
      </w:r>
    </w:p>
    <w:p w14:paraId="6439EFBF" w14:textId="77777777" w:rsidR="00C80834" w:rsidRPr="00596925" w:rsidRDefault="00C80834" w:rsidP="00C80834">
      <w:pPr>
        <w:pStyle w:val="testo"/>
        <w:ind w:left="1418" w:hanging="567"/>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t>Quando sia richiesto un supplemento di verifica in seguito all'attuazione di azioni correttive individuate in precedenza.</w:t>
      </w:r>
    </w:p>
    <w:p w14:paraId="759A91C4" w14:textId="77777777" w:rsidR="00A160FA" w:rsidRPr="00596925" w:rsidRDefault="00A160FA" w:rsidP="00A160FA">
      <w:pPr>
        <w:pStyle w:val="testo"/>
        <w:ind w:left="0"/>
        <w:rPr>
          <w:rFonts w:asciiTheme="minorHAnsi" w:hAnsiTheme="minorHAnsi" w:cstheme="minorHAnsi"/>
        </w:rPr>
      </w:pPr>
    </w:p>
    <w:p w14:paraId="1DAF670D" w14:textId="77777777" w:rsidR="00C80834" w:rsidRPr="00596925" w:rsidRDefault="00C80834" w:rsidP="00A160FA">
      <w:pPr>
        <w:pStyle w:val="testo"/>
        <w:ind w:left="0"/>
        <w:rPr>
          <w:rFonts w:asciiTheme="minorHAnsi" w:hAnsiTheme="minorHAnsi" w:cstheme="minorHAnsi"/>
        </w:rPr>
      </w:pPr>
      <w:r w:rsidRPr="00596925">
        <w:rPr>
          <w:rFonts w:asciiTheme="minorHAnsi" w:hAnsiTheme="minorHAnsi" w:cstheme="minorHAnsi"/>
        </w:rPr>
        <w:lastRenderedPageBreak/>
        <w:t xml:space="preserve">Il singolo audit viene pianificato definendo il processo da sottoporre a verifica, gli obiettivi, i criteri e l’estensione, la sede, le persone partecipanti, il responsabile e la data. </w:t>
      </w:r>
    </w:p>
    <w:p w14:paraId="6D113071" w14:textId="77777777" w:rsidR="00C80834" w:rsidRPr="00596925" w:rsidRDefault="00C80834" w:rsidP="00A160FA">
      <w:pPr>
        <w:pStyle w:val="testo"/>
        <w:ind w:left="0"/>
        <w:rPr>
          <w:rFonts w:asciiTheme="minorHAnsi" w:hAnsiTheme="minorHAnsi" w:cstheme="minorHAnsi"/>
        </w:rPr>
      </w:pPr>
      <w:r w:rsidRPr="00596925">
        <w:rPr>
          <w:rFonts w:asciiTheme="minorHAnsi" w:hAnsiTheme="minorHAnsi" w:cstheme="minorHAnsi"/>
        </w:rPr>
        <w:t>Il personale incaricato di eseguire l’audit è qualificato sulla base di una formazione che permetta di ottenere le seguenti competenze:</w:t>
      </w:r>
    </w:p>
    <w:p w14:paraId="45D70BCE" w14:textId="77777777" w:rsidR="00A160FA" w:rsidRPr="00596925" w:rsidRDefault="00A160FA" w:rsidP="00A160FA">
      <w:pPr>
        <w:pStyle w:val="testo"/>
        <w:ind w:left="0"/>
        <w:rPr>
          <w:rFonts w:asciiTheme="minorHAnsi" w:hAnsiTheme="minorHAnsi" w:cstheme="minorHAnsi"/>
        </w:rPr>
      </w:pPr>
    </w:p>
    <w:p w14:paraId="477C4D45" w14:textId="77777777" w:rsidR="00C80834" w:rsidRPr="00596925" w:rsidRDefault="00C80834" w:rsidP="00EE5563">
      <w:pPr>
        <w:pStyle w:val="testo"/>
        <w:numPr>
          <w:ilvl w:val="0"/>
          <w:numId w:val="44"/>
        </w:numPr>
        <w:rPr>
          <w:rFonts w:asciiTheme="minorHAnsi" w:hAnsiTheme="minorHAnsi" w:cstheme="minorHAnsi"/>
        </w:rPr>
      </w:pPr>
      <w:r w:rsidRPr="00596925">
        <w:rPr>
          <w:rFonts w:asciiTheme="minorHAnsi" w:hAnsiTheme="minorHAnsi" w:cstheme="minorHAnsi"/>
        </w:rPr>
        <w:t>Conoscenza della norma di riferimento;</w:t>
      </w:r>
    </w:p>
    <w:p w14:paraId="06AD3167" w14:textId="77777777" w:rsidR="00C80834" w:rsidRPr="00596925" w:rsidRDefault="00C80834" w:rsidP="00EE5563">
      <w:pPr>
        <w:pStyle w:val="testo"/>
        <w:numPr>
          <w:ilvl w:val="0"/>
          <w:numId w:val="44"/>
        </w:numPr>
        <w:rPr>
          <w:rFonts w:asciiTheme="minorHAnsi" w:hAnsiTheme="minorHAnsi" w:cstheme="minorHAnsi"/>
        </w:rPr>
      </w:pPr>
      <w:r w:rsidRPr="00596925">
        <w:rPr>
          <w:rFonts w:asciiTheme="minorHAnsi" w:hAnsiTheme="minorHAnsi" w:cstheme="minorHAnsi"/>
        </w:rPr>
        <w:t>Conoscenza dei principi di gestione per la qualità;</w:t>
      </w:r>
    </w:p>
    <w:p w14:paraId="3D4CEE05" w14:textId="77777777" w:rsidR="00C80834" w:rsidRPr="00596925" w:rsidRDefault="00C80834" w:rsidP="00EE5563">
      <w:pPr>
        <w:pStyle w:val="testo"/>
        <w:numPr>
          <w:ilvl w:val="0"/>
          <w:numId w:val="44"/>
        </w:numPr>
        <w:rPr>
          <w:rFonts w:asciiTheme="minorHAnsi" w:hAnsiTheme="minorHAnsi" w:cstheme="minorHAnsi"/>
        </w:rPr>
      </w:pPr>
      <w:r w:rsidRPr="00596925">
        <w:rPr>
          <w:rFonts w:asciiTheme="minorHAnsi" w:hAnsiTheme="minorHAnsi" w:cstheme="minorHAnsi"/>
        </w:rPr>
        <w:t>Conoscenza della terminologia specifica;</w:t>
      </w:r>
    </w:p>
    <w:p w14:paraId="4B541919" w14:textId="77777777" w:rsidR="00C80834" w:rsidRPr="00596925" w:rsidRDefault="00C80834" w:rsidP="00EE5563">
      <w:pPr>
        <w:pStyle w:val="testo"/>
        <w:numPr>
          <w:ilvl w:val="0"/>
          <w:numId w:val="44"/>
        </w:numPr>
        <w:rPr>
          <w:rFonts w:asciiTheme="minorHAnsi" w:hAnsiTheme="minorHAnsi" w:cstheme="minorHAnsi"/>
        </w:rPr>
      </w:pPr>
      <w:r w:rsidRPr="00596925">
        <w:rPr>
          <w:rFonts w:asciiTheme="minorHAnsi" w:hAnsiTheme="minorHAnsi" w:cstheme="minorHAnsi"/>
        </w:rPr>
        <w:t>Applicazione delle tecniche di programmazione ed esecuzione degli audit.</w:t>
      </w:r>
    </w:p>
    <w:p w14:paraId="65ECC490" w14:textId="77777777" w:rsidR="00A160FA" w:rsidRPr="00596925" w:rsidRDefault="00A160FA" w:rsidP="00A160FA">
      <w:pPr>
        <w:pStyle w:val="testo"/>
        <w:ind w:left="0"/>
        <w:rPr>
          <w:rFonts w:asciiTheme="minorHAnsi" w:hAnsiTheme="minorHAnsi" w:cstheme="minorHAnsi"/>
        </w:rPr>
      </w:pPr>
    </w:p>
    <w:p w14:paraId="7453A168" w14:textId="6B3E32A4" w:rsidR="00C80834" w:rsidRPr="00596925" w:rsidRDefault="00C80834" w:rsidP="00A160FA">
      <w:pPr>
        <w:pStyle w:val="testo"/>
        <w:ind w:left="0"/>
        <w:rPr>
          <w:rFonts w:asciiTheme="minorHAnsi" w:hAnsiTheme="minorHAnsi" w:cstheme="minorHAnsi"/>
        </w:rPr>
      </w:pPr>
      <w:r w:rsidRPr="00596925">
        <w:rPr>
          <w:rFonts w:asciiTheme="minorHAnsi" w:hAnsiTheme="minorHAnsi" w:cstheme="minorHAnsi"/>
        </w:rPr>
        <w:t xml:space="preserve">Il valutatore ha svolto un corso specifico per la conduzione di audit di almeno </w:t>
      </w:r>
      <w:r w:rsidR="004C1E71" w:rsidRPr="00596925">
        <w:rPr>
          <w:rFonts w:asciiTheme="minorHAnsi" w:hAnsiTheme="minorHAnsi" w:cstheme="minorHAnsi"/>
        </w:rPr>
        <w:t>sedici</w:t>
      </w:r>
      <w:r w:rsidRPr="00596925">
        <w:rPr>
          <w:rFonts w:asciiTheme="minorHAnsi" w:hAnsiTheme="minorHAnsi" w:cstheme="minorHAnsi"/>
        </w:rPr>
        <w:t xml:space="preserve"> ore, ha svolto un ciclo di audit completo come osservatore ed eseguito almeno due audit </w:t>
      </w:r>
      <w:r w:rsidR="004C1E71" w:rsidRPr="00596925">
        <w:rPr>
          <w:rFonts w:asciiTheme="minorHAnsi" w:hAnsiTheme="minorHAnsi" w:cstheme="minorHAnsi"/>
        </w:rPr>
        <w:t>(per</w:t>
      </w:r>
      <w:r w:rsidRPr="00596925">
        <w:rPr>
          <w:rFonts w:asciiTheme="minorHAnsi" w:hAnsiTheme="minorHAnsi" w:cstheme="minorHAnsi"/>
        </w:rPr>
        <w:t xml:space="preserve"> process</w:t>
      </w:r>
      <w:r w:rsidR="004C1E71" w:rsidRPr="00596925">
        <w:rPr>
          <w:rFonts w:asciiTheme="minorHAnsi" w:hAnsiTheme="minorHAnsi" w:cstheme="minorHAnsi"/>
        </w:rPr>
        <w:t>i)</w:t>
      </w:r>
      <w:r w:rsidRPr="00596925">
        <w:rPr>
          <w:rFonts w:asciiTheme="minorHAnsi" w:hAnsiTheme="minorHAnsi" w:cstheme="minorHAnsi"/>
        </w:rPr>
        <w:t xml:space="preserve"> affiancato da un valutatore qualificato.</w:t>
      </w:r>
    </w:p>
    <w:p w14:paraId="4763FE01" w14:textId="0D1765AB" w:rsidR="00C80834" w:rsidRPr="00596925" w:rsidRDefault="00C80834" w:rsidP="00A160FA">
      <w:pPr>
        <w:pStyle w:val="testo"/>
        <w:ind w:left="0"/>
        <w:rPr>
          <w:rFonts w:asciiTheme="minorHAnsi" w:hAnsiTheme="minorHAnsi" w:cstheme="minorHAnsi"/>
        </w:rPr>
      </w:pPr>
      <w:r w:rsidRPr="00596925">
        <w:rPr>
          <w:rFonts w:asciiTheme="minorHAnsi" w:hAnsiTheme="minorHAnsi" w:cstheme="minorHAnsi"/>
        </w:rPr>
        <w:t xml:space="preserve">Il valutatore è inoltre rispettoso dei principi etici, di mentalità aperta, dotato di spirito di osservazione, imparziale. Il valutatore non ha diretta responsabilità nei processi esaminati. </w:t>
      </w:r>
      <w:r w:rsidR="00B65BCE" w:rsidRPr="00596925">
        <w:rPr>
          <w:rFonts w:asciiTheme="minorHAnsi" w:hAnsiTheme="minorHAnsi" w:cstheme="minorHAnsi"/>
        </w:rPr>
        <w:t>Infatti,</w:t>
      </w:r>
      <w:r w:rsidRPr="00596925">
        <w:rPr>
          <w:rFonts w:asciiTheme="minorHAnsi" w:hAnsiTheme="minorHAnsi" w:cstheme="minorHAnsi"/>
        </w:rPr>
        <w:t xml:space="preserve"> in linea di massima gli audit vengono svolti:</w:t>
      </w:r>
    </w:p>
    <w:p w14:paraId="473DA346" w14:textId="77777777" w:rsidR="00A160FA" w:rsidRPr="00596925" w:rsidRDefault="00A160FA" w:rsidP="00A160FA">
      <w:pPr>
        <w:pStyle w:val="testo"/>
        <w:ind w:left="0"/>
        <w:rPr>
          <w:rFonts w:asciiTheme="minorHAnsi" w:hAnsiTheme="minorHAnsi" w:cstheme="minorHAnsi"/>
        </w:rPr>
      </w:pPr>
    </w:p>
    <w:p w14:paraId="62144381" w14:textId="091F6CB9" w:rsidR="00C80834" w:rsidRPr="00596925" w:rsidRDefault="00C80834" w:rsidP="00EE5563">
      <w:pPr>
        <w:pStyle w:val="testo"/>
        <w:numPr>
          <w:ilvl w:val="0"/>
          <w:numId w:val="45"/>
        </w:numPr>
        <w:rPr>
          <w:rFonts w:asciiTheme="minorHAnsi" w:hAnsiTheme="minorHAnsi" w:cstheme="minorHAnsi"/>
        </w:rPr>
      </w:pPr>
      <w:r w:rsidRPr="00596925">
        <w:rPr>
          <w:rFonts w:asciiTheme="minorHAnsi" w:hAnsiTheme="minorHAnsi" w:cstheme="minorHAnsi"/>
        </w:rPr>
        <w:t xml:space="preserve">Da RL sui processi gestionali la cui responsabilità diretta è di </w:t>
      </w:r>
      <w:r w:rsidR="00F35D86" w:rsidRPr="00596925">
        <w:rPr>
          <w:rFonts w:asciiTheme="minorHAnsi" w:hAnsiTheme="minorHAnsi" w:cstheme="minorHAnsi"/>
        </w:rPr>
        <w:t>DG</w:t>
      </w:r>
      <w:r w:rsidRPr="00596925">
        <w:rPr>
          <w:rFonts w:asciiTheme="minorHAnsi" w:hAnsiTheme="minorHAnsi" w:cstheme="minorHAnsi"/>
        </w:rPr>
        <w:t xml:space="preserve"> e su quelli il cui responsabile è RQL;</w:t>
      </w:r>
    </w:p>
    <w:p w14:paraId="3E6E8F38" w14:textId="2012D33E" w:rsidR="00C80834" w:rsidRPr="00596925" w:rsidRDefault="00C80834" w:rsidP="00EE5563">
      <w:pPr>
        <w:pStyle w:val="testo"/>
        <w:numPr>
          <w:ilvl w:val="0"/>
          <w:numId w:val="45"/>
        </w:numPr>
        <w:rPr>
          <w:rFonts w:asciiTheme="minorHAnsi" w:hAnsiTheme="minorHAnsi" w:cstheme="minorHAnsi"/>
        </w:rPr>
      </w:pPr>
      <w:r w:rsidRPr="00596925">
        <w:rPr>
          <w:rFonts w:asciiTheme="minorHAnsi" w:hAnsiTheme="minorHAnsi" w:cstheme="minorHAnsi"/>
        </w:rPr>
        <w:t xml:space="preserve">Da RQL o altra figura interna o che non </w:t>
      </w:r>
      <w:r w:rsidR="004C1E71" w:rsidRPr="00596925">
        <w:rPr>
          <w:rFonts w:asciiTheme="minorHAnsi" w:hAnsiTheme="minorHAnsi" w:cstheme="minorHAnsi"/>
        </w:rPr>
        <w:t>è coinvolta nella gestione del s</w:t>
      </w:r>
      <w:r w:rsidRPr="00596925">
        <w:rPr>
          <w:rFonts w:asciiTheme="minorHAnsi" w:hAnsiTheme="minorHAnsi" w:cstheme="minorHAnsi"/>
        </w:rPr>
        <w:t>istema</w:t>
      </w:r>
      <w:r w:rsidR="004C1E71" w:rsidRPr="00596925">
        <w:rPr>
          <w:rFonts w:asciiTheme="minorHAnsi" w:hAnsiTheme="minorHAnsi" w:cstheme="minorHAnsi"/>
        </w:rPr>
        <w:t xml:space="preserve"> qualità</w:t>
      </w:r>
      <w:r w:rsidRPr="00596925">
        <w:rPr>
          <w:rFonts w:asciiTheme="minorHAnsi" w:hAnsiTheme="minorHAnsi" w:cstheme="minorHAnsi"/>
        </w:rPr>
        <w:t>, sui processi operativi la cui responsabilità diretta è di RL.</w:t>
      </w:r>
    </w:p>
    <w:p w14:paraId="22ADA1E7" w14:textId="77777777" w:rsidR="00A160FA" w:rsidRPr="00596925" w:rsidRDefault="00A160FA" w:rsidP="00A160FA">
      <w:pPr>
        <w:pStyle w:val="testo"/>
        <w:ind w:left="0"/>
        <w:rPr>
          <w:rFonts w:asciiTheme="minorHAnsi" w:hAnsiTheme="minorHAnsi" w:cstheme="minorHAnsi"/>
        </w:rPr>
      </w:pPr>
    </w:p>
    <w:p w14:paraId="6D8BF350" w14:textId="554653E3" w:rsidR="00C80834" w:rsidRPr="00596925" w:rsidRDefault="00C80834" w:rsidP="00A160FA">
      <w:pPr>
        <w:pStyle w:val="testo"/>
        <w:ind w:left="0"/>
        <w:rPr>
          <w:rFonts w:asciiTheme="minorHAnsi" w:hAnsiTheme="minorHAnsi" w:cstheme="minorHAnsi"/>
        </w:rPr>
      </w:pPr>
      <w:r w:rsidRPr="00596925">
        <w:rPr>
          <w:rFonts w:asciiTheme="minorHAnsi" w:hAnsiTheme="minorHAnsi" w:cstheme="minorHAnsi"/>
        </w:rPr>
        <w:t>Eventualmente alcuni audit possono essere svolti da personale esterno che ha partecipa</w:t>
      </w:r>
      <w:r w:rsidR="004C1E71" w:rsidRPr="00596925">
        <w:rPr>
          <w:rFonts w:asciiTheme="minorHAnsi" w:hAnsiTheme="minorHAnsi" w:cstheme="minorHAnsi"/>
        </w:rPr>
        <w:t>to a corsi per la qualifica di v</w:t>
      </w:r>
      <w:r w:rsidRPr="00596925">
        <w:rPr>
          <w:rFonts w:asciiTheme="minorHAnsi" w:hAnsiTheme="minorHAnsi" w:cstheme="minorHAnsi"/>
        </w:rPr>
        <w:t xml:space="preserve">alutatore </w:t>
      </w:r>
      <w:r w:rsidR="004C1E71" w:rsidRPr="00596925">
        <w:rPr>
          <w:rFonts w:asciiTheme="minorHAnsi" w:hAnsiTheme="minorHAnsi" w:cstheme="minorHAnsi"/>
        </w:rPr>
        <w:t>s</w:t>
      </w:r>
      <w:r w:rsidRPr="00596925">
        <w:rPr>
          <w:rFonts w:asciiTheme="minorHAnsi" w:hAnsiTheme="minorHAnsi" w:cstheme="minorHAnsi"/>
        </w:rPr>
        <w:t>istemi</w:t>
      </w:r>
      <w:r w:rsidR="004C1E71" w:rsidRPr="00596925">
        <w:rPr>
          <w:rFonts w:asciiTheme="minorHAnsi" w:hAnsiTheme="minorHAnsi" w:cstheme="minorHAnsi"/>
        </w:rPr>
        <w:t xml:space="preserve"> di gestione per la</w:t>
      </w:r>
      <w:r w:rsidRPr="00596925">
        <w:rPr>
          <w:rFonts w:asciiTheme="minorHAnsi" w:hAnsiTheme="minorHAnsi" w:cstheme="minorHAnsi"/>
        </w:rPr>
        <w:t xml:space="preserve"> </w:t>
      </w:r>
      <w:r w:rsidR="004C1E71" w:rsidRPr="00596925">
        <w:rPr>
          <w:rFonts w:asciiTheme="minorHAnsi" w:hAnsiTheme="minorHAnsi" w:cstheme="minorHAnsi"/>
        </w:rPr>
        <w:t>qualità (in conformità alla norma UNI EN ISO 19011, superando</w:t>
      </w:r>
      <w:r w:rsidRPr="00596925">
        <w:rPr>
          <w:rFonts w:asciiTheme="minorHAnsi" w:hAnsiTheme="minorHAnsi" w:cstheme="minorHAnsi"/>
        </w:rPr>
        <w:t xml:space="preserve"> le prove richieste</w:t>
      </w:r>
      <w:r w:rsidR="004C1E71" w:rsidRPr="00596925">
        <w:rPr>
          <w:rFonts w:asciiTheme="minorHAnsi" w:hAnsiTheme="minorHAnsi" w:cstheme="minorHAnsi"/>
        </w:rPr>
        <w:t xml:space="preserve">) avente almeno 5 anni di esperienza in qualità di </w:t>
      </w:r>
      <w:r w:rsidR="004C1E71" w:rsidRPr="00596925">
        <w:rPr>
          <w:rFonts w:asciiTheme="minorHAnsi" w:hAnsiTheme="minorHAnsi" w:cstheme="minorHAnsi"/>
          <w:i/>
        </w:rPr>
        <w:t>Lead Auditor</w:t>
      </w:r>
      <w:r w:rsidR="004C1E71" w:rsidRPr="00596925">
        <w:rPr>
          <w:rFonts w:asciiTheme="minorHAnsi" w:hAnsiTheme="minorHAnsi" w:cstheme="minorHAnsi"/>
        </w:rPr>
        <w:t xml:space="preserve"> sistemi di gestione per la qualità. </w:t>
      </w:r>
      <w:r w:rsidRPr="00596925">
        <w:rPr>
          <w:rFonts w:asciiTheme="minorHAnsi" w:hAnsiTheme="minorHAnsi" w:cstheme="minorHAnsi"/>
        </w:rPr>
        <w:t>Nel M</w:t>
      </w:r>
      <w:r w:rsidR="00F35D86" w:rsidRPr="00596925">
        <w:rPr>
          <w:rFonts w:asciiTheme="minorHAnsi" w:hAnsiTheme="minorHAnsi" w:cstheme="minorHAnsi"/>
        </w:rPr>
        <w:t>128</w:t>
      </w:r>
      <w:r w:rsidR="00BE6697">
        <w:rPr>
          <w:rFonts w:asciiTheme="minorHAnsi" w:hAnsiTheme="minorHAnsi" w:cstheme="minorHAnsi"/>
        </w:rPr>
        <w:t>_</w:t>
      </w:r>
      <w:r w:rsidRPr="00596925">
        <w:rPr>
          <w:rFonts w:asciiTheme="minorHAnsi" w:hAnsiTheme="minorHAnsi" w:cstheme="minorHAnsi"/>
        </w:rPr>
        <w:t>Rapporto di verifica ispettiva sono stabiliti i criteri dell’audit quali: la politica e gli obiettivi per la qualità relativi al processo preso in considerazione, le procedure, i documenti di riferimento del processo da valutare, le registrazioni</w:t>
      </w:r>
      <w:r w:rsidR="004C1E71" w:rsidRPr="00596925">
        <w:rPr>
          <w:rFonts w:asciiTheme="minorHAnsi" w:hAnsiTheme="minorHAnsi" w:cstheme="minorHAnsi"/>
        </w:rPr>
        <w:t xml:space="preserve"> prodotte</w:t>
      </w:r>
      <w:r w:rsidRPr="00596925">
        <w:rPr>
          <w:rFonts w:asciiTheme="minorHAnsi" w:hAnsiTheme="minorHAnsi" w:cstheme="minorHAnsi"/>
        </w:rPr>
        <w:t>.</w:t>
      </w:r>
    </w:p>
    <w:p w14:paraId="2D0241DE" w14:textId="77777777" w:rsidR="00C80834" w:rsidRPr="00596925" w:rsidRDefault="00C80834" w:rsidP="00A160FA">
      <w:pPr>
        <w:pStyle w:val="testo"/>
        <w:ind w:left="0"/>
        <w:rPr>
          <w:rFonts w:asciiTheme="minorHAnsi" w:hAnsiTheme="minorHAnsi" w:cstheme="minorHAnsi"/>
        </w:rPr>
      </w:pPr>
      <w:r w:rsidRPr="00596925">
        <w:rPr>
          <w:rFonts w:asciiTheme="minorHAnsi" w:hAnsiTheme="minorHAnsi" w:cstheme="minorHAnsi"/>
        </w:rPr>
        <w:t>Sono quindi definiti i documenti da utilizzare: liste di riscontro, moduli per la registrazione delle osservazioni, moduli per la stesura del rapporto e presentazione dei risultati.</w:t>
      </w:r>
    </w:p>
    <w:p w14:paraId="52F3FDA2" w14:textId="77777777" w:rsidR="00C80834" w:rsidRPr="00596925" w:rsidRDefault="00C80834" w:rsidP="00A160FA">
      <w:pPr>
        <w:pStyle w:val="testo"/>
        <w:ind w:left="0"/>
        <w:rPr>
          <w:rFonts w:asciiTheme="minorHAnsi" w:hAnsiTheme="minorHAnsi" w:cstheme="minorHAnsi"/>
        </w:rPr>
      </w:pPr>
      <w:r w:rsidRPr="00596925">
        <w:rPr>
          <w:rFonts w:asciiTheme="minorHAnsi" w:hAnsiTheme="minorHAnsi" w:cstheme="minorHAnsi"/>
        </w:rPr>
        <w:t>L’audit viene eseguito nelle aree dove si svolgono le attività; le evidenze devono essere raccolte mediante interviste, esami di documenti ed osservazioni dell’attività.</w:t>
      </w:r>
    </w:p>
    <w:p w14:paraId="75561454" w14:textId="77777777" w:rsidR="00C80834" w:rsidRDefault="00C80834" w:rsidP="00A160FA">
      <w:pPr>
        <w:pStyle w:val="testo"/>
        <w:ind w:left="0"/>
        <w:rPr>
          <w:ins w:id="190" w:author="MICROBIOLOGIA" w:date="2026-02-18T11:57:00Z" w16du:dateUtc="2026-02-18T10:57:00Z"/>
          <w:rFonts w:asciiTheme="minorHAnsi" w:hAnsiTheme="minorHAnsi" w:cstheme="minorHAnsi"/>
        </w:rPr>
      </w:pPr>
      <w:r w:rsidRPr="00596925">
        <w:rPr>
          <w:rFonts w:asciiTheme="minorHAnsi" w:hAnsiTheme="minorHAnsi" w:cstheme="minorHAnsi"/>
        </w:rPr>
        <w:t>Le informazioni ottenute e le evidenze raccolte devono essere annotate ed approfondite in modo adeguato, le osservazioni emerse devono essere annotate.</w:t>
      </w:r>
    </w:p>
    <w:p w14:paraId="189BF412" w14:textId="02DBB31F" w:rsidR="00BE6697" w:rsidRPr="00596925" w:rsidDel="00DC258D" w:rsidRDefault="00BE6697" w:rsidP="00A160FA">
      <w:pPr>
        <w:pStyle w:val="testo"/>
        <w:ind w:left="0"/>
        <w:rPr>
          <w:del w:id="191" w:author="MICROBIOLOGIA" w:date="2026-02-18T11:58:00Z" w16du:dateUtc="2026-02-18T10:58:00Z"/>
          <w:rFonts w:asciiTheme="minorHAnsi" w:hAnsiTheme="minorHAnsi" w:cstheme="minorHAnsi"/>
        </w:rPr>
      </w:pPr>
      <w:ins w:id="192" w:author="MICROBIOLOGIA" w:date="2026-02-18T11:57:00Z" w16du:dateUtc="2026-02-18T10:57:00Z">
        <w:r>
          <w:rPr>
            <w:rStyle w:val="CharacterStyle2"/>
            <w:rFonts w:asciiTheme="minorHAnsi" w:hAnsiTheme="minorHAnsi" w:cstheme="minorHAnsi"/>
            <w:w w:val="105"/>
          </w:rPr>
          <w:t xml:space="preserve">Come </w:t>
        </w:r>
        <w:r w:rsidRPr="00596925">
          <w:rPr>
            <w:rStyle w:val="CharacterStyle2"/>
            <w:rFonts w:asciiTheme="minorHAnsi" w:hAnsiTheme="minorHAnsi" w:cstheme="minorHAnsi"/>
            <w:w w:val="105"/>
          </w:rPr>
          <w:t>per le visite di accreditamento/sorveglianza ACCREDIA, i rilievi</w:t>
        </w:r>
        <w:r>
          <w:rPr>
            <w:rStyle w:val="CharacterStyle2"/>
            <w:rFonts w:asciiTheme="minorHAnsi" w:hAnsiTheme="minorHAnsi" w:cstheme="minorHAnsi"/>
            <w:w w:val="105"/>
          </w:rPr>
          <w:t xml:space="preserve"> riscontrati in fase di </w:t>
        </w:r>
        <w:r w:rsidR="00DC258D">
          <w:rPr>
            <w:rStyle w:val="CharacterStyle2"/>
            <w:rFonts w:asciiTheme="minorHAnsi" w:hAnsiTheme="minorHAnsi" w:cstheme="minorHAnsi"/>
            <w:w w:val="105"/>
          </w:rPr>
          <w:t>audit interno</w:t>
        </w:r>
      </w:ins>
      <w:ins w:id="193" w:author="MICROBIOLOGIA" w:date="2026-02-18T11:58:00Z" w16du:dateUtc="2026-02-18T10:58:00Z">
        <w:r w:rsidR="00DC258D">
          <w:rPr>
            <w:rStyle w:val="CharacterStyle2"/>
            <w:rFonts w:asciiTheme="minorHAnsi" w:hAnsiTheme="minorHAnsi" w:cstheme="minorHAnsi"/>
            <w:w w:val="105"/>
          </w:rPr>
          <w:t xml:space="preserve"> vengono</w:t>
        </w:r>
      </w:ins>
      <w:ins w:id="194" w:author="MICROBIOLOGIA" w:date="2026-02-18T11:57:00Z" w16du:dateUtc="2026-02-18T10:57:00Z">
        <w:r w:rsidRPr="00596925">
          <w:rPr>
            <w:rStyle w:val="CharacterStyle2"/>
            <w:rFonts w:asciiTheme="minorHAnsi" w:hAnsiTheme="minorHAnsi" w:cstheme="minorHAnsi"/>
            <w:w w:val="105"/>
          </w:rPr>
          <w:t xml:space="preserve"> classificati come</w:t>
        </w:r>
      </w:ins>
      <w:ins w:id="195" w:author="MICROBIOLOGIA" w:date="2026-02-18T11:58:00Z" w16du:dateUtc="2026-02-18T10:58:00Z">
        <w:r w:rsidR="00DC258D">
          <w:rPr>
            <w:rStyle w:val="CharacterStyle2"/>
            <w:rFonts w:asciiTheme="minorHAnsi" w:hAnsiTheme="minorHAnsi" w:cstheme="minorHAnsi"/>
            <w:w w:val="105"/>
          </w:rPr>
          <w:t>:</w:t>
        </w:r>
      </w:ins>
      <w:ins w:id="196" w:author="MICROBIOLOGIA" w:date="2026-02-18T11:57:00Z" w16du:dateUtc="2026-02-18T10:57:00Z">
        <w:r w:rsidRPr="00596925">
          <w:rPr>
            <w:rStyle w:val="CharacterStyle2"/>
            <w:rFonts w:asciiTheme="minorHAnsi" w:hAnsiTheme="minorHAnsi" w:cstheme="minorHAnsi"/>
            <w:w w:val="105"/>
          </w:rPr>
          <w:t xml:space="preserve"> “NC – Non conformità” sono considerati </w:t>
        </w:r>
        <w:r w:rsidRPr="00596925">
          <w:rPr>
            <w:rFonts w:asciiTheme="minorHAnsi" w:hAnsiTheme="minorHAnsi" w:cstheme="minorHAnsi"/>
          </w:rPr>
          <w:t xml:space="preserve">non conformità “ad alto rischio”, i rilievi classificati come “OSS – Osservazione” sono considerati “a medio rischio” mentre i “COM – Commenti” sono considerati “a basso rischio”. </w:t>
        </w:r>
      </w:ins>
    </w:p>
    <w:p w14:paraId="0256CA9D" w14:textId="730C01D5" w:rsidR="00C80834" w:rsidRDefault="00C80834" w:rsidP="00A160FA">
      <w:pPr>
        <w:pStyle w:val="testo"/>
        <w:ind w:left="0"/>
        <w:rPr>
          <w:ins w:id="197" w:author="MICROBIOLOGIA" w:date="2026-02-18T12:34:00Z" w16du:dateUtc="2026-02-18T11:34:00Z"/>
          <w:rFonts w:asciiTheme="minorHAnsi" w:hAnsiTheme="minorHAnsi" w:cstheme="minorHAnsi"/>
        </w:rPr>
      </w:pPr>
      <w:r w:rsidRPr="00596925">
        <w:rPr>
          <w:rFonts w:asciiTheme="minorHAnsi" w:hAnsiTheme="minorHAnsi" w:cstheme="minorHAnsi"/>
        </w:rPr>
        <w:t>Gli audit sono a campione: nel caso in cui il valutatore rilevi una non conformità, stabilisce come estendere le sue verifiche ad altri documenti e/o</w:t>
      </w:r>
      <w:r w:rsidR="00F66E4E" w:rsidRPr="00596925">
        <w:rPr>
          <w:rFonts w:asciiTheme="minorHAnsi" w:hAnsiTheme="minorHAnsi" w:cstheme="minorHAnsi"/>
        </w:rPr>
        <w:t>d</w:t>
      </w:r>
      <w:r w:rsidRPr="00596925">
        <w:rPr>
          <w:rFonts w:asciiTheme="minorHAnsi" w:hAnsiTheme="minorHAnsi" w:cstheme="minorHAnsi"/>
        </w:rPr>
        <w:t xml:space="preserve"> operatori. </w:t>
      </w:r>
    </w:p>
    <w:p w14:paraId="55E955C4" w14:textId="77777777" w:rsidR="00F85CBA" w:rsidRPr="00596925" w:rsidRDefault="00F85CBA" w:rsidP="00A160FA">
      <w:pPr>
        <w:pStyle w:val="testo"/>
        <w:ind w:left="0"/>
        <w:rPr>
          <w:rFonts w:asciiTheme="minorHAnsi" w:hAnsiTheme="minorHAnsi" w:cstheme="minorHAnsi"/>
        </w:rPr>
      </w:pPr>
    </w:p>
    <w:p w14:paraId="56A79252" w14:textId="47E712CA" w:rsidR="00C80834" w:rsidRPr="00596925" w:rsidRDefault="00C80834" w:rsidP="00A160FA">
      <w:pPr>
        <w:pStyle w:val="testo"/>
        <w:ind w:left="0"/>
        <w:rPr>
          <w:rFonts w:asciiTheme="minorHAnsi" w:hAnsiTheme="minorHAnsi" w:cstheme="minorHAnsi"/>
        </w:rPr>
      </w:pPr>
      <w:r w:rsidRPr="00596925">
        <w:rPr>
          <w:rFonts w:asciiTheme="minorHAnsi" w:hAnsiTheme="minorHAnsi" w:cstheme="minorHAnsi"/>
        </w:rPr>
        <w:lastRenderedPageBreak/>
        <w:t>Le indicazioni dei documenti e delle persone intervistate durante l’audit devono essere riportate sul modulo M</w:t>
      </w:r>
      <w:r w:rsidR="00F35D86" w:rsidRPr="00596925">
        <w:rPr>
          <w:rFonts w:asciiTheme="minorHAnsi" w:hAnsiTheme="minorHAnsi" w:cstheme="minorHAnsi"/>
        </w:rPr>
        <w:t>128</w:t>
      </w:r>
      <w:r w:rsidR="00BE6697">
        <w:rPr>
          <w:rFonts w:asciiTheme="minorHAnsi" w:hAnsiTheme="minorHAnsi" w:cstheme="minorHAnsi"/>
        </w:rPr>
        <w:t>_</w:t>
      </w:r>
      <w:r w:rsidRPr="00596925">
        <w:rPr>
          <w:rFonts w:asciiTheme="minorHAnsi" w:hAnsiTheme="minorHAnsi" w:cstheme="minorHAnsi"/>
        </w:rPr>
        <w:t>Rapporto di verifica ispettiva.</w:t>
      </w:r>
    </w:p>
    <w:p w14:paraId="75A530D9" w14:textId="77777777" w:rsidR="00C80834" w:rsidRPr="00596925" w:rsidRDefault="00C80834" w:rsidP="00C80834">
      <w:pPr>
        <w:pStyle w:val="testo"/>
        <w:rPr>
          <w:rFonts w:asciiTheme="minorHAnsi" w:hAnsiTheme="minorHAnsi" w:cstheme="minorHAnsi"/>
        </w:rPr>
      </w:pPr>
    </w:p>
    <w:p w14:paraId="5D4FFC9A" w14:textId="3B30FE2B" w:rsidR="00C80834" w:rsidRPr="00596925" w:rsidRDefault="00C80834" w:rsidP="00A160FA">
      <w:pPr>
        <w:pStyle w:val="testo"/>
        <w:ind w:left="0"/>
        <w:rPr>
          <w:rFonts w:asciiTheme="minorHAnsi" w:hAnsiTheme="minorHAnsi" w:cstheme="minorHAnsi"/>
        </w:rPr>
      </w:pPr>
      <w:r w:rsidRPr="00596925">
        <w:rPr>
          <w:rFonts w:asciiTheme="minorHAnsi" w:hAnsiTheme="minorHAnsi" w:cstheme="minorHAnsi"/>
        </w:rPr>
        <w:t xml:space="preserve">Al termine delle verifiche, il valutatore predispone il </w:t>
      </w:r>
      <w:r w:rsidR="00F35D86" w:rsidRPr="00596925">
        <w:rPr>
          <w:rFonts w:asciiTheme="minorHAnsi" w:hAnsiTheme="minorHAnsi" w:cstheme="minorHAnsi"/>
        </w:rPr>
        <w:t xml:space="preserve">M128 </w:t>
      </w:r>
      <w:r w:rsidRPr="00596925">
        <w:rPr>
          <w:rFonts w:asciiTheme="minorHAnsi" w:hAnsiTheme="minorHAnsi" w:cstheme="minorHAnsi"/>
        </w:rPr>
        <w:t>indicando:</w:t>
      </w:r>
    </w:p>
    <w:p w14:paraId="7A28DCDA" w14:textId="77777777" w:rsidR="00A160FA" w:rsidRPr="00596925" w:rsidRDefault="00A160FA" w:rsidP="00A160FA">
      <w:pPr>
        <w:pStyle w:val="testo"/>
        <w:ind w:left="0"/>
        <w:rPr>
          <w:rFonts w:asciiTheme="minorHAnsi" w:hAnsiTheme="minorHAnsi" w:cstheme="minorHAnsi"/>
        </w:rPr>
      </w:pPr>
    </w:p>
    <w:p w14:paraId="609A7EE1" w14:textId="77777777" w:rsidR="00C80834" w:rsidRPr="00596925" w:rsidRDefault="00C80834" w:rsidP="00C80834">
      <w:pPr>
        <w:pStyle w:val="testo"/>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t>Data della verifica;</w:t>
      </w:r>
    </w:p>
    <w:p w14:paraId="22025CE6" w14:textId="77777777" w:rsidR="00C80834" w:rsidRPr="00596925" w:rsidRDefault="00C80834" w:rsidP="00C80834">
      <w:pPr>
        <w:pStyle w:val="testo"/>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t>Nome del valutatore;</w:t>
      </w:r>
    </w:p>
    <w:p w14:paraId="4FB2B141" w14:textId="77777777" w:rsidR="00C80834" w:rsidRPr="00596925" w:rsidRDefault="00C80834" w:rsidP="00C80834">
      <w:pPr>
        <w:pStyle w:val="testo"/>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t>Persone presenti alla verifica e settore di competenza;</w:t>
      </w:r>
    </w:p>
    <w:p w14:paraId="1546F251" w14:textId="77777777" w:rsidR="00C80834" w:rsidRPr="00596925" w:rsidRDefault="00C80834" w:rsidP="00C80834">
      <w:pPr>
        <w:pStyle w:val="testo"/>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t>Procedura oggetto della verifica;</w:t>
      </w:r>
    </w:p>
    <w:p w14:paraId="5DCACFE3" w14:textId="2EAF45BC" w:rsidR="00C80834" w:rsidRPr="00596925" w:rsidRDefault="00C80834" w:rsidP="00C80834">
      <w:pPr>
        <w:pStyle w:val="testo"/>
        <w:rPr>
          <w:rFonts w:asciiTheme="minorHAnsi" w:hAnsiTheme="minorHAnsi" w:cstheme="minorHAnsi"/>
        </w:rPr>
      </w:pPr>
      <w:r w:rsidRPr="00596925">
        <w:rPr>
          <w:rFonts w:asciiTheme="minorHAnsi" w:hAnsiTheme="minorHAnsi" w:cstheme="minorHAnsi"/>
        </w:rPr>
        <w:t></w:t>
      </w:r>
      <w:r w:rsidRPr="00596925">
        <w:rPr>
          <w:rFonts w:asciiTheme="minorHAnsi" w:hAnsiTheme="minorHAnsi" w:cstheme="minorHAnsi"/>
        </w:rPr>
        <w:tab/>
        <w:t>Esito del controllo (non conformità/osservazioni/raccomandazioni per il miglioramento</w:t>
      </w:r>
      <w:r w:rsidR="00F66E4E" w:rsidRPr="00596925">
        <w:rPr>
          <w:rFonts w:asciiTheme="minorHAnsi" w:hAnsiTheme="minorHAnsi" w:cstheme="minorHAnsi"/>
        </w:rPr>
        <w:t>).</w:t>
      </w:r>
    </w:p>
    <w:p w14:paraId="0CAD9168" w14:textId="77777777" w:rsidR="00A160FA" w:rsidRPr="00596925" w:rsidRDefault="00A160FA" w:rsidP="00A160FA">
      <w:pPr>
        <w:pStyle w:val="testo"/>
        <w:ind w:left="0"/>
        <w:rPr>
          <w:rFonts w:asciiTheme="minorHAnsi" w:hAnsiTheme="minorHAnsi" w:cstheme="minorHAnsi"/>
        </w:rPr>
      </w:pPr>
    </w:p>
    <w:p w14:paraId="40CC4761" w14:textId="05A3025F" w:rsidR="00C80834" w:rsidRPr="00596925" w:rsidRDefault="00C80834" w:rsidP="00A160FA">
      <w:pPr>
        <w:pStyle w:val="testo"/>
        <w:ind w:left="0"/>
        <w:rPr>
          <w:rFonts w:asciiTheme="minorHAnsi" w:hAnsiTheme="minorHAnsi" w:cstheme="minorHAnsi"/>
        </w:rPr>
      </w:pPr>
      <w:r w:rsidRPr="00596925">
        <w:rPr>
          <w:rFonts w:asciiTheme="minorHAnsi" w:hAnsiTheme="minorHAnsi" w:cstheme="minorHAnsi"/>
        </w:rPr>
        <w:t>Le risultanze e le conclusioni dell’audit, basate sulle evidenze oggettive raccolte, sono registrate e messe a conoscenza dell</w:t>
      </w:r>
      <w:r w:rsidR="00F66E4E" w:rsidRPr="00596925">
        <w:rPr>
          <w:rFonts w:asciiTheme="minorHAnsi" w:hAnsiTheme="minorHAnsi" w:cstheme="minorHAnsi"/>
        </w:rPr>
        <w:t>e funzioni interessate e della d</w:t>
      </w:r>
      <w:r w:rsidRPr="00596925">
        <w:rPr>
          <w:rFonts w:asciiTheme="minorHAnsi" w:hAnsiTheme="minorHAnsi" w:cstheme="minorHAnsi"/>
        </w:rPr>
        <w:t>irezione</w:t>
      </w:r>
      <w:r w:rsidR="00F66E4E" w:rsidRPr="00596925">
        <w:rPr>
          <w:rFonts w:asciiTheme="minorHAnsi" w:hAnsiTheme="minorHAnsi" w:cstheme="minorHAnsi"/>
        </w:rPr>
        <w:t xml:space="preserve"> </w:t>
      </w:r>
      <w:r w:rsidR="00402A13" w:rsidRPr="00596925">
        <w:rPr>
          <w:rFonts w:asciiTheme="minorHAnsi" w:hAnsiTheme="minorHAnsi" w:cstheme="minorHAnsi"/>
        </w:rPr>
        <w:t>del Laboratorio</w:t>
      </w:r>
      <w:r w:rsidR="00385DD6" w:rsidRPr="00596925">
        <w:rPr>
          <w:rFonts w:asciiTheme="minorHAnsi" w:hAnsiTheme="minorHAnsi" w:cstheme="minorHAnsi"/>
        </w:rPr>
        <w:t>, vengono altresì riportate informazioni sul grado di completezza e disponibilità dei documenti/registrazioni relativi ai singoli metodi di prova in accreditamento sottoposti ad audit.</w:t>
      </w:r>
    </w:p>
    <w:p w14:paraId="77DB20A9" w14:textId="2E5445AB" w:rsidR="00C80834" w:rsidRPr="00596925" w:rsidRDefault="00F66E4E" w:rsidP="00A160FA">
      <w:pPr>
        <w:pStyle w:val="testo"/>
        <w:ind w:left="0"/>
        <w:rPr>
          <w:rFonts w:asciiTheme="minorHAnsi" w:hAnsiTheme="minorHAnsi" w:cstheme="minorHAnsi"/>
        </w:rPr>
      </w:pPr>
      <w:r w:rsidRPr="00596925">
        <w:rPr>
          <w:rFonts w:asciiTheme="minorHAnsi" w:hAnsiTheme="minorHAnsi" w:cstheme="minorHAnsi"/>
        </w:rPr>
        <w:t>In caso di n</w:t>
      </w:r>
      <w:r w:rsidR="00C80834" w:rsidRPr="00596925">
        <w:rPr>
          <w:rFonts w:asciiTheme="minorHAnsi" w:hAnsiTheme="minorHAnsi" w:cstheme="minorHAnsi"/>
        </w:rPr>
        <w:t xml:space="preserve">on </w:t>
      </w:r>
      <w:r w:rsidRPr="00596925">
        <w:rPr>
          <w:rFonts w:asciiTheme="minorHAnsi" w:hAnsiTheme="minorHAnsi" w:cstheme="minorHAnsi"/>
        </w:rPr>
        <w:t>c</w:t>
      </w:r>
      <w:r w:rsidR="00C80834" w:rsidRPr="00596925">
        <w:rPr>
          <w:rFonts w:asciiTheme="minorHAnsi" w:hAnsiTheme="minorHAnsi" w:cstheme="minorHAnsi"/>
        </w:rPr>
        <w:t xml:space="preserve">onformità o di opportunità di miglioramento, l’audit viene seguito rispettivamente </w:t>
      </w:r>
      <w:r w:rsidRPr="00596925">
        <w:rPr>
          <w:rFonts w:asciiTheme="minorHAnsi" w:hAnsiTheme="minorHAnsi" w:cstheme="minorHAnsi"/>
        </w:rPr>
        <w:t>da azioni correttive o da a</w:t>
      </w:r>
      <w:r w:rsidR="00C80834" w:rsidRPr="00596925">
        <w:rPr>
          <w:rFonts w:asciiTheme="minorHAnsi" w:hAnsiTheme="minorHAnsi" w:cstheme="minorHAnsi"/>
        </w:rPr>
        <w:t xml:space="preserve">zioni </w:t>
      </w:r>
      <w:r w:rsidRPr="00596925">
        <w:rPr>
          <w:rFonts w:asciiTheme="minorHAnsi" w:hAnsiTheme="minorHAnsi" w:cstheme="minorHAnsi"/>
        </w:rPr>
        <w:t>per il miglioramento</w:t>
      </w:r>
      <w:r w:rsidR="00C80834" w:rsidRPr="00596925">
        <w:rPr>
          <w:rFonts w:asciiTheme="minorHAnsi" w:hAnsiTheme="minorHAnsi" w:cstheme="minorHAnsi"/>
        </w:rPr>
        <w:t xml:space="preserve"> a cura della funzione interessata.</w:t>
      </w:r>
    </w:p>
    <w:p w14:paraId="255F5FC3" w14:textId="6615683A" w:rsidR="00F66E4E" w:rsidRPr="00596925" w:rsidRDefault="00C80834" w:rsidP="002845F7">
      <w:pPr>
        <w:pStyle w:val="testo"/>
        <w:ind w:left="0"/>
        <w:rPr>
          <w:rFonts w:asciiTheme="minorHAnsi" w:hAnsiTheme="minorHAnsi" w:cstheme="minorHAnsi"/>
        </w:rPr>
      </w:pPr>
      <w:r w:rsidRPr="00596925">
        <w:rPr>
          <w:rFonts w:asciiTheme="minorHAnsi" w:hAnsiTheme="minorHAnsi" w:cstheme="minorHAnsi"/>
        </w:rPr>
        <w:t>Nel caso in cui da un audit emerga il dubbio sull’</w:t>
      </w:r>
      <w:r w:rsidR="00502225" w:rsidRPr="00596925">
        <w:rPr>
          <w:rFonts w:asciiTheme="minorHAnsi" w:hAnsiTheme="minorHAnsi" w:cstheme="minorHAnsi"/>
        </w:rPr>
        <w:t>accuratezza</w:t>
      </w:r>
      <w:r w:rsidRPr="00596925">
        <w:rPr>
          <w:rFonts w:asciiTheme="minorHAnsi" w:hAnsiTheme="minorHAnsi" w:cstheme="minorHAnsi"/>
        </w:rPr>
        <w:t xml:space="preserve"> </w:t>
      </w:r>
      <w:r w:rsidR="00F66E4E" w:rsidRPr="00596925">
        <w:rPr>
          <w:rFonts w:asciiTheme="minorHAnsi" w:hAnsiTheme="minorHAnsi" w:cstheme="minorHAnsi"/>
        </w:rPr>
        <w:t>(giustezza e</w:t>
      </w:r>
      <w:r w:rsidR="00C92A7B" w:rsidRPr="00596925">
        <w:rPr>
          <w:rFonts w:asciiTheme="minorHAnsi" w:hAnsiTheme="minorHAnsi" w:cstheme="minorHAnsi"/>
        </w:rPr>
        <w:t xml:space="preserve"> precisione) </w:t>
      </w:r>
      <w:r w:rsidRPr="00596925">
        <w:rPr>
          <w:rFonts w:asciiTheme="minorHAnsi" w:hAnsiTheme="minorHAnsi" w:cstheme="minorHAnsi"/>
        </w:rPr>
        <w:t>o sulla validità dei risultati di prova, il laboratorio informa per iscritto il cliente relativamente all’avvenuto riscontro ed alle azioni intraprese e può addivenire al blocco delle prove stesse.</w:t>
      </w:r>
    </w:p>
    <w:p w14:paraId="0A95DCA7" w14:textId="77777777" w:rsidR="002845F7" w:rsidRPr="00596925" w:rsidRDefault="002845F7" w:rsidP="002845F7">
      <w:pPr>
        <w:pStyle w:val="testo"/>
        <w:ind w:left="0"/>
        <w:rPr>
          <w:rFonts w:asciiTheme="minorHAnsi" w:hAnsiTheme="minorHAnsi" w:cstheme="minorHAnsi"/>
        </w:rPr>
      </w:pPr>
    </w:p>
    <w:p w14:paraId="6F5BB304" w14:textId="54BCA655" w:rsidR="0052313E" w:rsidRPr="00596925" w:rsidRDefault="00C53173" w:rsidP="00122238">
      <w:pPr>
        <w:pStyle w:val="Titolo2"/>
        <w:rPr>
          <w:rFonts w:asciiTheme="minorHAnsi" w:hAnsiTheme="minorHAnsi" w:cstheme="minorHAnsi"/>
          <w:color w:val="002060"/>
        </w:rPr>
      </w:pPr>
      <w:bookmarkStart w:id="198" w:name="_Toc169248544"/>
      <w:r w:rsidRPr="00596925">
        <w:rPr>
          <w:rFonts w:asciiTheme="minorHAnsi" w:hAnsiTheme="minorHAnsi" w:cstheme="minorHAnsi"/>
          <w:color w:val="002060"/>
        </w:rPr>
        <w:t xml:space="preserve">8.9 Riesame </w:t>
      </w:r>
      <w:r w:rsidR="00D64CB6" w:rsidRPr="00596925">
        <w:rPr>
          <w:rFonts w:asciiTheme="minorHAnsi" w:hAnsiTheme="minorHAnsi" w:cstheme="minorHAnsi"/>
          <w:color w:val="002060"/>
        </w:rPr>
        <w:t>di</w:t>
      </w:r>
      <w:r w:rsidRPr="00596925">
        <w:rPr>
          <w:rFonts w:asciiTheme="minorHAnsi" w:hAnsiTheme="minorHAnsi" w:cstheme="minorHAnsi"/>
          <w:color w:val="002060"/>
        </w:rPr>
        <w:t xml:space="preserve"> direzione</w:t>
      </w:r>
      <w:bookmarkEnd w:id="198"/>
    </w:p>
    <w:p w14:paraId="419968A1" w14:textId="6445ECA9" w:rsidR="000D4537" w:rsidRPr="00596925" w:rsidRDefault="000D4537" w:rsidP="00D3522A">
      <w:pPr>
        <w:pStyle w:val="testo"/>
        <w:ind w:left="0"/>
        <w:rPr>
          <w:rFonts w:asciiTheme="minorHAnsi" w:hAnsiTheme="minorHAnsi" w:cstheme="minorHAnsi"/>
        </w:rPr>
      </w:pPr>
      <w:r w:rsidRPr="00596925">
        <w:rPr>
          <w:rFonts w:asciiTheme="minorHAnsi" w:hAnsiTheme="minorHAnsi" w:cstheme="minorHAnsi"/>
        </w:rPr>
        <w:t>All’inizio dell’anno RQL raccoglie informazioni dalle diverse funzioni sui risultati dei controlli qualità eseguiti internamente e dei confronti inter-laboratorio, sullo stato di manutenzione e di conferma metrologica delle attrezzature, sulle problematiche relat</w:t>
      </w:r>
      <w:r w:rsidR="00DA5E20" w:rsidRPr="00596925">
        <w:rPr>
          <w:rFonts w:asciiTheme="minorHAnsi" w:hAnsiTheme="minorHAnsi" w:cstheme="minorHAnsi"/>
        </w:rPr>
        <w:t>ive all’ambiente di lavoro ed alla</w:t>
      </w:r>
      <w:r w:rsidRPr="00596925">
        <w:rPr>
          <w:rFonts w:asciiTheme="minorHAnsi" w:hAnsiTheme="minorHAnsi" w:cstheme="minorHAnsi"/>
        </w:rPr>
        <w:t xml:space="preserve"> </w:t>
      </w:r>
      <w:r w:rsidR="00DA5E20" w:rsidRPr="00596925">
        <w:rPr>
          <w:rFonts w:asciiTheme="minorHAnsi" w:hAnsiTheme="minorHAnsi" w:cstheme="minorHAnsi"/>
        </w:rPr>
        <w:t>gestione dei campioni</w:t>
      </w:r>
      <w:r w:rsidRPr="00596925">
        <w:rPr>
          <w:rFonts w:asciiTheme="minorHAnsi" w:hAnsiTheme="minorHAnsi" w:cstheme="minorHAnsi"/>
        </w:rPr>
        <w:t>, sul livello di competenza del personale e sulla formazione effettuata.</w:t>
      </w:r>
    </w:p>
    <w:p w14:paraId="354FCA6C" w14:textId="72D0C3F2" w:rsidR="000D4537" w:rsidRPr="00596925" w:rsidRDefault="000D4537" w:rsidP="00D3522A">
      <w:pPr>
        <w:pStyle w:val="testo"/>
        <w:ind w:left="0"/>
        <w:rPr>
          <w:rFonts w:asciiTheme="minorHAnsi" w:hAnsiTheme="minorHAnsi" w:cstheme="minorHAnsi"/>
        </w:rPr>
      </w:pPr>
      <w:r w:rsidRPr="00596925">
        <w:rPr>
          <w:rFonts w:asciiTheme="minorHAnsi" w:hAnsiTheme="minorHAnsi" w:cstheme="minorHAnsi"/>
        </w:rPr>
        <w:t xml:space="preserve">RQL, utilizzando l’apposito modulo </w:t>
      </w:r>
      <w:r w:rsidR="00F35D86" w:rsidRPr="00596925">
        <w:rPr>
          <w:rFonts w:asciiTheme="minorHAnsi" w:hAnsiTheme="minorHAnsi" w:cstheme="minorHAnsi"/>
        </w:rPr>
        <w:t>M1</w:t>
      </w:r>
      <w:r w:rsidR="004B3EEE">
        <w:rPr>
          <w:rFonts w:asciiTheme="minorHAnsi" w:hAnsiTheme="minorHAnsi" w:cstheme="minorHAnsi"/>
        </w:rPr>
        <w:t>26</w:t>
      </w:r>
      <w:r w:rsidRPr="00596925">
        <w:rPr>
          <w:rFonts w:asciiTheme="minorHAnsi" w:hAnsiTheme="minorHAnsi" w:cstheme="minorHAnsi"/>
        </w:rPr>
        <w:t xml:space="preserve"> provvede a </w:t>
      </w:r>
      <w:r w:rsidR="00F03B03" w:rsidRPr="00596925">
        <w:rPr>
          <w:rFonts w:asciiTheme="minorHAnsi" w:hAnsiTheme="minorHAnsi" w:cstheme="minorHAnsi"/>
        </w:rPr>
        <w:t>monitorare</w:t>
      </w:r>
      <w:r w:rsidRPr="00596925">
        <w:rPr>
          <w:rFonts w:asciiTheme="minorHAnsi" w:hAnsiTheme="minorHAnsi" w:cstheme="minorHAnsi"/>
        </w:rPr>
        <w:t xml:space="preserve"> </w:t>
      </w:r>
      <w:r w:rsidR="00F03B03" w:rsidRPr="00596925">
        <w:rPr>
          <w:rFonts w:asciiTheme="minorHAnsi" w:hAnsiTheme="minorHAnsi" w:cstheme="minorHAnsi"/>
        </w:rPr>
        <w:t>il livello di</w:t>
      </w:r>
      <w:r w:rsidRPr="00596925">
        <w:rPr>
          <w:rFonts w:asciiTheme="minorHAnsi" w:hAnsiTheme="minorHAnsi" w:cstheme="minorHAnsi"/>
        </w:rPr>
        <w:t xml:space="preserve"> soddisfazione del cliente verso il laboratorio. RQL inoltre conosce i risultati degli audit interni, di pr</w:t>
      </w:r>
      <w:r w:rsidR="00F03B03" w:rsidRPr="00596925">
        <w:rPr>
          <w:rFonts w:asciiTheme="minorHAnsi" w:hAnsiTheme="minorHAnsi" w:cstheme="minorHAnsi"/>
        </w:rPr>
        <w:t>ima, seconda e terza parte, le n</w:t>
      </w:r>
      <w:r w:rsidRPr="00596925">
        <w:rPr>
          <w:rFonts w:asciiTheme="minorHAnsi" w:hAnsiTheme="minorHAnsi" w:cstheme="minorHAnsi"/>
        </w:rPr>
        <w:t xml:space="preserve">on </w:t>
      </w:r>
      <w:r w:rsidR="00F03B03" w:rsidRPr="00596925">
        <w:rPr>
          <w:rFonts w:asciiTheme="minorHAnsi" w:hAnsiTheme="minorHAnsi" w:cstheme="minorHAnsi"/>
        </w:rPr>
        <w:t>c</w:t>
      </w:r>
      <w:r w:rsidRPr="00596925">
        <w:rPr>
          <w:rFonts w:asciiTheme="minorHAnsi" w:hAnsiTheme="minorHAnsi" w:cstheme="minorHAnsi"/>
        </w:rPr>
        <w:t>onformit</w:t>
      </w:r>
      <w:r w:rsidR="00F03B03" w:rsidRPr="00596925">
        <w:rPr>
          <w:rFonts w:asciiTheme="minorHAnsi" w:hAnsiTheme="minorHAnsi" w:cstheme="minorHAnsi"/>
        </w:rPr>
        <w:t>à rilevate, i reclami ricevuti</w:t>
      </w:r>
      <w:r w:rsidRPr="00596925">
        <w:rPr>
          <w:rFonts w:asciiTheme="minorHAnsi" w:hAnsiTheme="minorHAnsi" w:cstheme="minorHAnsi"/>
        </w:rPr>
        <w:t>, le azioni correttive attuate e la loro efficacia, le azioni di miglioramento in atto.</w:t>
      </w:r>
    </w:p>
    <w:p w14:paraId="51155438" w14:textId="0DBE525A" w:rsidR="000D4537" w:rsidRPr="00596925" w:rsidRDefault="000D4537" w:rsidP="00D3522A">
      <w:pPr>
        <w:pStyle w:val="testo"/>
        <w:ind w:left="0"/>
        <w:rPr>
          <w:rFonts w:asciiTheme="minorHAnsi" w:hAnsiTheme="minorHAnsi" w:cstheme="minorHAnsi"/>
        </w:rPr>
      </w:pPr>
      <w:r w:rsidRPr="00596925">
        <w:rPr>
          <w:rFonts w:asciiTheme="minorHAnsi" w:hAnsiTheme="minorHAnsi" w:cstheme="minorHAnsi"/>
        </w:rPr>
        <w:t>RQL quindi elabora i dati ricavati utilizzando tecniche statistiche necessarie per riassumere e rappresentare le situazioni, discutere sulle osservazioni dedotte e trarre delle conclusioni.</w:t>
      </w:r>
    </w:p>
    <w:p w14:paraId="3A4CD105" w14:textId="55C3B4AC" w:rsidR="000D4537" w:rsidRPr="00596925" w:rsidRDefault="000D4537" w:rsidP="00D3522A">
      <w:pPr>
        <w:pStyle w:val="testo"/>
        <w:widowControl w:val="0"/>
        <w:ind w:left="0"/>
        <w:rPr>
          <w:rFonts w:asciiTheme="minorHAnsi" w:hAnsiTheme="minorHAnsi" w:cstheme="minorHAnsi"/>
        </w:rPr>
      </w:pPr>
      <w:r w:rsidRPr="00596925">
        <w:rPr>
          <w:rFonts w:asciiTheme="minorHAnsi" w:hAnsiTheme="minorHAnsi" w:cstheme="minorHAnsi"/>
        </w:rPr>
        <w:t>In seguito all’analisi dei dati R</w:t>
      </w:r>
      <w:r w:rsidR="00D22C93" w:rsidRPr="00596925">
        <w:rPr>
          <w:rFonts w:asciiTheme="minorHAnsi" w:hAnsiTheme="minorHAnsi" w:cstheme="minorHAnsi"/>
        </w:rPr>
        <w:t xml:space="preserve">QL produce un report </w:t>
      </w:r>
      <w:r w:rsidR="001D7D8A" w:rsidRPr="00596925">
        <w:rPr>
          <w:rFonts w:asciiTheme="minorHAnsi" w:hAnsiTheme="minorHAnsi" w:cstheme="minorHAnsi"/>
        </w:rPr>
        <w:t xml:space="preserve">impiegando il </w:t>
      </w:r>
      <w:r w:rsidR="00F35D86" w:rsidRPr="00596925">
        <w:rPr>
          <w:rFonts w:asciiTheme="minorHAnsi" w:hAnsiTheme="minorHAnsi" w:cstheme="minorHAnsi"/>
        </w:rPr>
        <w:t>M129</w:t>
      </w:r>
      <w:r w:rsidR="00BE6697">
        <w:rPr>
          <w:rFonts w:asciiTheme="minorHAnsi" w:hAnsiTheme="minorHAnsi" w:cstheme="minorHAnsi"/>
        </w:rPr>
        <w:t>_</w:t>
      </w:r>
      <w:r w:rsidRPr="00596925">
        <w:rPr>
          <w:rFonts w:asciiTheme="minorHAnsi" w:hAnsiTheme="minorHAnsi" w:cstheme="minorHAnsi"/>
        </w:rPr>
        <w:t>Rapporto Stato Qualità, contenente un rapporto generale relativo all’anno precedente sullo stato della qualità</w:t>
      </w:r>
      <w:r w:rsidR="008A446F" w:rsidRPr="00596925">
        <w:rPr>
          <w:rFonts w:asciiTheme="minorHAnsi" w:hAnsiTheme="minorHAnsi" w:cstheme="minorHAnsi"/>
        </w:rPr>
        <w:t xml:space="preserve"> del sistema di gestione</w:t>
      </w:r>
      <w:r w:rsidRPr="00596925">
        <w:rPr>
          <w:rFonts w:asciiTheme="minorHAnsi" w:hAnsiTheme="minorHAnsi" w:cstheme="minorHAnsi"/>
        </w:rPr>
        <w:t>.</w:t>
      </w:r>
    </w:p>
    <w:p w14:paraId="5DFC9D20" w14:textId="2BA08C5B" w:rsidR="000D4537" w:rsidRPr="00596925" w:rsidRDefault="000D4537" w:rsidP="00D3522A">
      <w:pPr>
        <w:pStyle w:val="testo"/>
        <w:ind w:left="0"/>
        <w:rPr>
          <w:rFonts w:asciiTheme="minorHAnsi" w:hAnsiTheme="minorHAnsi" w:cstheme="minorHAnsi"/>
        </w:rPr>
      </w:pPr>
      <w:r w:rsidRPr="00596925">
        <w:rPr>
          <w:rFonts w:asciiTheme="minorHAnsi" w:hAnsiTheme="minorHAnsi" w:cstheme="minorHAnsi"/>
        </w:rPr>
        <w:t>In particolare</w:t>
      </w:r>
      <w:r w:rsidR="008A446F" w:rsidRPr="00596925">
        <w:rPr>
          <w:rFonts w:asciiTheme="minorHAnsi" w:hAnsiTheme="minorHAnsi" w:cstheme="minorHAnsi"/>
        </w:rPr>
        <w:t>,</w:t>
      </w:r>
      <w:r w:rsidRPr="00596925">
        <w:rPr>
          <w:rFonts w:asciiTheme="minorHAnsi" w:hAnsiTheme="minorHAnsi" w:cstheme="minorHAnsi"/>
        </w:rPr>
        <w:t xml:space="preserve"> il report deve permettere alla direzione di avere un quadro chiaro del sistema di gestione del laboratorio per verificare:</w:t>
      </w:r>
    </w:p>
    <w:p w14:paraId="3F24C6AB" w14:textId="77777777" w:rsidR="000D4537" w:rsidRPr="00596925" w:rsidRDefault="000D4537" w:rsidP="000D4537">
      <w:pPr>
        <w:pStyle w:val="testo"/>
        <w:rPr>
          <w:rFonts w:asciiTheme="minorHAnsi" w:hAnsiTheme="minorHAnsi" w:cstheme="minorHAnsi"/>
        </w:rPr>
      </w:pPr>
    </w:p>
    <w:p w14:paraId="00E65322" w14:textId="045D13FD" w:rsidR="000D4537" w:rsidRPr="00596925" w:rsidRDefault="000D4537" w:rsidP="00EE5563">
      <w:pPr>
        <w:pStyle w:val="testo"/>
        <w:numPr>
          <w:ilvl w:val="0"/>
          <w:numId w:val="46"/>
        </w:numPr>
        <w:tabs>
          <w:tab w:val="clear" w:pos="3763"/>
          <w:tab w:val="num" w:pos="1701"/>
        </w:tabs>
        <w:ind w:left="1701" w:hanging="567"/>
        <w:rPr>
          <w:rFonts w:asciiTheme="minorHAnsi" w:hAnsiTheme="minorHAnsi" w:cstheme="minorHAnsi"/>
        </w:rPr>
      </w:pPr>
      <w:r w:rsidRPr="00596925">
        <w:rPr>
          <w:rFonts w:asciiTheme="minorHAnsi" w:hAnsiTheme="minorHAnsi" w:cstheme="minorHAnsi"/>
        </w:rPr>
        <w:t>Il mantenimento dell’integrità del sistema di gestione</w:t>
      </w:r>
      <w:r w:rsidR="00DA5E20" w:rsidRPr="00596925">
        <w:rPr>
          <w:rFonts w:asciiTheme="minorHAnsi" w:hAnsiTheme="minorHAnsi" w:cstheme="minorHAnsi"/>
        </w:rPr>
        <w:t>;</w:t>
      </w:r>
    </w:p>
    <w:p w14:paraId="1F0FFDFE" w14:textId="77777777" w:rsidR="000D4537" w:rsidRPr="00596925" w:rsidRDefault="000D4537" w:rsidP="00EE5563">
      <w:pPr>
        <w:pStyle w:val="testo"/>
        <w:numPr>
          <w:ilvl w:val="0"/>
          <w:numId w:val="46"/>
        </w:numPr>
        <w:tabs>
          <w:tab w:val="clear" w:pos="3763"/>
          <w:tab w:val="num" w:pos="1701"/>
        </w:tabs>
        <w:ind w:left="1701" w:hanging="567"/>
        <w:rPr>
          <w:rFonts w:asciiTheme="minorHAnsi" w:hAnsiTheme="minorHAnsi" w:cstheme="minorHAnsi"/>
        </w:rPr>
      </w:pPr>
      <w:r w:rsidRPr="00596925">
        <w:rPr>
          <w:rFonts w:asciiTheme="minorHAnsi" w:hAnsiTheme="minorHAnsi" w:cstheme="minorHAnsi"/>
        </w:rPr>
        <w:t>L’adeguatezza della documentazione del sistema;</w:t>
      </w:r>
    </w:p>
    <w:p w14:paraId="438FCD6B" w14:textId="72016FC2" w:rsidR="000D4537" w:rsidRPr="00596925" w:rsidRDefault="00E52BBC" w:rsidP="00EE5563">
      <w:pPr>
        <w:pStyle w:val="testo"/>
        <w:numPr>
          <w:ilvl w:val="0"/>
          <w:numId w:val="46"/>
        </w:numPr>
        <w:tabs>
          <w:tab w:val="clear" w:pos="3763"/>
          <w:tab w:val="num" w:pos="1701"/>
        </w:tabs>
        <w:ind w:left="1701" w:hanging="567"/>
        <w:rPr>
          <w:rFonts w:asciiTheme="minorHAnsi" w:hAnsiTheme="minorHAnsi" w:cstheme="minorHAnsi"/>
        </w:rPr>
      </w:pPr>
      <w:r w:rsidRPr="00596925">
        <w:rPr>
          <w:rFonts w:asciiTheme="minorHAnsi" w:hAnsiTheme="minorHAnsi" w:cstheme="minorHAnsi"/>
        </w:rPr>
        <w:t>L'attuazione del piano formativo annuale</w:t>
      </w:r>
      <w:r w:rsidR="000D4537" w:rsidRPr="00596925">
        <w:rPr>
          <w:rFonts w:asciiTheme="minorHAnsi" w:hAnsiTheme="minorHAnsi" w:cstheme="minorHAnsi"/>
        </w:rPr>
        <w:t>;</w:t>
      </w:r>
    </w:p>
    <w:p w14:paraId="7EC86689" w14:textId="7FD381F4" w:rsidR="000D4537" w:rsidRPr="00596925" w:rsidRDefault="000D4537" w:rsidP="00EE5563">
      <w:pPr>
        <w:pStyle w:val="testo"/>
        <w:numPr>
          <w:ilvl w:val="0"/>
          <w:numId w:val="46"/>
        </w:numPr>
        <w:tabs>
          <w:tab w:val="clear" w:pos="3763"/>
          <w:tab w:val="num" w:pos="1701"/>
        </w:tabs>
        <w:ind w:left="1701" w:hanging="567"/>
        <w:rPr>
          <w:rFonts w:asciiTheme="minorHAnsi" w:hAnsiTheme="minorHAnsi" w:cstheme="minorHAnsi"/>
        </w:rPr>
      </w:pPr>
      <w:r w:rsidRPr="00596925">
        <w:rPr>
          <w:rFonts w:asciiTheme="minorHAnsi" w:hAnsiTheme="minorHAnsi" w:cstheme="minorHAnsi"/>
        </w:rPr>
        <w:lastRenderedPageBreak/>
        <w:t xml:space="preserve">Il mantenimento della </w:t>
      </w:r>
      <w:r w:rsidR="00122238" w:rsidRPr="00596925">
        <w:rPr>
          <w:rFonts w:asciiTheme="minorHAnsi" w:hAnsiTheme="minorHAnsi" w:cstheme="minorHAnsi"/>
        </w:rPr>
        <w:t>competenza</w:t>
      </w:r>
      <w:r w:rsidRPr="00596925">
        <w:rPr>
          <w:rFonts w:asciiTheme="minorHAnsi" w:hAnsiTheme="minorHAnsi" w:cstheme="minorHAnsi"/>
        </w:rPr>
        <w:t xml:space="preserve"> del personale od eventuali necessità</w:t>
      </w:r>
      <w:r w:rsidR="00122238" w:rsidRPr="00596925">
        <w:rPr>
          <w:rFonts w:asciiTheme="minorHAnsi" w:hAnsiTheme="minorHAnsi" w:cstheme="minorHAnsi"/>
        </w:rPr>
        <w:t xml:space="preserve"> (qualifiche)</w:t>
      </w:r>
      <w:r w:rsidRPr="00596925">
        <w:rPr>
          <w:rFonts w:asciiTheme="minorHAnsi" w:hAnsiTheme="minorHAnsi" w:cstheme="minorHAnsi"/>
        </w:rPr>
        <w:t xml:space="preserve">; </w:t>
      </w:r>
    </w:p>
    <w:p w14:paraId="69128410" w14:textId="77777777" w:rsidR="000D4537" w:rsidRPr="00596925" w:rsidRDefault="000D4537" w:rsidP="00EE5563">
      <w:pPr>
        <w:pStyle w:val="testo"/>
        <w:numPr>
          <w:ilvl w:val="0"/>
          <w:numId w:val="46"/>
        </w:numPr>
        <w:tabs>
          <w:tab w:val="clear" w:pos="3763"/>
          <w:tab w:val="num" w:pos="1701"/>
        </w:tabs>
        <w:ind w:left="1701" w:hanging="567"/>
        <w:rPr>
          <w:rFonts w:asciiTheme="minorHAnsi" w:hAnsiTheme="minorHAnsi" w:cstheme="minorHAnsi"/>
        </w:rPr>
      </w:pPr>
      <w:r w:rsidRPr="00596925">
        <w:rPr>
          <w:rFonts w:asciiTheme="minorHAnsi" w:hAnsiTheme="minorHAnsi" w:cstheme="minorHAnsi"/>
        </w:rPr>
        <w:t>L’efficacia del sistema informatico;</w:t>
      </w:r>
    </w:p>
    <w:p w14:paraId="0661420B" w14:textId="77777777" w:rsidR="000D4537" w:rsidRPr="00596925" w:rsidRDefault="000D4537" w:rsidP="00EE5563">
      <w:pPr>
        <w:pStyle w:val="testo"/>
        <w:numPr>
          <w:ilvl w:val="0"/>
          <w:numId w:val="46"/>
        </w:numPr>
        <w:tabs>
          <w:tab w:val="clear" w:pos="3763"/>
          <w:tab w:val="num" w:pos="1701"/>
        </w:tabs>
        <w:ind w:left="1701" w:hanging="567"/>
        <w:rPr>
          <w:rFonts w:asciiTheme="minorHAnsi" w:hAnsiTheme="minorHAnsi" w:cstheme="minorHAnsi"/>
        </w:rPr>
      </w:pPr>
      <w:r w:rsidRPr="00596925">
        <w:rPr>
          <w:rFonts w:asciiTheme="minorHAnsi" w:hAnsiTheme="minorHAnsi" w:cstheme="minorHAnsi"/>
        </w:rPr>
        <w:t xml:space="preserve">L’adeguatezza del sistema di gestione metrologico e di manutenzione delle apparecchiature; </w:t>
      </w:r>
    </w:p>
    <w:p w14:paraId="1CB0D101" w14:textId="6BA2AB12" w:rsidR="000D4537" w:rsidRPr="00596925" w:rsidRDefault="000D4537" w:rsidP="00D463F7">
      <w:pPr>
        <w:pStyle w:val="testo"/>
        <w:numPr>
          <w:ilvl w:val="0"/>
          <w:numId w:val="46"/>
        </w:numPr>
        <w:tabs>
          <w:tab w:val="clear" w:pos="3763"/>
          <w:tab w:val="num" w:pos="1701"/>
        </w:tabs>
        <w:ind w:left="1701" w:hanging="567"/>
        <w:rPr>
          <w:rFonts w:asciiTheme="minorHAnsi" w:hAnsiTheme="minorHAnsi" w:cstheme="minorHAnsi"/>
        </w:rPr>
      </w:pPr>
      <w:r w:rsidRPr="00596925">
        <w:rPr>
          <w:rFonts w:asciiTheme="minorHAnsi" w:hAnsiTheme="minorHAnsi" w:cstheme="minorHAnsi"/>
        </w:rPr>
        <w:t xml:space="preserve">Le necessità di modifica, sostituzione, sviluppo od introduzione di metodi di prova. </w:t>
      </w:r>
    </w:p>
    <w:p w14:paraId="5A89C826" w14:textId="77777777" w:rsidR="00402A13" w:rsidRPr="00596925" w:rsidRDefault="00402A13" w:rsidP="00402A13">
      <w:pPr>
        <w:pStyle w:val="testo"/>
        <w:ind w:left="1701"/>
        <w:rPr>
          <w:rFonts w:asciiTheme="minorHAnsi" w:hAnsiTheme="minorHAnsi" w:cstheme="minorHAnsi"/>
        </w:rPr>
      </w:pPr>
    </w:p>
    <w:p w14:paraId="464EDCCB" w14:textId="021B8449" w:rsidR="000D4537" w:rsidRPr="00596925" w:rsidRDefault="000D4537" w:rsidP="00D3522A">
      <w:pPr>
        <w:pStyle w:val="testo"/>
        <w:ind w:left="0"/>
        <w:rPr>
          <w:rFonts w:asciiTheme="minorHAnsi" w:hAnsiTheme="minorHAnsi" w:cstheme="minorHAnsi"/>
        </w:rPr>
      </w:pPr>
      <w:r w:rsidRPr="00596925">
        <w:rPr>
          <w:rFonts w:asciiTheme="minorHAnsi" w:hAnsiTheme="minorHAnsi" w:cstheme="minorHAnsi"/>
        </w:rPr>
        <w:t xml:space="preserve">Almeno una volta all’anno, ad inizio anno, viene quindi convocata apposita riunione alla quale presenziano </w:t>
      </w:r>
      <w:r w:rsidR="00F4376C" w:rsidRPr="00596925">
        <w:rPr>
          <w:rFonts w:asciiTheme="minorHAnsi" w:hAnsiTheme="minorHAnsi" w:cstheme="minorHAnsi"/>
        </w:rPr>
        <w:t>DG</w:t>
      </w:r>
      <w:r w:rsidRPr="00596925">
        <w:rPr>
          <w:rFonts w:asciiTheme="minorHAnsi" w:hAnsiTheme="minorHAnsi" w:cstheme="minorHAnsi"/>
        </w:rPr>
        <w:t>, RL e RQL; durante la riunione si discutono:</w:t>
      </w:r>
    </w:p>
    <w:p w14:paraId="6AC81762" w14:textId="77777777" w:rsidR="00D3522A" w:rsidRPr="00596925" w:rsidRDefault="00D3522A" w:rsidP="00D3522A">
      <w:pPr>
        <w:pStyle w:val="testo"/>
        <w:ind w:left="0"/>
        <w:rPr>
          <w:rFonts w:asciiTheme="minorHAnsi" w:hAnsiTheme="minorHAnsi" w:cstheme="minorHAnsi"/>
        </w:rPr>
      </w:pPr>
    </w:p>
    <w:p w14:paraId="48F57EFA" w14:textId="015A6957" w:rsidR="00122238" w:rsidRPr="00596925" w:rsidRDefault="00DA5E20" w:rsidP="00EE5563">
      <w:pPr>
        <w:pStyle w:val="testo"/>
        <w:numPr>
          <w:ilvl w:val="1"/>
          <w:numId w:val="46"/>
        </w:numPr>
        <w:rPr>
          <w:rFonts w:asciiTheme="minorHAnsi" w:hAnsiTheme="minorHAnsi" w:cstheme="minorHAnsi"/>
        </w:rPr>
      </w:pPr>
      <w:r w:rsidRPr="00596925">
        <w:rPr>
          <w:rFonts w:asciiTheme="minorHAnsi" w:hAnsiTheme="minorHAnsi" w:cstheme="minorHAnsi"/>
        </w:rPr>
        <w:t>Eventuali cambiamenti accorsi nei fattori interni ed esterni rilevanti per il laboratorio;</w:t>
      </w:r>
    </w:p>
    <w:p w14:paraId="5365BEED" w14:textId="68E574BC" w:rsidR="00DA5E20" w:rsidRPr="00596925" w:rsidRDefault="00DA5E20" w:rsidP="00EE5563">
      <w:pPr>
        <w:pStyle w:val="testo"/>
        <w:numPr>
          <w:ilvl w:val="1"/>
          <w:numId w:val="46"/>
        </w:numPr>
        <w:rPr>
          <w:rFonts w:asciiTheme="minorHAnsi" w:hAnsiTheme="minorHAnsi" w:cstheme="minorHAnsi"/>
        </w:rPr>
      </w:pPr>
      <w:r w:rsidRPr="00596925">
        <w:rPr>
          <w:rFonts w:asciiTheme="minorHAnsi" w:hAnsiTheme="minorHAnsi" w:cstheme="minorHAnsi"/>
        </w:rPr>
        <w:t>Raggiungimento degli obiettivi prefissati;</w:t>
      </w:r>
    </w:p>
    <w:p w14:paraId="0487CD8E" w14:textId="62CF44A1" w:rsidR="00DA5E20" w:rsidRPr="00596925" w:rsidRDefault="00DA5E20" w:rsidP="00EE5563">
      <w:pPr>
        <w:pStyle w:val="testo"/>
        <w:numPr>
          <w:ilvl w:val="1"/>
          <w:numId w:val="46"/>
        </w:numPr>
        <w:rPr>
          <w:rFonts w:asciiTheme="minorHAnsi" w:hAnsiTheme="minorHAnsi" w:cstheme="minorHAnsi"/>
        </w:rPr>
      </w:pPr>
      <w:r w:rsidRPr="00596925">
        <w:rPr>
          <w:rFonts w:asciiTheme="minorHAnsi" w:hAnsiTheme="minorHAnsi" w:cstheme="minorHAnsi"/>
        </w:rPr>
        <w:t>Idoneità delle politiche e delle procedure;</w:t>
      </w:r>
    </w:p>
    <w:p w14:paraId="45BC45D1" w14:textId="4F856549" w:rsidR="00DA5E20" w:rsidRPr="00596925" w:rsidRDefault="00DA5E20" w:rsidP="00EE5563">
      <w:pPr>
        <w:pStyle w:val="testo"/>
        <w:numPr>
          <w:ilvl w:val="1"/>
          <w:numId w:val="46"/>
        </w:numPr>
        <w:rPr>
          <w:rFonts w:asciiTheme="minorHAnsi" w:hAnsiTheme="minorHAnsi" w:cstheme="minorHAnsi"/>
        </w:rPr>
      </w:pPr>
      <w:r w:rsidRPr="00596925">
        <w:rPr>
          <w:rFonts w:asciiTheme="minorHAnsi" w:hAnsiTheme="minorHAnsi" w:cstheme="minorHAnsi"/>
        </w:rPr>
        <w:t>Stato delle azioni derivanti dai precedenti riesami della direzione;</w:t>
      </w:r>
    </w:p>
    <w:p w14:paraId="4488CF4C" w14:textId="781E9268" w:rsidR="00DA5E20" w:rsidRPr="00596925" w:rsidRDefault="00DA5E20" w:rsidP="00EE5563">
      <w:pPr>
        <w:pStyle w:val="testo"/>
        <w:numPr>
          <w:ilvl w:val="1"/>
          <w:numId w:val="46"/>
        </w:numPr>
        <w:rPr>
          <w:rFonts w:asciiTheme="minorHAnsi" w:hAnsiTheme="minorHAnsi" w:cstheme="minorHAnsi"/>
        </w:rPr>
      </w:pPr>
      <w:r w:rsidRPr="00596925">
        <w:rPr>
          <w:rFonts w:asciiTheme="minorHAnsi" w:hAnsiTheme="minorHAnsi" w:cstheme="minorHAnsi"/>
        </w:rPr>
        <w:t>Esito degli audit interni svolti nell’ultimo anno solare;</w:t>
      </w:r>
    </w:p>
    <w:p w14:paraId="70C6079A" w14:textId="4AC2ED05" w:rsidR="00DA5E20" w:rsidRPr="00596925" w:rsidRDefault="00DA5E20" w:rsidP="00EE5563">
      <w:pPr>
        <w:pStyle w:val="testo"/>
        <w:numPr>
          <w:ilvl w:val="1"/>
          <w:numId w:val="46"/>
        </w:numPr>
        <w:rPr>
          <w:rFonts w:asciiTheme="minorHAnsi" w:hAnsiTheme="minorHAnsi" w:cstheme="minorHAnsi"/>
        </w:rPr>
      </w:pPr>
      <w:r w:rsidRPr="00596925">
        <w:rPr>
          <w:rFonts w:asciiTheme="minorHAnsi" w:hAnsiTheme="minorHAnsi" w:cstheme="minorHAnsi"/>
        </w:rPr>
        <w:t>Efficacia delle azioni correttive intraprese;</w:t>
      </w:r>
    </w:p>
    <w:p w14:paraId="47E39C89" w14:textId="1EE7E601" w:rsidR="00DA5E20" w:rsidRPr="00596925" w:rsidRDefault="00DA5E20" w:rsidP="00EE5563">
      <w:pPr>
        <w:pStyle w:val="testo"/>
        <w:numPr>
          <w:ilvl w:val="1"/>
          <w:numId w:val="46"/>
        </w:numPr>
        <w:rPr>
          <w:rFonts w:asciiTheme="minorHAnsi" w:hAnsiTheme="minorHAnsi" w:cstheme="minorHAnsi"/>
        </w:rPr>
      </w:pPr>
      <w:r w:rsidRPr="00596925">
        <w:rPr>
          <w:rFonts w:asciiTheme="minorHAnsi" w:hAnsiTheme="minorHAnsi" w:cstheme="minorHAnsi"/>
        </w:rPr>
        <w:t>Esiti derivanti dall’attività di organismi interni, verificatori delle attività del laboratorio;</w:t>
      </w:r>
    </w:p>
    <w:p w14:paraId="354122FC" w14:textId="6DA6E9F8" w:rsidR="00DA5E20" w:rsidRPr="00596925" w:rsidRDefault="00DA5E20" w:rsidP="00EE5563">
      <w:pPr>
        <w:pStyle w:val="testo"/>
        <w:numPr>
          <w:ilvl w:val="1"/>
          <w:numId w:val="46"/>
        </w:numPr>
        <w:rPr>
          <w:rFonts w:asciiTheme="minorHAnsi" w:hAnsiTheme="minorHAnsi" w:cstheme="minorHAnsi"/>
        </w:rPr>
      </w:pPr>
      <w:r w:rsidRPr="00596925">
        <w:rPr>
          <w:rFonts w:asciiTheme="minorHAnsi" w:hAnsiTheme="minorHAnsi" w:cstheme="minorHAnsi"/>
        </w:rPr>
        <w:t>Variazioni del carico di lavoro cui il laboratorio viene sottoposto, in merito al volume ed alla varietà di prove condotte;</w:t>
      </w:r>
    </w:p>
    <w:p w14:paraId="416F80A4" w14:textId="145AEDEB" w:rsidR="00DA5E20" w:rsidRPr="00596925" w:rsidRDefault="00DA5E20" w:rsidP="00EE5563">
      <w:pPr>
        <w:pStyle w:val="testo"/>
        <w:numPr>
          <w:ilvl w:val="1"/>
          <w:numId w:val="46"/>
        </w:numPr>
        <w:rPr>
          <w:rFonts w:asciiTheme="minorHAnsi" w:hAnsiTheme="minorHAnsi" w:cstheme="minorHAnsi"/>
        </w:rPr>
      </w:pPr>
      <w:r w:rsidRPr="00596925">
        <w:rPr>
          <w:rFonts w:asciiTheme="minorHAnsi" w:hAnsiTheme="minorHAnsi" w:cstheme="minorHAnsi"/>
          <w:i/>
        </w:rPr>
        <w:t>Feedback</w:t>
      </w:r>
      <w:r w:rsidRPr="00596925">
        <w:rPr>
          <w:rFonts w:asciiTheme="minorHAnsi" w:hAnsiTheme="minorHAnsi" w:cstheme="minorHAnsi"/>
        </w:rPr>
        <w:t xml:space="preserve"> dal personale operativo e dal cliente;</w:t>
      </w:r>
    </w:p>
    <w:p w14:paraId="376AB97E" w14:textId="091B7D15" w:rsidR="00DA5E20" w:rsidRPr="00596925" w:rsidRDefault="00DA5E20" w:rsidP="00EE5563">
      <w:pPr>
        <w:pStyle w:val="testo"/>
        <w:numPr>
          <w:ilvl w:val="1"/>
          <w:numId w:val="46"/>
        </w:numPr>
        <w:rPr>
          <w:rFonts w:asciiTheme="minorHAnsi" w:hAnsiTheme="minorHAnsi" w:cstheme="minorHAnsi"/>
        </w:rPr>
      </w:pPr>
      <w:r w:rsidRPr="00596925">
        <w:rPr>
          <w:rFonts w:asciiTheme="minorHAnsi" w:hAnsiTheme="minorHAnsi" w:cstheme="minorHAnsi"/>
        </w:rPr>
        <w:t>Reclami ricevuti;</w:t>
      </w:r>
    </w:p>
    <w:p w14:paraId="7F660D5C" w14:textId="5BCE2C78" w:rsidR="00DA5E20" w:rsidRPr="00596925" w:rsidRDefault="00DA5E20" w:rsidP="00EE5563">
      <w:pPr>
        <w:pStyle w:val="testo"/>
        <w:numPr>
          <w:ilvl w:val="1"/>
          <w:numId w:val="46"/>
        </w:numPr>
        <w:rPr>
          <w:rFonts w:asciiTheme="minorHAnsi" w:hAnsiTheme="minorHAnsi" w:cstheme="minorHAnsi"/>
        </w:rPr>
      </w:pPr>
      <w:r w:rsidRPr="00596925">
        <w:rPr>
          <w:rFonts w:asciiTheme="minorHAnsi" w:hAnsiTheme="minorHAnsi" w:cstheme="minorHAnsi"/>
        </w:rPr>
        <w:t>Efficacia del miglioramento continuo</w:t>
      </w:r>
      <w:r w:rsidR="00D30845" w:rsidRPr="00596925">
        <w:rPr>
          <w:rFonts w:asciiTheme="minorHAnsi" w:hAnsiTheme="minorHAnsi" w:cstheme="minorHAnsi"/>
        </w:rPr>
        <w:t xml:space="preserve"> (includendo il soddisfacimento dei requisiti della norma di riferimento UNI CEI EN ISO/IEC 17025</w:t>
      </w:r>
      <w:r w:rsidR="0058502B" w:rsidRPr="00596925">
        <w:rPr>
          <w:rFonts w:asciiTheme="minorHAnsi" w:hAnsiTheme="minorHAnsi" w:cstheme="minorHAnsi"/>
        </w:rPr>
        <w:t>:2018</w:t>
      </w:r>
      <w:r w:rsidR="00D30845" w:rsidRPr="00596925">
        <w:rPr>
          <w:rFonts w:asciiTheme="minorHAnsi" w:hAnsiTheme="minorHAnsi" w:cstheme="minorHAnsi"/>
        </w:rPr>
        <w:t>)</w:t>
      </w:r>
      <w:r w:rsidRPr="00596925">
        <w:rPr>
          <w:rFonts w:asciiTheme="minorHAnsi" w:hAnsiTheme="minorHAnsi" w:cstheme="minorHAnsi"/>
        </w:rPr>
        <w:t>;</w:t>
      </w:r>
    </w:p>
    <w:p w14:paraId="7C7D9706" w14:textId="335D3134" w:rsidR="00455BF1" w:rsidRPr="00596925" w:rsidRDefault="00455BF1" w:rsidP="00EE5563">
      <w:pPr>
        <w:pStyle w:val="testo"/>
        <w:numPr>
          <w:ilvl w:val="1"/>
          <w:numId w:val="46"/>
        </w:numPr>
        <w:rPr>
          <w:rFonts w:asciiTheme="minorHAnsi" w:hAnsiTheme="minorHAnsi" w:cstheme="minorHAnsi"/>
        </w:rPr>
      </w:pPr>
      <w:r w:rsidRPr="00596925">
        <w:rPr>
          <w:rFonts w:asciiTheme="minorHAnsi" w:hAnsiTheme="minorHAnsi" w:cstheme="minorHAnsi"/>
        </w:rPr>
        <w:t>Adeguatezza delle risorse disponibili;</w:t>
      </w:r>
    </w:p>
    <w:p w14:paraId="1935794D" w14:textId="37C9E32F" w:rsidR="00455BF1" w:rsidRPr="00596925" w:rsidRDefault="00455BF1" w:rsidP="00EE5563">
      <w:pPr>
        <w:pStyle w:val="testo"/>
        <w:numPr>
          <w:ilvl w:val="1"/>
          <w:numId w:val="46"/>
        </w:numPr>
        <w:rPr>
          <w:rFonts w:asciiTheme="minorHAnsi" w:hAnsiTheme="minorHAnsi" w:cstheme="minorHAnsi"/>
        </w:rPr>
      </w:pPr>
      <w:r w:rsidRPr="00596925">
        <w:rPr>
          <w:rFonts w:asciiTheme="minorHAnsi" w:hAnsiTheme="minorHAnsi" w:cstheme="minorHAnsi"/>
        </w:rPr>
        <w:t>Efficacia delle azioni attuate per la mitigazione dei rischi identificati e per la capitalizzazione delle opportunità riconosciute;</w:t>
      </w:r>
    </w:p>
    <w:p w14:paraId="1A8D2681" w14:textId="279221E7" w:rsidR="00455BF1" w:rsidRPr="00596925" w:rsidRDefault="00455BF1" w:rsidP="00EE5563">
      <w:pPr>
        <w:pStyle w:val="testo"/>
        <w:numPr>
          <w:ilvl w:val="1"/>
          <w:numId w:val="46"/>
        </w:numPr>
        <w:rPr>
          <w:rFonts w:asciiTheme="minorHAnsi" w:hAnsiTheme="minorHAnsi" w:cstheme="minorHAnsi"/>
        </w:rPr>
      </w:pPr>
      <w:r w:rsidRPr="00596925">
        <w:rPr>
          <w:rFonts w:asciiTheme="minorHAnsi" w:hAnsiTheme="minorHAnsi" w:cstheme="minorHAnsi"/>
        </w:rPr>
        <w:t>Esiti delle attività di assicurazione della validità dei dati;</w:t>
      </w:r>
    </w:p>
    <w:p w14:paraId="49DF39C5" w14:textId="77777777" w:rsidR="000D4537" w:rsidRPr="00596925" w:rsidRDefault="000D4537" w:rsidP="00EE5563">
      <w:pPr>
        <w:pStyle w:val="testo"/>
        <w:numPr>
          <w:ilvl w:val="1"/>
          <w:numId w:val="46"/>
        </w:numPr>
        <w:rPr>
          <w:rFonts w:asciiTheme="minorHAnsi" w:hAnsiTheme="minorHAnsi" w:cstheme="minorHAnsi"/>
        </w:rPr>
      </w:pPr>
      <w:r w:rsidRPr="00596925">
        <w:rPr>
          <w:rFonts w:asciiTheme="minorHAnsi" w:hAnsiTheme="minorHAnsi" w:cstheme="minorHAnsi"/>
        </w:rPr>
        <w:t>Ogni altro fattore di rilievo, come le attività di controllo qualità, le risorse e l’addestramento del personale.</w:t>
      </w:r>
    </w:p>
    <w:p w14:paraId="19360809" w14:textId="77777777" w:rsidR="00D3522A" w:rsidRPr="00596925" w:rsidRDefault="00D3522A" w:rsidP="00D3522A">
      <w:pPr>
        <w:pStyle w:val="testo"/>
        <w:ind w:left="2291"/>
        <w:rPr>
          <w:rFonts w:asciiTheme="minorHAnsi" w:hAnsiTheme="minorHAnsi" w:cstheme="minorHAnsi"/>
        </w:rPr>
      </w:pPr>
    </w:p>
    <w:p w14:paraId="13B824AB" w14:textId="5A75AD79" w:rsidR="000D4537" w:rsidRPr="00596925" w:rsidRDefault="000D4537" w:rsidP="00D3522A">
      <w:pPr>
        <w:pStyle w:val="testo"/>
        <w:ind w:left="0"/>
        <w:rPr>
          <w:rFonts w:asciiTheme="minorHAnsi" w:hAnsiTheme="minorHAnsi" w:cstheme="minorHAnsi"/>
        </w:rPr>
      </w:pPr>
      <w:r w:rsidRPr="00596925">
        <w:rPr>
          <w:rFonts w:asciiTheme="minorHAnsi" w:hAnsiTheme="minorHAnsi" w:cstheme="minorHAnsi"/>
        </w:rPr>
        <w:t xml:space="preserve">Sono inoltre discussi gli aspetti </w:t>
      </w:r>
      <w:r w:rsidR="00D30845" w:rsidRPr="00596925">
        <w:rPr>
          <w:rFonts w:asciiTheme="minorHAnsi" w:hAnsiTheme="minorHAnsi" w:cstheme="minorHAnsi"/>
        </w:rPr>
        <w:t>operativi legati al</w:t>
      </w:r>
      <w:r w:rsidRPr="00596925">
        <w:rPr>
          <w:rFonts w:asciiTheme="minorHAnsi" w:hAnsiTheme="minorHAnsi" w:cstheme="minorHAnsi"/>
        </w:rPr>
        <w:t xml:space="preserve"> mantenimento dell’accreditamento del laboratorio, di consistenza del budget riservato a tali attività e di adeguatezza delle modalità e dei tempi di conservazione dei documenti e dei campioni sottoposti a prova.</w:t>
      </w:r>
    </w:p>
    <w:p w14:paraId="1A636F64" w14:textId="77777777" w:rsidR="000D4537" w:rsidRPr="00596925" w:rsidRDefault="000D4537" w:rsidP="000D4537">
      <w:pPr>
        <w:pStyle w:val="testo"/>
        <w:rPr>
          <w:rFonts w:asciiTheme="minorHAnsi" w:hAnsiTheme="minorHAnsi" w:cstheme="minorHAnsi"/>
        </w:rPr>
      </w:pPr>
    </w:p>
    <w:p w14:paraId="73B51CCD" w14:textId="6912A94B" w:rsidR="000D4537" w:rsidRPr="00596925" w:rsidRDefault="000D4537" w:rsidP="00D3522A">
      <w:pPr>
        <w:pStyle w:val="testo"/>
        <w:ind w:left="0"/>
        <w:rPr>
          <w:rFonts w:asciiTheme="minorHAnsi" w:hAnsiTheme="minorHAnsi" w:cstheme="minorHAnsi"/>
        </w:rPr>
      </w:pPr>
      <w:r w:rsidRPr="00596925">
        <w:rPr>
          <w:rFonts w:asciiTheme="minorHAnsi" w:hAnsiTheme="minorHAnsi" w:cstheme="minorHAnsi"/>
        </w:rPr>
        <w:t>Nella riunione si decidono</w:t>
      </w:r>
      <w:r w:rsidR="00D30845" w:rsidRPr="00596925">
        <w:rPr>
          <w:rFonts w:asciiTheme="minorHAnsi" w:hAnsiTheme="minorHAnsi" w:cstheme="minorHAnsi"/>
        </w:rPr>
        <w:t xml:space="preserve"> le azioni da attuare per l’anno a venire, in merito ad almeno i seguenti fattori</w:t>
      </w:r>
      <w:r w:rsidRPr="00596925">
        <w:rPr>
          <w:rFonts w:asciiTheme="minorHAnsi" w:hAnsiTheme="minorHAnsi" w:cstheme="minorHAnsi"/>
        </w:rPr>
        <w:t>:</w:t>
      </w:r>
    </w:p>
    <w:p w14:paraId="2CC79068" w14:textId="77777777" w:rsidR="00D3522A" w:rsidRPr="00596925" w:rsidRDefault="00D3522A" w:rsidP="00D3522A">
      <w:pPr>
        <w:pStyle w:val="testo"/>
        <w:ind w:left="0"/>
        <w:rPr>
          <w:rFonts w:asciiTheme="minorHAnsi" w:hAnsiTheme="minorHAnsi" w:cstheme="minorHAnsi"/>
        </w:rPr>
      </w:pPr>
    </w:p>
    <w:p w14:paraId="061EDDA3" w14:textId="77777777" w:rsidR="000D4537" w:rsidRPr="00596925" w:rsidRDefault="000D4537" w:rsidP="00EE5563">
      <w:pPr>
        <w:pStyle w:val="testo"/>
        <w:widowControl w:val="0"/>
        <w:numPr>
          <w:ilvl w:val="1"/>
          <w:numId w:val="47"/>
        </w:numPr>
        <w:rPr>
          <w:rFonts w:asciiTheme="minorHAnsi" w:hAnsiTheme="minorHAnsi" w:cstheme="minorHAnsi"/>
        </w:rPr>
      </w:pPr>
      <w:r w:rsidRPr="00596925">
        <w:rPr>
          <w:rFonts w:asciiTheme="minorHAnsi" w:hAnsiTheme="minorHAnsi" w:cstheme="minorHAnsi"/>
        </w:rPr>
        <w:t>Gli obiettivi per l’organizzazione per l’anno a venire;</w:t>
      </w:r>
    </w:p>
    <w:p w14:paraId="69295EC0" w14:textId="641EE43B" w:rsidR="000D4537" w:rsidRPr="00596925" w:rsidRDefault="000D4537" w:rsidP="00EE5563">
      <w:pPr>
        <w:pStyle w:val="testo"/>
        <w:widowControl w:val="0"/>
        <w:numPr>
          <w:ilvl w:val="1"/>
          <w:numId w:val="47"/>
        </w:numPr>
        <w:rPr>
          <w:rFonts w:asciiTheme="minorHAnsi" w:hAnsiTheme="minorHAnsi" w:cstheme="minorHAnsi"/>
        </w:rPr>
      </w:pPr>
      <w:r w:rsidRPr="00596925">
        <w:rPr>
          <w:rFonts w:asciiTheme="minorHAnsi" w:hAnsiTheme="minorHAnsi" w:cstheme="minorHAnsi"/>
        </w:rPr>
        <w:t xml:space="preserve">Le azioni da mettere in atto per raggiungere </w:t>
      </w:r>
      <w:r w:rsidR="00D30845" w:rsidRPr="00596925">
        <w:rPr>
          <w:rFonts w:asciiTheme="minorHAnsi" w:hAnsiTheme="minorHAnsi" w:cstheme="minorHAnsi"/>
        </w:rPr>
        <w:t>tali</w:t>
      </w:r>
      <w:r w:rsidRPr="00596925">
        <w:rPr>
          <w:rFonts w:asciiTheme="minorHAnsi" w:hAnsiTheme="minorHAnsi" w:cstheme="minorHAnsi"/>
        </w:rPr>
        <w:t xml:space="preserve"> obiettivi;</w:t>
      </w:r>
    </w:p>
    <w:p w14:paraId="7324CFDA" w14:textId="77777777" w:rsidR="000D4537" w:rsidRPr="00596925" w:rsidRDefault="000D4537" w:rsidP="00EE5563">
      <w:pPr>
        <w:pStyle w:val="testo"/>
        <w:widowControl w:val="0"/>
        <w:numPr>
          <w:ilvl w:val="1"/>
          <w:numId w:val="47"/>
        </w:numPr>
        <w:rPr>
          <w:rFonts w:asciiTheme="minorHAnsi" w:hAnsiTheme="minorHAnsi" w:cstheme="minorHAnsi"/>
        </w:rPr>
      </w:pPr>
      <w:r w:rsidRPr="00596925">
        <w:rPr>
          <w:rFonts w:asciiTheme="minorHAnsi" w:hAnsiTheme="minorHAnsi" w:cstheme="minorHAnsi"/>
        </w:rPr>
        <w:t>Le responsabilità di attuazione;</w:t>
      </w:r>
    </w:p>
    <w:p w14:paraId="6646D1CF" w14:textId="77777777" w:rsidR="000D4537" w:rsidRPr="00596925" w:rsidRDefault="000D4537" w:rsidP="00EE5563">
      <w:pPr>
        <w:pStyle w:val="testo"/>
        <w:widowControl w:val="0"/>
        <w:numPr>
          <w:ilvl w:val="1"/>
          <w:numId w:val="47"/>
        </w:numPr>
        <w:rPr>
          <w:rFonts w:asciiTheme="minorHAnsi" w:hAnsiTheme="minorHAnsi" w:cstheme="minorHAnsi"/>
        </w:rPr>
      </w:pPr>
      <w:r w:rsidRPr="00596925">
        <w:rPr>
          <w:rFonts w:asciiTheme="minorHAnsi" w:hAnsiTheme="minorHAnsi" w:cstheme="minorHAnsi"/>
        </w:rPr>
        <w:t xml:space="preserve">La tempistica; </w:t>
      </w:r>
    </w:p>
    <w:p w14:paraId="45EBD687" w14:textId="310F2F1B" w:rsidR="000D4537" w:rsidRPr="00596925" w:rsidRDefault="000D4537" w:rsidP="00EE5563">
      <w:pPr>
        <w:pStyle w:val="testo"/>
        <w:widowControl w:val="0"/>
        <w:numPr>
          <w:ilvl w:val="1"/>
          <w:numId w:val="47"/>
        </w:numPr>
        <w:rPr>
          <w:rFonts w:asciiTheme="minorHAnsi" w:hAnsiTheme="minorHAnsi" w:cstheme="minorHAnsi"/>
        </w:rPr>
      </w:pPr>
      <w:r w:rsidRPr="00596925">
        <w:rPr>
          <w:rFonts w:asciiTheme="minorHAnsi" w:hAnsiTheme="minorHAnsi" w:cstheme="minorHAnsi"/>
        </w:rPr>
        <w:t>Le risorse messe a disposizione per raggiungere gli obiettiv</w:t>
      </w:r>
      <w:r w:rsidR="00D30845" w:rsidRPr="00596925">
        <w:rPr>
          <w:rFonts w:asciiTheme="minorHAnsi" w:hAnsiTheme="minorHAnsi" w:cstheme="minorHAnsi"/>
        </w:rPr>
        <w:t>i prefissati;</w:t>
      </w:r>
    </w:p>
    <w:p w14:paraId="5C89E47B" w14:textId="6396E624" w:rsidR="00D30845" w:rsidRPr="00596925" w:rsidRDefault="00D30845" w:rsidP="00EE5563">
      <w:pPr>
        <w:pStyle w:val="testo"/>
        <w:widowControl w:val="0"/>
        <w:numPr>
          <w:ilvl w:val="1"/>
          <w:numId w:val="47"/>
        </w:numPr>
        <w:rPr>
          <w:rFonts w:asciiTheme="minorHAnsi" w:hAnsiTheme="minorHAnsi" w:cstheme="minorHAnsi"/>
        </w:rPr>
      </w:pPr>
      <w:r w:rsidRPr="00596925">
        <w:rPr>
          <w:rFonts w:asciiTheme="minorHAnsi" w:hAnsiTheme="minorHAnsi" w:cstheme="minorHAnsi"/>
        </w:rPr>
        <w:lastRenderedPageBreak/>
        <w:t>L’aumento dell’efficacia del sistema di gestione per la qualità e dei suoi processi;</w:t>
      </w:r>
    </w:p>
    <w:p w14:paraId="4A5D7E65" w14:textId="5E57CAF9" w:rsidR="00D30845" w:rsidRPr="00596925" w:rsidRDefault="00D30845" w:rsidP="00EE5563">
      <w:pPr>
        <w:pStyle w:val="testo"/>
        <w:widowControl w:val="0"/>
        <w:numPr>
          <w:ilvl w:val="1"/>
          <w:numId w:val="47"/>
        </w:numPr>
        <w:rPr>
          <w:rFonts w:asciiTheme="minorHAnsi" w:hAnsiTheme="minorHAnsi" w:cstheme="minorHAnsi"/>
        </w:rPr>
      </w:pPr>
      <w:r w:rsidRPr="00596925">
        <w:rPr>
          <w:rFonts w:asciiTheme="minorHAnsi" w:hAnsiTheme="minorHAnsi" w:cstheme="minorHAnsi"/>
        </w:rPr>
        <w:t>Ogni esigenza di cambiamento.</w:t>
      </w:r>
    </w:p>
    <w:p w14:paraId="5B2458A1" w14:textId="77777777" w:rsidR="00122238" w:rsidRPr="00596925" w:rsidRDefault="00122238" w:rsidP="00122238">
      <w:pPr>
        <w:pStyle w:val="testo"/>
        <w:widowControl w:val="0"/>
        <w:ind w:left="2291"/>
        <w:rPr>
          <w:rFonts w:asciiTheme="minorHAnsi" w:hAnsiTheme="minorHAnsi" w:cstheme="minorHAnsi"/>
        </w:rPr>
      </w:pPr>
    </w:p>
    <w:p w14:paraId="0391DB34" w14:textId="177E609D" w:rsidR="000D4537" w:rsidRPr="00596925" w:rsidRDefault="001D7D8A" w:rsidP="00D3522A">
      <w:pPr>
        <w:pStyle w:val="testo"/>
        <w:ind w:left="0"/>
        <w:rPr>
          <w:rFonts w:asciiTheme="minorHAnsi" w:hAnsiTheme="minorHAnsi" w:cstheme="minorHAnsi"/>
        </w:rPr>
      </w:pPr>
      <w:r w:rsidRPr="00596925">
        <w:rPr>
          <w:rFonts w:asciiTheme="minorHAnsi" w:hAnsiTheme="minorHAnsi" w:cstheme="minorHAnsi"/>
        </w:rPr>
        <w:t>Nel r</w:t>
      </w:r>
      <w:r w:rsidR="000D4537" w:rsidRPr="00596925">
        <w:rPr>
          <w:rFonts w:asciiTheme="minorHAnsi" w:hAnsiTheme="minorHAnsi" w:cstheme="minorHAnsi"/>
        </w:rPr>
        <w:t>iesame viene ino</w:t>
      </w:r>
      <w:r w:rsidR="008A446F" w:rsidRPr="00596925">
        <w:rPr>
          <w:rFonts w:asciiTheme="minorHAnsi" w:hAnsiTheme="minorHAnsi" w:cstheme="minorHAnsi"/>
        </w:rPr>
        <w:t>ltre considerato e valutato il riesame annuale del contratto con il c</w:t>
      </w:r>
      <w:r w:rsidR="000D4537" w:rsidRPr="00596925">
        <w:rPr>
          <w:rFonts w:asciiTheme="minorHAnsi" w:hAnsiTheme="minorHAnsi" w:cstheme="minorHAnsi"/>
        </w:rPr>
        <w:t>liente.</w:t>
      </w:r>
    </w:p>
    <w:p w14:paraId="5E2D2AD8" w14:textId="664D31E3" w:rsidR="000D4537" w:rsidRPr="00596925" w:rsidRDefault="008A446F" w:rsidP="00D3522A">
      <w:pPr>
        <w:pStyle w:val="testo"/>
        <w:ind w:left="0"/>
        <w:rPr>
          <w:rFonts w:asciiTheme="minorHAnsi" w:hAnsiTheme="minorHAnsi" w:cstheme="minorHAnsi"/>
        </w:rPr>
      </w:pPr>
      <w:r w:rsidRPr="00596925">
        <w:rPr>
          <w:rFonts w:asciiTheme="minorHAnsi" w:hAnsiTheme="minorHAnsi" w:cstheme="minorHAnsi"/>
        </w:rPr>
        <w:t>Gli esiti del r</w:t>
      </w:r>
      <w:r w:rsidR="000D4537" w:rsidRPr="00596925">
        <w:rPr>
          <w:rFonts w:asciiTheme="minorHAnsi" w:hAnsiTheme="minorHAnsi" w:cstheme="minorHAnsi"/>
        </w:rPr>
        <w:t xml:space="preserve">iesame della </w:t>
      </w:r>
      <w:r w:rsidRPr="00596925">
        <w:rPr>
          <w:rFonts w:asciiTheme="minorHAnsi" w:hAnsiTheme="minorHAnsi" w:cstheme="minorHAnsi"/>
        </w:rPr>
        <w:t>direzione vengono riassunti nel v</w:t>
      </w:r>
      <w:r w:rsidR="000D4537" w:rsidRPr="00596925">
        <w:rPr>
          <w:rFonts w:asciiTheme="minorHAnsi" w:hAnsiTheme="minorHAnsi" w:cstheme="minorHAnsi"/>
        </w:rPr>
        <w:t xml:space="preserve">erbale di </w:t>
      </w:r>
      <w:r w:rsidRPr="00596925">
        <w:rPr>
          <w:rFonts w:asciiTheme="minorHAnsi" w:hAnsiTheme="minorHAnsi" w:cstheme="minorHAnsi"/>
        </w:rPr>
        <w:t>r</w:t>
      </w:r>
      <w:r w:rsidR="000D4537" w:rsidRPr="00596925">
        <w:rPr>
          <w:rFonts w:asciiTheme="minorHAnsi" w:hAnsiTheme="minorHAnsi" w:cstheme="minorHAnsi"/>
        </w:rPr>
        <w:t>iunione dove sono definiti gli obiettivi del periodo di riferimento.</w:t>
      </w:r>
      <w:r w:rsidR="00D3522A" w:rsidRPr="00596925">
        <w:rPr>
          <w:rFonts w:asciiTheme="minorHAnsi" w:hAnsiTheme="minorHAnsi" w:cstheme="minorHAnsi"/>
        </w:rPr>
        <w:t xml:space="preserve"> </w:t>
      </w:r>
      <w:r w:rsidRPr="00596925">
        <w:rPr>
          <w:rFonts w:asciiTheme="minorHAnsi" w:hAnsiTheme="minorHAnsi" w:cstheme="minorHAnsi"/>
        </w:rPr>
        <w:t>A seguito del r</w:t>
      </w:r>
      <w:r w:rsidR="000D4537" w:rsidRPr="00596925">
        <w:rPr>
          <w:rFonts w:asciiTheme="minorHAnsi" w:hAnsiTheme="minorHAnsi" w:cstheme="minorHAnsi"/>
        </w:rPr>
        <w:t xml:space="preserve">iesame della </w:t>
      </w:r>
      <w:r w:rsidRPr="00596925">
        <w:rPr>
          <w:rFonts w:asciiTheme="minorHAnsi" w:hAnsiTheme="minorHAnsi" w:cstheme="minorHAnsi"/>
        </w:rPr>
        <w:t>d</w:t>
      </w:r>
      <w:r w:rsidR="000D4537" w:rsidRPr="00596925">
        <w:rPr>
          <w:rFonts w:asciiTheme="minorHAnsi" w:hAnsiTheme="minorHAnsi" w:cstheme="minorHAnsi"/>
        </w:rPr>
        <w:t xml:space="preserve">irezione viene di norma condotta una riunione a cui partecipa tutto il personale interessato, in cui vengono discussi i </w:t>
      </w:r>
      <w:r w:rsidRPr="00596925">
        <w:rPr>
          <w:rFonts w:asciiTheme="minorHAnsi" w:hAnsiTheme="minorHAnsi" w:cstheme="minorHAnsi"/>
        </w:rPr>
        <w:t>punti salienti del riesame, le n</w:t>
      </w:r>
      <w:r w:rsidR="000D4537" w:rsidRPr="00596925">
        <w:rPr>
          <w:rFonts w:asciiTheme="minorHAnsi" w:hAnsiTheme="minorHAnsi" w:cstheme="minorHAnsi"/>
        </w:rPr>
        <w:t xml:space="preserve">on </w:t>
      </w:r>
      <w:r w:rsidRPr="00596925">
        <w:rPr>
          <w:rFonts w:asciiTheme="minorHAnsi" w:hAnsiTheme="minorHAnsi" w:cstheme="minorHAnsi"/>
        </w:rPr>
        <w:t>c</w:t>
      </w:r>
      <w:r w:rsidR="000D4537" w:rsidRPr="00596925">
        <w:rPr>
          <w:rFonts w:asciiTheme="minorHAnsi" w:hAnsiTheme="minorHAnsi" w:cstheme="minorHAnsi"/>
        </w:rPr>
        <w:t xml:space="preserve">onformità e le azioni correttive da intraprendere, gli obiettivi </w:t>
      </w:r>
      <w:r w:rsidR="00D30845" w:rsidRPr="00596925">
        <w:rPr>
          <w:rFonts w:asciiTheme="minorHAnsi" w:hAnsiTheme="minorHAnsi" w:cstheme="minorHAnsi"/>
        </w:rPr>
        <w:t>identificati</w:t>
      </w:r>
      <w:r w:rsidR="000D4537" w:rsidRPr="00596925">
        <w:rPr>
          <w:rFonts w:asciiTheme="minorHAnsi" w:hAnsiTheme="minorHAnsi" w:cstheme="minorHAnsi"/>
        </w:rPr>
        <w:t xml:space="preserve"> e le azioni </w:t>
      </w:r>
      <w:r w:rsidRPr="00596925">
        <w:rPr>
          <w:rFonts w:asciiTheme="minorHAnsi" w:hAnsiTheme="minorHAnsi" w:cstheme="minorHAnsi"/>
        </w:rPr>
        <w:t xml:space="preserve">di </w:t>
      </w:r>
      <w:r w:rsidR="000D4537" w:rsidRPr="00596925">
        <w:rPr>
          <w:rFonts w:asciiTheme="minorHAnsi" w:hAnsiTheme="minorHAnsi" w:cstheme="minorHAnsi"/>
        </w:rPr>
        <w:t>miglioramento</w:t>
      </w:r>
      <w:r w:rsidR="00D30845" w:rsidRPr="00596925">
        <w:rPr>
          <w:rFonts w:asciiTheme="minorHAnsi" w:hAnsiTheme="minorHAnsi" w:cstheme="minorHAnsi"/>
        </w:rPr>
        <w:t xml:space="preserve"> individuate</w:t>
      </w:r>
      <w:r w:rsidR="000D4537" w:rsidRPr="00596925">
        <w:rPr>
          <w:rFonts w:asciiTheme="minorHAnsi" w:hAnsiTheme="minorHAnsi" w:cstheme="minorHAnsi"/>
        </w:rPr>
        <w:t>.</w:t>
      </w:r>
      <w:r w:rsidR="00D3522A" w:rsidRPr="00596925">
        <w:rPr>
          <w:rFonts w:asciiTheme="minorHAnsi" w:hAnsiTheme="minorHAnsi" w:cstheme="minorHAnsi"/>
        </w:rPr>
        <w:t xml:space="preserve"> </w:t>
      </w:r>
      <w:r w:rsidRPr="00596925">
        <w:rPr>
          <w:rFonts w:asciiTheme="minorHAnsi" w:hAnsiTheme="minorHAnsi" w:cstheme="minorHAnsi"/>
        </w:rPr>
        <w:t>Riesami della d</w:t>
      </w:r>
      <w:r w:rsidR="000D4537" w:rsidRPr="00596925">
        <w:rPr>
          <w:rFonts w:asciiTheme="minorHAnsi" w:hAnsiTheme="minorHAnsi" w:cstheme="minorHAnsi"/>
        </w:rPr>
        <w:t xml:space="preserve">irezione </w:t>
      </w:r>
      <w:r w:rsidR="001D7D8A" w:rsidRPr="00596925">
        <w:rPr>
          <w:rFonts w:asciiTheme="minorHAnsi" w:hAnsiTheme="minorHAnsi" w:cstheme="minorHAnsi"/>
        </w:rPr>
        <w:t>sono</w:t>
      </w:r>
      <w:r w:rsidR="000D4537" w:rsidRPr="00596925">
        <w:rPr>
          <w:rFonts w:asciiTheme="minorHAnsi" w:hAnsiTheme="minorHAnsi" w:cstheme="minorHAnsi"/>
        </w:rPr>
        <w:t xml:space="preserve"> necessari a seguito di audit di seconda e terza parte nel caso in cui queste abbiano originato </w:t>
      </w:r>
      <w:r w:rsidR="001D7D8A" w:rsidRPr="00596925">
        <w:rPr>
          <w:rFonts w:asciiTheme="minorHAnsi" w:hAnsiTheme="minorHAnsi" w:cstheme="minorHAnsi"/>
        </w:rPr>
        <w:t>rilievi</w:t>
      </w:r>
      <w:r w:rsidR="000D4537" w:rsidRPr="00596925">
        <w:rPr>
          <w:rFonts w:asciiTheme="minorHAnsi" w:hAnsiTheme="minorHAnsi" w:cstheme="minorHAnsi"/>
        </w:rPr>
        <w:t xml:space="preserve">. In questi casi il riesame terrà conto dei risultati degli audit e delle azioni correttive proposte </w:t>
      </w:r>
      <w:r w:rsidRPr="00596925">
        <w:rPr>
          <w:rFonts w:asciiTheme="minorHAnsi" w:hAnsiTheme="minorHAnsi" w:cstheme="minorHAnsi"/>
        </w:rPr>
        <w:t>dai responsabili. L’output del r</w:t>
      </w:r>
      <w:r w:rsidR="000D4537" w:rsidRPr="00596925">
        <w:rPr>
          <w:rFonts w:asciiTheme="minorHAnsi" w:hAnsiTheme="minorHAnsi" w:cstheme="minorHAnsi"/>
        </w:rPr>
        <w:t>iesame è la pianificazione delle azioni d</w:t>
      </w:r>
      <w:r w:rsidR="0058502B" w:rsidRPr="00596925">
        <w:rPr>
          <w:rFonts w:asciiTheme="minorHAnsi" w:hAnsiTheme="minorHAnsi" w:cstheme="minorHAnsi"/>
        </w:rPr>
        <w:t>a effettuare comprensiva</w:t>
      </w:r>
      <w:r w:rsidR="000D4537" w:rsidRPr="00596925">
        <w:rPr>
          <w:rFonts w:asciiTheme="minorHAnsi" w:hAnsiTheme="minorHAnsi" w:cstheme="minorHAnsi"/>
        </w:rPr>
        <w:t xml:space="preserve"> di risorse e responsabilità. </w:t>
      </w:r>
    </w:p>
    <w:p w14:paraId="2A4440D0" w14:textId="77777777" w:rsidR="000D4537" w:rsidRPr="00596925" w:rsidRDefault="000D4537" w:rsidP="000D4537">
      <w:pPr>
        <w:rPr>
          <w:rFonts w:asciiTheme="minorHAnsi" w:hAnsiTheme="minorHAnsi" w:cstheme="minorHAnsi"/>
        </w:rPr>
      </w:pPr>
    </w:p>
    <w:p w14:paraId="23AA812E" w14:textId="62930E06" w:rsidR="000D4537" w:rsidRPr="00596925" w:rsidRDefault="000D4537" w:rsidP="000D4537">
      <w:pPr>
        <w:pStyle w:val="Paragrafoelenco"/>
        <w:rPr>
          <w:rFonts w:asciiTheme="minorHAnsi" w:hAnsiTheme="minorHAnsi" w:cstheme="minorHAnsi"/>
        </w:rPr>
      </w:pPr>
    </w:p>
    <w:sectPr w:rsidR="000D4537" w:rsidRPr="00596925" w:rsidSect="00593B86">
      <w:headerReference w:type="even" r:id="rId13"/>
      <w:headerReference w:type="default" r:id="rId14"/>
      <w:footerReference w:type="even" r:id="rId15"/>
      <w:footerReference w:type="default" r:id="rId16"/>
      <w:headerReference w:type="first" r:id="rId17"/>
      <w:footerReference w:type="first" r:id="rId18"/>
      <w:pgSz w:w="11900" w:h="16840"/>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2ABAA" w14:textId="77777777" w:rsidR="000D0402" w:rsidRDefault="000D0402" w:rsidP="00125BA9">
      <w:r>
        <w:separator/>
      </w:r>
    </w:p>
    <w:p w14:paraId="12905A06" w14:textId="77777777" w:rsidR="000D0402" w:rsidRDefault="000D0402"/>
  </w:endnote>
  <w:endnote w:type="continuationSeparator" w:id="0">
    <w:p w14:paraId="40C8CFDE" w14:textId="77777777" w:rsidR="000D0402" w:rsidRDefault="000D0402" w:rsidP="00125BA9">
      <w:r>
        <w:continuationSeparator/>
      </w:r>
    </w:p>
    <w:p w14:paraId="72DB3E14" w14:textId="77777777" w:rsidR="000D0402" w:rsidRDefault="000D040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ll MT">
    <w:panose1 w:val="020205030603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T Bell">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A28A3" w14:textId="77777777" w:rsidR="00936E4B" w:rsidRDefault="00936E4B">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2D23F" w14:textId="77777777" w:rsidR="00E12AAD" w:rsidRPr="004631FD" w:rsidRDefault="00E12AAD">
    <w:pPr>
      <w:pStyle w:val="Pidipagina"/>
      <w:jc w:val="center"/>
      <w:rPr>
        <w:color w:val="002060"/>
      </w:rPr>
    </w:pPr>
  </w:p>
  <w:p w14:paraId="7E337C8A" w14:textId="5CAEB92F" w:rsidR="00E12AAD" w:rsidRPr="00AF10BD" w:rsidRDefault="00E12AAD" w:rsidP="009778A3">
    <w:pPr>
      <w:pStyle w:val="Pidipagina"/>
      <w:jc w:val="center"/>
      <w:rPr>
        <w:rFonts w:ascii="MT Bell" w:hAnsi="MT Bell"/>
        <w:color w:val="000000" w:themeColor="text1"/>
        <w:sz w:val="18"/>
      </w:rPr>
    </w:pPr>
    <w:bookmarkStart w:id="211" w:name="_Hlk143676778"/>
    <w:r w:rsidRPr="00AF10BD">
      <w:rPr>
        <w:rFonts w:ascii="MT Bell" w:hAnsi="MT Bell"/>
        <w:color w:val="000000" w:themeColor="text1"/>
        <w:sz w:val="18"/>
      </w:rPr>
      <w:t xml:space="preserve">Questo documento è di proprietà del laboratorio di </w:t>
    </w:r>
    <w:r w:rsidR="004631FD" w:rsidRPr="00AF10BD">
      <w:rPr>
        <w:rFonts w:ascii="MT Bell" w:hAnsi="MT Bell"/>
        <w:color w:val="000000" w:themeColor="text1"/>
        <w:sz w:val="18"/>
      </w:rPr>
      <w:t>LTA</w:t>
    </w:r>
    <w:r w:rsidR="00881D8A" w:rsidRPr="00AF10BD">
      <w:rPr>
        <w:rFonts w:ascii="MT Bell" w:hAnsi="MT Bell"/>
        <w:color w:val="000000" w:themeColor="text1"/>
        <w:sz w:val="18"/>
      </w:rPr>
      <w:t xml:space="preserve"> S.r.l.</w:t>
    </w:r>
    <w:r w:rsidRPr="00AF10BD">
      <w:rPr>
        <w:rFonts w:ascii="MT Bell" w:hAnsi="MT Bell"/>
        <w:color w:val="000000" w:themeColor="text1"/>
        <w:sz w:val="18"/>
      </w:rPr>
      <w:t xml:space="preserve"> che se ne riserva tutti i diritti di legge.</w:t>
    </w:r>
  </w:p>
  <w:p w14:paraId="5A18A309" w14:textId="3CF6B0C9" w:rsidR="00E12AAD" w:rsidRPr="00AF10BD" w:rsidRDefault="00E12AAD" w:rsidP="009778A3">
    <w:pPr>
      <w:pStyle w:val="Pidipagina"/>
      <w:jc w:val="center"/>
      <w:rPr>
        <w:rFonts w:ascii="MT Bell" w:hAnsi="MT Bell"/>
        <w:color w:val="000000" w:themeColor="text1"/>
        <w:sz w:val="18"/>
      </w:rPr>
    </w:pPr>
    <w:r w:rsidRPr="00AF10BD">
      <w:rPr>
        <w:rFonts w:ascii="MT Bell" w:hAnsi="MT Bell" w:hint="eastAsia"/>
        <w:color w:val="000000" w:themeColor="text1"/>
        <w:sz w:val="18"/>
      </w:rPr>
      <w:t>È</w:t>
    </w:r>
    <w:r w:rsidRPr="00AF10BD">
      <w:rPr>
        <w:rFonts w:ascii="MT Bell" w:hAnsi="MT Bell"/>
        <w:color w:val="000000" w:themeColor="text1"/>
        <w:sz w:val="18"/>
      </w:rPr>
      <w:t xml:space="preserve"> vietata la riproduzione parziale o totale senza autorizzazione scritta dell’organizzazione.</w:t>
    </w:r>
  </w:p>
  <w:bookmarkEnd w:id="211"/>
  <w:p w14:paraId="1BB6DB96" w14:textId="77777777" w:rsidR="00E12AAD" w:rsidRPr="00AF10BD" w:rsidRDefault="00E12AAD">
    <w:pPr>
      <w:pStyle w:val="Pidipagina"/>
      <w:jc w:val="center"/>
      <w:rPr>
        <w:rFonts w:ascii="Bell MT" w:hAnsi="Bell MT"/>
        <w:color w:val="000000" w:themeColor="text1"/>
      </w:rPr>
    </w:pPr>
    <w:r w:rsidRPr="00AF10BD">
      <w:rPr>
        <w:rFonts w:ascii="Bell MT" w:hAnsi="Bell MT"/>
        <w:color w:val="000000" w:themeColor="text1"/>
      </w:rPr>
      <w:t xml:space="preserve">Pag. </w:t>
    </w:r>
    <w:r w:rsidRPr="00AF10BD">
      <w:rPr>
        <w:rFonts w:ascii="Bell MT" w:hAnsi="Bell MT"/>
        <w:color w:val="000000" w:themeColor="text1"/>
      </w:rPr>
      <w:fldChar w:fldCharType="begin"/>
    </w:r>
    <w:r w:rsidRPr="00AF10BD">
      <w:rPr>
        <w:rFonts w:ascii="Bell MT" w:hAnsi="Bell MT"/>
        <w:color w:val="000000" w:themeColor="text1"/>
      </w:rPr>
      <w:instrText>PAGE  \* Arabic  \* MERGEFORMAT</w:instrText>
    </w:r>
    <w:r w:rsidRPr="00AF10BD">
      <w:rPr>
        <w:rFonts w:ascii="Bell MT" w:hAnsi="Bell MT"/>
        <w:color w:val="000000" w:themeColor="text1"/>
      </w:rPr>
      <w:fldChar w:fldCharType="separate"/>
    </w:r>
    <w:r w:rsidRPr="00AF10BD">
      <w:rPr>
        <w:rFonts w:ascii="Bell MT" w:hAnsi="Bell MT"/>
        <w:noProof/>
        <w:color w:val="000000" w:themeColor="text1"/>
      </w:rPr>
      <w:t>72</w:t>
    </w:r>
    <w:r w:rsidRPr="00AF10BD">
      <w:rPr>
        <w:rFonts w:ascii="Bell MT" w:hAnsi="Bell MT"/>
        <w:color w:val="000000" w:themeColor="text1"/>
      </w:rPr>
      <w:fldChar w:fldCharType="end"/>
    </w:r>
    <w:r w:rsidRPr="00AF10BD">
      <w:rPr>
        <w:rFonts w:ascii="Bell MT" w:hAnsi="Bell MT"/>
        <w:color w:val="000000" w:themeColor="text1"/>
      </w:rPr>
      <w:t xml:space="preserve"> di </w:t>
    </w:r>
    <w:r w:rsidRPr="00AF10BD">
      <w:rPr>
        <w:rFonts w:ascii="Bell MT" w:hAnsi="Bell MT"/>
        <w:color w:val="000000" w:themeColor="text1"/>
      </w:rPr>
      <w:fldChar w:fldCharType="begin"/>
    </w:r>
    <w:r w:rsidRPr="00AF10BD">
      <w:rPr>
        <w:rFonts w:ascii="Bell MT" w:hAnsi="Bell MT"/>
        <w:color w:val="000000" w:themeColor="text1"/>
      </w:rPr>
      <w:instrText>NUMPAGES  \* Arabic  \* MERGEFORMAT</w:instrText>
    </w:r>
    <w:r w:rsidRPr="00AF10BD">
      <w:rPr>
        <w:rFonts w:ascii="Bell MT" w:hAnsi="Bell MT"/>
        <w:color w:val="000000" w:themeColor="text1"/>
      </w:rPr>
      <w:fldChar w:fldCharType="separate"/>
    </w:r>
    <w:r w:rsidRPr="00AF10BD">
      <w:rPr>
        <w:rFonts w:ascii="Bell MT" w:hAnsi="Bell MT"/>
        <w:noProof/>
        <w:color w:val="000000" w:themeColor="text1"/>
      </w:rPr>
      <w:t>77</w:t>
    </w:r>
    <w:r w:rsidRPr="00AF10BD">
      <w:rPr>
        <w:rFonts w:ascii="Bell MT" w:hAnsi="Bell MT"/>
        <w:color w:val="000000" w:themeColor="text1"/>
      </w:rPr>
      <w:fldChar w:fldCharType="end"/>
    </w:r>
  </w:p>
  <w:p w14:paraId="5FFED78D" w14:textId="77777777" w:rsidR="00E12AAD" w:rsidRPr="00AF10BD" w:rsidRDefault="00E12AAD" w:rsidP="00125BA9">
    <w:pPr>
      <w:pStyle w:val="Pidipagina"/>
      <w:rPr>
        <w:color w:val="000000" w:themeColor="text1"/>
      </w:rPr>
    </w:pPr>
  </w:p>
  <w:p w14:paraId="4F21266B" w14:textId="77777777" w:rsidR="00892D12" w:rsidRDefault="00892D1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4DCA9" w14:textId="77777777" w:rsidR="00936E4B" w:rsidRDefault="00936E4B">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55441" w14:textId="77777777" w:rsidR="000D0402" w:rsidRDefault="000D0402" w:rsidP="00125BA9">
      <w:r>
        <w:separator/>
      </w:r>
    </w:p>
    <w:p w14:paraId="631E348D" w14:textId="77777777" w:rsidR="000D0402" w:rsidRDefault="000D0402"/>
  </w:footnote>
  <w:footnote w:type="continuationSeparator" w:id="0">
    <w:p w14:paraId="70731010" w14:textId="77777777" w:rsidR="000D0402" w:rsidRDefault="000D0402" w:rsidP="00125BA9">
      <w:r>
        <w:continuationSeparator/>
      </w:r>
    </w:p>
    <w:p w14:paraId="093C2C94" w14:textId="77777777" w:rsidR="000D0402" w:rsidRDefault="000D040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C4EA4" w14:textId="77777777" w:rsidR="00936E4B" w:rsidRDefault="00936E4B">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28" w:type="dxa"/>
      <w:jc w:val="center"/>
      <w:tblCellMar>
        <w:left w:w="28" w:type="dxa"/>
        <w:right w:w="28" w:type="dxa"/>
      </w:tblCellMar>
      <w:tblLook w:val="01E0" w:firstRow="1" w:lastRow="1" w:firstColumn="1" w:lastColumn="1" w:noHBand="0" w:noVBand="0"/>
    </w:tblPr>
    <w:tblGrid>
      <w:gridCol w:w="1750"/>
      <w:gridCol w:w="7067"/>
      <w:gridCol w:w="2011"/>
    </w:tblGrid>
    <w:tr w:rsidR="00BC07D5" w14:paraId="58AF7875" w14:textId="77777777" w:rsidTr="00714333">
      <w:trPr>
        <w:trHeight w:val="418"/>
        <w:jc w:val="center"/>
      </w:trPr>
      <w:tc>
        <w:tcPr>
          <w:tcW w:w="1750" w:type="dxa"/>
          <w:vMerge w:val="restart"/>
          <w:tcBorders>
            <w:top w:val="single" w:sz="12" w:space="0" w:color="auto"/>
            <w:left w:val="single" w:sz="12" w:space="0" w:color="auto"/>
            <w:bottom w:val="single" w:sz="4" w:space="0" w:color="auto"/>
            <w:right w:val="single" w:sz="4" w:space="0" w:color="auto"/>
          </w:tcBorders>
        </w:tcPr>
        <w:p w14:paraId="7083D617" w14:textId="77777777" w:rsidR="00BC07D5" w:rsidRDefault="000D0402" w:rsidP="00BC07D5">
          <w:pPr>
            <w:pStyle w:val="Intestazione"/>
          </w:pPr>
          <w:r>
            <w:rPr>
              <w:rFonts w:ascii="Arial" w:hAnsi="Arial"/>
              <w:noProof/>
            </w:rPr>
            <w:object w:dxaOrig="1440" w:dyaOrig="1440" w14:anchorId="6EEB8F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11.75pt;margin-top:2.25pt;width:62.95pt;height:35.25pt;z-index:251659264;visibility:visible;mso-wrap-edited:f">
                <v:imagedata r:id="rId1" o:title=""/>
              </v:shape>
              <o:OLEObject Type="Embed" ProgID="Word.Picture.8" ShapeID="_x0000_s1026" DrawAspect="Content" ObjectID="_1833015335" r:id="rId2"/>
            </w:object>
          </w:r>
        </w:p>
      </w:tc>
      <w:tc>
        <w:tcPr>
          <w:tcW w:w="7067" w:type="dxa"/>
          <w:vMerge w:val="restart"/>
          <w:tcBorders>
            <w:top w:val="single" w:sz="12" w:space="0" w:color="auto"/>
            <w:left w:val="single" w:sz="4" w:space="0" w:color="auto"/>
            <w:bottom w:val="single" w:sz="4" w:space="0" w:color="auto"/>
            <w:right w:val="single" w:sz="4" w:space="0" w:color="auto"/>
          </w:tcBorders>
          <w:vAlign w:val="center"/>
        </w:tcPr>
        <w:p w14:paraId="0CB93043" w14:textId="77777777" w:rsidR="00BC07D5" w:rsidRPr="00676F18" w:rsidRDefault="00BC07D5" w:rsidP="00BC07D5">
          <w:pPr>
            <w:pStyle w:val="Intestazione"/>
            <w:jc w:val="center"/>
            <w:rPr>
              <w:rFonts w:ascii="Arial" w:hAnsi="Arial" w:cs="Arial"/>
              <w:b/>
              <w:sz w:val="28"/>
              <w:szCs w:val="28"/>
            </w:rPr>
          </w:pPr>
        </w:p>
      </w:tc>
      <w:tc>
        <w:tcPr>
          <w:tcW w:w="2011" w:type="dxa"/>
          <w:tcBorders>
            <w:top w:val="single" w:sz="12" w:space="0" w:color="auto"/>
            <w:left w:val="single" w:sz="4" w:space="0" w:color="auto"/>
            <w:bottom w:val="single" w:sz="4" w:space="0" w:color="auto"/>
            <w:right w:val="single" w:sz="12" w:space="0" w:color="auto"/>
          </w:tcBorders>
          <w:vAlign w:val="center"/>
        </w:tcPr>
        <w:p w14:paraId="377D3037" w14:textId="55A3FA68" w:rsidR="00BC07D5" w:rsidRPr="00676F18" w:rsidRDefault="00BC07D5" w:rsidP="00BC07D5">
          <w:pPr>
            <w:pStyle w:val="Intestazione"/>
            <w:jc w:val="center"/>
            <w:rPr>
              <w:rFonts w:ascii="Arial" w:hAnsi="Arial" w:cs="Arial"/>
              <w:b/>
              <w:bCs/>
              <w:sz w:val="17"/>
              <w:szCs w:val="17"/>
            </w:rPr>
          </w:pPr>
          <w:r>
            <w:rPr>
              <w:rFonts w:ascii="Arial" w:hAnsi="Arial" w:cs="Arial"/>
              <w:b/>
              <w:bCs/>
              <w:sz w:val="17"/>
              <w:szCs w:val="17"/>
            </w:rPr>
            <w:t>MQL</w:t>
          </w:r>
        </w:p>
      </w:tc>
    </w:tr>
    <w:tr w:rsidR="00BC07D5" w14:paraId="6BBB387F" w14:textId="77777777" w:rsidTr="00714333">
      <w:trPr>
        <w:trHeight w:val="401"/>
        <w:jc w:val="center"/>
      </w:trPr>
      <w:tc>
        <w:tcPr>
          <w:tcW w:w="1750" w:type="dxa"/>
          <w:vMerge/>
          <w:tcBorders>
            <w:top w:val="single" w:sz="4" w:space="0" w:color="auto"/>
            <w:left w:val="single" w:sz="12" w:space="0" w:color="auto"/>
            <w:bottom w:val="single" w:sz="4" w:space="0" w:color="auto"/>
            <w:right w:val="single" w:sz="4" w:space="0" w:color="auto"/>
          </w:tcBorders>
        </w:tcPr>
        <w:p w14:paraId="5EAD0F79" w14:textId="77777777" w:rsidR="00BC07D5" w:rsidRDefault="00BC07D5" w:rsidP="00BC07D5">
          <w:pPr>
            <w:pStyle w:val="Intestazione"/>
          </w:pPr>
        </w:p>
      </w:tc>
      <w:tc>
        <w:tcPr>
          <w:tcW w:w="7067" w:type="dxa"/>
          <w:vMerge/>
          <w:tcBorders>
            <w:top w:val="single" w:sz="4" w:space="0" w:color="auto"/>
            <w:left w:val="single" w:sz="4" w:space="0" w:color="auto"/>
            <w:bottom w:val="single" w:sz="4" w:space="0" w:color="auto"/>
            <w:right w:val="single" w:sz="4" w:space="0" w:color="auto"/>
          </w:tcBorders>
          <w:vAlign w:val="center"/>
        </w:tcPr>
        <w:p w14:paraId="30376F2C" w14:textId="77777777" w:rsidR="00BC07D5" w:rsidRPr="00676F18" w:rsidRDefault="00BC07D5" w:rsidP="00BC07D5">
          <w:pPr>
            <w:pStyle w:val="Intestazione"/>
            <w:rPr>
              <w:rFonts w:ascii="Arial" w:hAnsi="Arial" w:cs="Arial"/>
              <w:b/>
              <w:sz w:val="22"/>
              <w:szCs w:val="22"/>
            </w:rPr>
          </w:pPr>
        </w:p>
      </w:tc>
      <w:tc>
        <w:tcPr>
          <w:tcW w:w="2011" w:type="dxa"/>
          <w:tcBorders>
            <w:top w:val="single" w:sz="4" w:space="0" w:color="auto"/>
            <w:left w:val="single" w:sz="4" w:space="0" w:color="auto"/>
            <w:bottom w:val="single" w:sz="4" w:space="0" w:color="auto"/>
            <w:right w:val="single" w:sz="12" w:space="0" w:color="auto"/>
          </w:tcBorders>
          <w:vAlign w:val="center"/>
        </w:tcPr>
        <w:p w14:paraId="59B0B922" w14:textId="77777777" w:rsidR="00BC07D5" w:rsidRPr="00676F18" w:rsidRDefault="00BC07D5" w:rsidP="00BC07D5">
          <w:pPr>
            <w:pStyle w:val="Intestazione"/>
            <w:jc w:val="center"/>
            <w:rPr>
              <w:rFonts w:ascii="Arial" w:hAnsi="Arial" w:cs="Arial"/>
              <w:sz w:val="18"/>
              <w:szCs w:val="18"/>
            </w:rPr>
          </w:pPr>
          <w:r w:rsidRPr="00676F18">
            <w:rPr>
              <w:rFonts w:ascii="Arial" w:hAnsi="Arial" w:cs="Arial"/>
              <w:sz w:val="18"/>
              <w:szCs w:val="18"/>
            </w:rPr>
            <w:t>Pagina</w:t>
          </w:r>
          <w:r w:rsidRPr="00676F18">
            <w:rPr>
              <w:rFonts w:ascii="Arial" w:hAnsi="Arial" w:cs="Arial"/>
            </w:rPr>
            <w:t xml:space="preserve"> </w:t>
          </w:r>
          <w:r w:rsidRPr="00676F18">
            <w:rPr>
              <w:rStyle w:val="Numeropagina"/>
              <w:rFonts w:ascii="Arial" w:hAnsi="Arial" w:cs="Arial"/>
              <w:sz w:val="18"/>
              <w:szCs w:val="18"/>
            </w:rPr>
            <w:fldChar w:fldCharType="begin"/>
          </w:r>
          <w:r w:rsidRPr="00676F18">
            <w:rPr>
              <w:rStyle w:val="Numeropagina"/>
              <w:rFonts w:ascii="Arial" w:hAnsi="Arial" w:cs="Arial"/>
              <w:sz w:val="18"/>
              <w:szCs w:val="18"/>
            </w:rPr>
            <w:instrText xml:space="preserve"> PAGE </w:instrText>
          </w:r>
          <w:r w:rsidRPr="00676F18">
            <w:rPr>
              <w:rStyle w:val="Numeropagina"/>
              <w:rFonts w:ascii="Arial" w:hAnsi="Arial" w:cs="Arial"/>
              <w:sz w:val="18"/>
              <w:szCs w:val="18"/>
            </w:rPr>
            <w:fldChar w:fldCharType="separate"/>
          </w:r>
          <w:r>
            <w:rPr>
              <w:rStyle w:val="Numeropagina"/>
              <w:rFonts w:ascii="Arial" w:hAnsi="Arial" w:cs="Arial"/>
              <w:noProof/>
              <w:sz w:val="18"/>
              <w:szCs w:val="18"/>
            </w:rPr>
            <w:t>7</w:t>
          </w:r>
          <w:r w:rsidRPr="00676F18">
            <w:rPr>
              <w:rStyle w:val="Numeropagina"/>
              <w:rFonts w:ascii="Arial" w:hAnsi="Arial" w:cs="Arial"/>
              <w:sz w:val="18"/>
              <w:szCs w:val="18"/>
            </w:rPr>
            <w:fldChar w:fldCharType="end"/>
          </w:r>
          <w:r w:rsidRPr="00676F18">
            <w:rPr>
              <w:rStyle w:val="Numeropagina"/>
              <w:rFonts w:ascii="Arial" w:hAnsi="Arial" w:cs="Arial"/>
            </w:rPr>
            <w:t xml:space="preserve"> </w:t>
          </w:r>
          <w:r w:rsidRPr="00676F18">
            <w:rPr>
              <w:rStyle w:val="Numeropagina"/>
              <w:rFonts w:ascii="Arial" w:hAnsi="Arial" w:cs="Arial"/>
              <w:sz w:val="18"/>
              <w:szCs w:val="18"/>
            </w:rPr>
            <w:t>di</w:t>
          </w:r>
          <w:r w:rsidRPr="00676F18">
            <w:rPr>
              <w:rStyle w:val="Numeropagina"/>
              <w:rFonts w:ascii="Arial" w:hAnsi="Arial" w:cs="Arial"/>
            </w:rPr>
            <w:t xml:space="preserve"> </w:t>
          </w:r>
          <w:r w:rsidRPr="00676F18">
            <w:rPr>
              <w:rStyle w:val="Numeropagina"/>
              <w:rFonts w:ascii="Arial" w:hAnsi="Arial" w:cs="Arial"/>
              <w:sz w:val="18"/>
              <w:szCs w:val="18"/>
            </w:rPr>
            <w:fldChar w:fldCharType="begin"/>
          </w:r>
          <w:r w:rsidRPr="00676F18">
            <w:rPr>
              <w:rStyle w:val="Numeropagina"/>
              <w:rFonts w:ascii="Arial" w:hAnsi="Arial" w:cs="Arial"/>
              <w:sz w:val="18"/>
              <w:szCs w:val="18"/>
            </w:rPr>
            <w:instrText xml:space="preserve"> NUMPAGES </w:instrText>
          </w:r>
          <w:r w:rsidRPr="00676F18">
            <w:rPr>
              <w:rStyle w:val="Numeropagina"/>
              <w:rFonts w:ascii="Arial" w:hAnsi="Arial" w:cs="Arial"/>
              <w:sz w:val="18"/>
              <w:szCs w:val="18"/>
            </w:rPr>
            <w:fldChar w:fldCharType="separate"/>
          </w:r>
          <w:r>
            <w:rPr>
              <w:rStyle w:val="Numeropagina"/>
              <w:rFonts w:ascii="Arial" w:hAnsi="Arial" w:cs="Arial"/>
              <w:noProof/>
              <w:sz w:val="18"/>
              <w:szCs w:val="18"/>
            </w:rPr>
            <w:t>11</w:t>
          </w:r>
          <w:r w:rsidRPr="00676F18">
            <w:rPr>
              <w:rStyle w:val="Numeropagina"/>
              <w:rFonts w:ascii="Arial" w:hAnsi="Arial" w:cs="Arial"/>
              <w:sz w:val="18"/>
              <w:szCs w:val="18"/>
            </w:rPr>
            <w:fldChar w:fldCharType="end"/>
          </w:r>
        </w:p>
      </w:tc>
    </w:tr>
    <w:tr w:rsidR="00CA5B51" w14:paraId="3FC0E714" w14:textId="77777777" w:rsidTr="008F1D94">
      <w:trPr>
        <w:trHeight w:val="418"/>
        <w:jc w:val="center"/>
      </w:trPr>
      <w:tc>
        <w:tcPr>
          <w:tcW w:w="1750" w:type="dxa"/>
          <w:tcBorders>
            <w:top w:val="single" w:sz="4" w:space="0" w:color="auto"/>
            <w:left w:val="single" w:sz="12" w:space="0" w:color="auto"/>
            <w:right w:val="single" w:sz="4" w:space="0" w:color="auto"/>
          </w:tcBorders>
          <w:vAlign w:val="bottom"/>
        </w:tcPr>
        <w:p w14:paraId="5621CC8C" w14:textId="77777777" w:rsidR="00CA5B51" w:rsidRDefault="00CA5B51" w:rsidP="004258ED">
          <w:pPr>
            <w:pStyle w:val="Intestazione"/>
            <w:jc w:val="center"/>
            <w:rPr>
              <w:rFonts w:ascii="Arial" w:hAnsi="Arial" w:cs="Arial"/>
              <w:sz w:val="14"/>
              <w:szCs w:val="14"/>
            </w:rPr>
          </w:pPr>
          <w:r w:rsidRPr="00676F18">
            <w:rPr>
              <w:rFonts w:ascii="Arial" w:hAnsi="Arial" w:cs="Arial"/>
              <w:sz w:val="14"/>
              <w:szCs w:val="14"/>
            </w:rPr>
            <w:t>REDATT</w:t>
          </w:r>
          <w:r>
            <w:rPr>
              <w:rFonts w:ascii="Arial" w:hAnsi="Arial" w:cs="Arial"/>
              <w:sz w:val="14"/>
              <w:szCs w:val="14"/>
            </w:rPr>
            <w:t>O</w:t>
          </w:r>
          <w:r w:rsidRPr="00676F18">
            <w:rPr>
              <w:rFonts w:ascii="Arial" w:hAnsi="Arial" w:cs="Arial"/>
              <w:sz w:val="14"/>
              <w:szCs w:val="14"/>
            </w:rPr>
            <w:t xml:space="preserve"> DA</w:t>
          </w:r>
        </w:p>
        <w:p w14:paraId="69B0F1E5" w14:textId="77777777" w:rsidR="00CA5B51" w:rsidRDefault="00CA5B51" w:rsidP="004258ED">
          <w:pPr>
            <w:pStyle w:val="Intestazione"/>
            <w:jc w:val="center"/>
            <w:rPr>
              <w:rFonts w:ascii="Arial" w:hAnsi="Arial" w:cs="Arial"/>
              <w:sz w:val="14"/>
              <w:szCs w:val="14"/>
            </w:rPr>
          </w:pPr>
          <w:r>
            <w:rPr>
              <w:rFonts w:ascii="Arial" w:hAnsi="Arial" w:cs="Arial"/>
              <w:sz w:val="14"/>
              <w:szCs w:val="14"/>
            </w:rPr>
            <w:t>Marianna Mauri</w:t>
          </w:r>
        </w:p>
        <w:p w14:paraId="3AB58644" w14:textId="443CD2A1" w:rsidR="00CA5B51" w:rsidRPr="00676F18" w:rsidRDefault="00CA5B51" w:rsidP="004258ED">
          <w:pPr>
            <w:pStyle w:val="Intestazione"/>
            <w:jc w:val="center"/>
            <w:rPr>
              <w:rFonts w:ascii="Arial" w:hAnsi="Arial" w:cs="Arial"/>
              <w:sz w:val="14"/>
              <w:szCs w:val="14"/>
            </w:rPr>
          </w:pPr>
          <w:r>
            <w:rPr>
              <w:noProof/>
            </w:rPr>
            <w:drawing>
              <wp:inline distT="0" distB="0" distL="0" distR="0" wp14:anchorId="6C694EAA" wp14:editId="1EFBCA58">
                <wp:extent cx="948545" cy="267788"/>
                <wp:effectExtent l="0" t="0" r="0" b="0"/>
                <wp:docPr id="146322670" name="Immagine 5" descr="Immagine che contiene calligrafia, Carattere, nero,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2670" name="Immagine 5" descr="Immagine che contiene calligrafia, Carattere, nero, testo&#10;&#10;Descrizione generata automaticamente"/>
                        <pic:cNvPicPr>
                          <a:picLocks noChangeAspect="1" noChangeArrowheads="1"/>
                        </pic:cNvPicPr>
                      </pic:nvPicPr>
                      <pic:blipFill rotWithShape="1">
                        <a:blip r:embed="rId3">
                          <a:extLst>
                            <a:ext uri="{28A0092B-C50C-407E-A947-70E740481C1C}">
                              <a14:useLocalDpi xmlns:a14="http://schemas.microsoft.com/office/drawing/2010/main" val="0"/>
                            </a:ext>
                          </a:extLst>
                        </a:blip>
                        <a:srcRect l="10747" t="33227" r="18069" b="30224"/>
                        <a:stretch/>
                      </pic:blipFill>
                      <pic:spPr bwMode="auto">
                        <a:xfrm>
                          <a:off x="0" y="0"/>
                          <a:ext cx="990434" cy="27961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067" w:type="dxa"/>
          <w:vMerge w:val="restart"/>
          <w:tcBorders>
            <w:top w:val="single" w:sz="4" w:space="0" w:color="auto"/>
            <w:left w:val="single" w:sz="4" w:space="0" w:color="auto"/>
            <w:right w:val="single" w:sz="4" w:space="0" w:color="auto"/>
          </w:tcBorders>
          <w:vAlign w:val="center"/>
        </w:tcPr>
        <w:p w14:paraId="60ECC4D4" w14:textId="16C8F3E7" w:rsidR="00CA5B51" w:rsidRPr="00F47E09" w:rsidRDefault="00CA5B51" w:rsidP="004258ED">
          <w:pPr>
            <w:pStyle w:val="Intestazione"/>
            <w:jc w:val="center"/>
            <w:rPr>
              <w:rFonts w:ascii="Arial" w:hAnsi="Arial"/>
              <w:b/>
              <w:bCs/>
              <w:highlight w:val="yellow"/>
            </w:rPr>
          </w:pPr>
          <w:r w:rsidRPr="00BC07D5">
            <w:rPr>
              <w:rFonts w:ascii="Arial" w:hAnsi="Arial"/>
              <w:b/>
              <w:bCs/>
              <w:sz w:val="32"/>
              <w:szCs w:val="32"/>
            </w:rPr>
            <w:t>MANUALE della QUALITÀ</w:t>
          </w:r>
        </w:p>
      </w:tc>
      <w:tc>
        <w:tcPr>
          <w:tcW w:w="2011" w:type="dxa"/>
          <w:vMerge w:val="restart"/>
          <w:tcBorders>
            <w:top w:val="single" w:sz="4" w:space="0" w:color="auto"/>
            <w:left w:val="single" w:sz="4" w:space="0" w:color="auto"/>
            <w:right w:val="single" w:sz="12" w:space="0" w:color="auto"/>
          </w:tcBorders>
          <w:vAlign w:val="center"/>
        </w:tcPr>
        <w:p w14:paraId="2DFA60DD" w14:textId="7327C399" w:rsidR="00CA5B51" w:rsidRPr="00F45306" w:rsidRDefault="00CA5B51" w:rsidP="004258ED">
          <w:pPr>
            <w:pStyle w:val="Intestazione"/>
            <w:jc w:val="center"/>
            <w:rPr>
              <w:rFonts w:ascii="Arial" w:hAnsi="Arial" w:cs="Arial"/>
              <w:sz w:val="16"/>
              <w:szCs w:val="16"/>
              <w:highlight w:val="yellow"/>
            </w:rPr>
          </w:pPr>
          <w:r w:rsidRPr="00936E4B">
            <w:rPr>
              <w:rFonts w:ascii="Arial" w:hAnsi="Arial" w:cs="Arial"/>
              <w:sz w:val="16"/>
              <w:szCs w:val="16"/>
            </w:rPr>
            <w:t xml:space="preserve">Rev. </w:t>
          </w:r>
          <w:del w:id="199" w:author="MICROBIOLOGIA" w:date="2025-09-16T14:29:00Z" w16du:dateUtc="2025-09-16T12:29:00Z">
            <w:r w:rsidR="004B3EEE" w:rsidRPr="00936E4B" w:rsidDel="00977932">
              <w:rPr>
                <w:rFonts w:ascii="Arial" w:hAnsi="Arial" w:cs="Arial"/>
                <w:sz w:val="16"/>
                <w:szCs w:val="16"/>
              </w:rPr>
              <w:delText xml:space="preserve">02 </w:delText>
            </w:r>
          </w:del>
          <w:ins w:id="200" w:author="MICROBIOLOGIA" w:date="2025-09-16T14:29:00Z" w16du:dateUtc="2025-09-16T12:29:00Z">
            <w:r w:rsidR="00977932" w:rsidRPr="00936E4B">
              <w:rPr>
                <w:rFonts w:ascii="Arial" w:hAnsi="Arial" w:cs="Arial"/>
                <w:sz w:val="16"/>
                <w:szCs w:val="16"/>
              </w:rPr>
              <w:t>0</w:t>
            </w:r>
            <w:del w:id="201" w:author="11770" w:date="2026-02-19T09:10:00Z" w16du:dateUtc="2026-02-19T08:10:00Z">
              <w:r w:rsidR="00977932" w:rsidRPr="00936E4B" w:rsidDel="00936E4B">
                <w:rPr>
                  <w:rFonts w:ascii="Arial" w:hAnsi="Arial" w:cs="Arial"/>
                  <w:sz w:val="16"/>
                  <w:szCs w:val="16"/>
                </w:rPr>
                <w:delText>3</w:delText>
              </w:r>
            </w:del>
          </w:ins>
          <w:ins w:id="202" w:author="11770" w:date="2026-02-19T09:10:00Z" w16du:dateUtc="2026-02-19T08:10:00Z">
            <w:r w:rsidR="00936E4B" w:rsidRPr="00936E4B">
              <w:rPr>
                <w:rFonts w:ascii="Arial" w:hAnsi="Arial" w:cs="Arial"/>
                <w:sz w:val="16"/>
                <w:szCs w:val="16"/>
                <w:rPrChange w:id="203" w:author="11770" w:date="2026-02-19T09:11:00Z" w16du:dateUtc="2026-02-19T08:11:00Z">
                  <w:rPr>
                    <w:rFonts w:ascii="Arial" w:hAnsi="Arial" w:cs="Arial"/>
                    <w:sz w:val="16"/>
                    <w:szCs w:val="16"/>
                    <w:highlight w:val="yellow"/>
                  </w:rPr>
                </w:rPrChange>
              </w:rPr>
              <w:t>4</w:t>
            </w:r>
          </w:ins>
          <w:ins w:id="204" w:author="MICROBIOLOGIA" w:date="2025-09-16T14:29:00Z" w16du:dateUtc="2025-09-16T12:29:00Z">
            <w:r w:rsidR="00977932" w:rsidRPr="00936E4B">
              <w:rPr>
                <w:rFonts w:ascii="Arial" w:hAnsi="Arial" w:cs="Arial"/>
                <w:sz w:val="16"/>
                <w:szCs w:val="16"/>
              </w:rPr>
              <w:t xml:space="preserve"> </w:t>
            </w:r>
          </w:ins>
          <w:r w:rsidRPr="00936E4B">
            <w:rPr>
              <w:rFonts w:ascii="Arial" w:hAnsi="Arial" w:cs="Arial"/>
              <w:sz w:val="16"/>
              <w:szCs w:val="16"/>
            </w:rPr>
            <w:t xml:space="preserve">del </w:t>
          </w:r>
          <w:ins w:id="205" w:author="11770" w:date="2026-02-19T09:10:00Z" w16du:dateUtc="2026-02-19T08:10:00Z">
            <w:r w:rsidR="00936E4B" w:rsidRPr="00936E4B">
              <w:rPr>
                <w:rFonts w:ascii="Arial" w:hAnsi="Arial" w:cs="Arial"/>
                <w:sz w:val="16"/>
                <w:szCs w:val="16"/>
                <w:rPrChange w:id="206" w:author="11770" w:date="2026-02-19T09:11:00Z" w16du:dateUtc="2026-02-19T08:11:00Z">
                  <w:rPr>
                    <w:rFonts w:ascii="Arial" w:hAnsi="Arial" w:cs="Arial"/>
                    <w:sz w:val="16"/>
                    <w:szCs w:val="16"/>
                    <w:highlight w:val="yellow"/>
                  </w:rPr>
                </w:rPrChange>
              </w:rPr>
              <w:t>19/01/202</w:t>
            </w:r>
          </w:ins>
          <w:ins w:id="207" w:author="11770" w:date="2026-02-19T09:11:00Z" w16du:dateUtc="2026-02-19T08:11:00Z">
            <w:r w:rsidR="00936E4B" w:rsidRPr="00936E4B">
              <w:rPr>
                <w:rFonts w:ascii="Arial" w:hAnsi="Arial" w:cs="Arial"/>
                <w:sz w:val="16"/>
                <w:szCs w:val="16"/>
                <w:rPrChange w:id="208" w:author="11770" w:date="2026-02-19T09:11:00Z" w16du:dateUtc="2026-02-19T08:11:00Z">
                  <w:rPr>
                    <w:rFonts w:ascii="Arial" w:hAnsi="Arial" w:cs="Arial"/>
                    <w:sz w:val="16"/>
                    <w:szCs w:val="16"/>
                    <w:highlight w:val="yellow"/>
                  </w:rPr>
                </w:rPrChange>
              </w:rPr>
              <w:t>6</w:t>
            </w:r>
          </w:ins>
          <w:del w:id="209" w:author="MICROBIOLOGIA" w:date="2025-09-16T14:29:00Z" w16du:dateUtc="2025-09-16T12:29:00Z">
            <w:r w:rsidR="00A2582A" w:rsidRPr="00F45306" w:rsidDel="00977932">
              <w:rPr>
                <w:rFonts w:ascii="Arial" w:hAnsi="Arial" w:cs="Arial"/>
                <w:sz w:val="16"/>
                <w:szCs w:val="16"/>
                <w:highlight w:val="yellow"/>
                <w:rPrChange w:id="210" w:author="MICROBIOLOGIA" w:date="2025-10-01T15:09:00Z" w16du:dateUtc="2025-10-01T13:09:00Z">
                  <w:rPr>
                    <w:rFonts w:ascii="Arial" w:hAnsi="Arial" w:cs="Arial"/>
                    <w:sz w:val="16"/>
                    <w:szCs w:val="16"/>
                  </w:rPr>
                </w:rPrChange>
              </w:rPr>
              <w:delText>29/01/2025</w:delText>
            </w:r>
          </w:del>
        </w:p>
        <w:p w14:paraId="7647E8F5" w14:textId="1C3F12D7" w:rsidR="00CA5B51" w:rsidRPr="00B618BD" w:rsidRDefault="00CA5B51" w:rsidP="004258ED">
          <w:pPr>
            <w:pStyle w:val="Intestazione"/>
            <w:jc w:val="center"/>
            <w:rPr>
              <w:rFonts w:ascii="Arial" w:hAnsi="Arial" w:cs="Arial"/>
              <w:sz w:val="16"/>
              <w:szCs w:val="16"/>
              <w:highlight w:val="yellow"/>
            </w:rPr>
          </w:pPr>
        </w:p>
      </w:tc>
    </w:tr>
    <w:tr w:rsidR="00CA5B51" w14:paraId="7FE25568" w14:textId="77777777" w:rsidTr="008F1D94">
      <w:trPr>
        <w:trHeight w:val="848"/>
        <w:jc w:val="center"/>
      </w:trPr>
      <w:tc>
        <w:tcPr>
          <w:tcW w:w="1750" w:type="dxa"/>
          <w:tcBorders>
            <w:left w:val="single" w:sz="12" w:space="0" w:color="auto"/>
            <w:bottom w:val="single" w:sz="12" w:space="0" w:color="auto"/>
            <w:right w:val="single" w:sz="4" w:space="0" w:color="auto"/>
          </w:tcBorders>
          <w:vAlign w:val="center"/>
        </w:tcPr>
        <w:p w14:paraId="39FC6D39" w14:textId="77777777" w:rsidR="00CA5B51" w:rsidRPr="00676F18" w:rsidRDefault="00CA5B51" w:rsidP="004258ED">
          <w:pPr>
            <w:pStyle w:val="Intestazione"/>
            <w:jc w:val="center"/>
            <w:rPr>
              <w:rFonts w:ascii="Arial" w:hAnsi="Arial" w:cs="Arial"/>
              <w:sz w:val="14"/>
              <w:szCs w:val="14"/>
            </w:rPr>
          </w:pPr>
          <w:r w:rsidRPr="00676F18">
            <w:rPr>
              <w:rFonts w:ascii="Arial" w:hAnsi="Arial" w:cs="Arial"/>
              <w:sz w:val="14"/>
              <w:szCs w:val="14"/>
            </w:rPr>
            <w:t>APPROVAT</w:t>
          </w:r>
          <w:r>
            <w:rPr>
              <w:rFonts w:ascii="Arial" w:hAnsi="Arial" w:cs="Arial"/>
              <w:sz w:val="14"/>
              <w:szCs w:val="14"/>
            </w:rPr>
            <w:t>O</w:t>
          </w:r>
          <w:r w:rsidRPr="00676F18">
            <w:rPr>
              <w:rFonts w:ascii="Arial" w:hAnsi="Arial" w:cs="Arial"/>
              <w:sz w:val="14"/>
              <w:szCs w:val="14"/>
            </w:rPr>
            <w:t xml:space="preserve"> DA</w:t>
          </w:r>
        </w:p>
        <w:p w14:paraId="23F6FC33" w14:textId="77777777" w:rsidR="00CA5B51" w:rsidRDefault="00CA5B51" w:rsidP="004258ED">
          <w:pPr>
            <w:pStyle w:val="Intestazione"/>
            <w:jc w:val="center"/>
            <w:rPr>
              <w:rFonts w:ascii="Arial" w:hAnsi="Arial" w:cs="Arial"/>
              <w:sz w:val="14"/>
              <w:szCs w:val="14"/>
            </w:rPr>
          </w:pPr>
          <w:r>
            <w:rPr>
              <w:rFonts w:ascii="Arial" w:hAnsi="Arial" w:cs="Arial"/>
              <w:sz w:val="14"/>
              <w:szCs w:val="14"/>
            </w:rPr>
            <w:t>Alessandro Bidossi</w:t>
          </w:r>
        </w:p>
        <w:p w14:paraId="1DC3BD91" w14:textId="5535F7DC" w:rsidR="00CA5B51" w:rsidRPr="00676F18" w:rsidRDefault="00CA5B51" w:rsidP="004258ED">
          <w:pPr>
            <w:pStyle w:val="Intestazione"/>
            <w:jc w:val="center"/>
            <w:rPr>
              <w:rFonts w:ascii="Arial" w:hAnsi="Arial" w:cs="Arial"/>
              <w:sz w:val="14"/>
              <w:szCs w:val="14"/>
            </w:rPr>
          </w:pPr>
          <w:r>
            <w:rPr>
              <w:noProof/>
            </w:rPr>
            <w:drawing>
              <wp:inline distT="0" distB="0" distL="0" distR="0" wp14:anchorId="127289C4" wp14:editId="4F1BEBAF">
                <wp:extent cx="1009409" cy="328238"/>
                <wp:effectExtent l="0" t="0" r="635" b="0"/>
                <wp:docPr id="1038419904" name="Immagine 2" descr="Immagine che contiene calligrafi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19904" name="Immagine 2" descr="Immagine che contiene calligrafia&#10;&#10;Descrizione generata automaticament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01867" cy="390821"/>
                        </a:xfrm>
                        <a:prstGeom prst="rect">
                          <a:avLst/>
                        </a:prstGeom>
                        <a:noFill/>
                        <a:ln>
                          <a:noFill/>
                        </a:ln>
                      </pic:spPr>
                    </pic:pic>
                  </a:graphicData>
                </a:graphic>
              </wp:inline>
            </w:drawing>
          </w:r>
        </w:p>
      </w:tc>
      <w:tc>
        <w:tcPr>
          <w:tcW w:w="7067" w:type="dxa"/>
          <w:vMerge/>
          <w:tcBorders>
            <w:left w:val="single" w:sz="4" w:space="0" w:color="auto"/>
            <w:bottom w:val="single" w:sz="12" w:space="0" w:color="auto"/>
            <w:right w:val="single" w:sz="4" w:space="0" w:color="auto"/>
          </w:tcBorders>
          <w:vAlign w:val="center"/>
        </w:tcPr>
        <w:p w14:paraId="794C283B" w14:textId="77777777" w:rsidR="00CA5B51" w:rsidRPr="002B68AF" w:rsidRDefault="00CA5B51" w:rsidP="004258ED">
          <w:pPr>
            <w:pStyle w:val="Intestazione"/>
            <w:jc w:val="center"/>
            <w:rPr>
              <w:rFonts w:ascii="Arial" w:hAnsi="Arial" w:cs="Arial"/>
              <w:b/>
              <w:sz w:val="18"/>
              <w:szCs w:val="18"/>
              <w:highlight w:val="yellow"/>
            </w:rPr>
          </w:pPr>
        </w:p>
      </w:tc>
      <w:tc>
        <w:tcPr>
          <w:tcW w:w="2011" w:type="dxa"/>
          <w:vMerge/>
          <w:tcBorders>
            <w:left w:val="single" w:sz="4" w:space="0" w:color="auto"/>
            <w:bottom w:val="single" w:sz="12" w:space="0" w:color="auto"/>
            <w:right w:val="single" w:sz="12" w:space="0" w:color="auto"/>
          </w:tcBorders>
          <w:vAlign w:val="center"/>
        </w:tcPr>
        <w:p w14:paraId="7F79D4B6" w14:textId="49571CD8" w:rsidR="00CA5B51" w:rsidRPr="00676F18" w:rsidRDefault="00CA5B51" w:rsidP="004258ED">
          <w:pPr>
            <w:pStyle w:val="Intestazione"/>
            <w:jc w:val="center"/>
            <w:rPr>
              <w:rFonts w:ascii="Arial" w:hAnsi="Arial" w:cs="Arial"/>
              <w:sz w:val="16"/>
              <w:szCs w:val="16"/>
            </w:rPr>
          </w:pPr>
        </w:p>
      </w:tc>
    </w:tr>
  </w:tbl>
  <w:p w14:paraId="33FDCC46" w14:textId="77777777" w:rsidR="00E12AAD" w:rsidRDefault="00E12AAD">
    <w:pPr>
      <w:pStyle w:val="Intestazione"/>
    </w:pPr>
  </w:p>
  <w:p w14:paraId="56B51521" w14:textId="77777777" w:rsidR="00892D12" w:rsidRDefault="00892D1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52E50" w14:textId="77777777" w:rsidR="00936E4B" w:rsidRDefault="00936E4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visibility:visible;mso-wrap-style:square" o:bullet="t">
        <v:imagedata r:id="rId1" o:title=""/>
      </v:shape>
    </w:pict>
  </w:numPicBullet>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F54ACA"/>
    <w:multiLevelType w:val="multilevel"/>
    <w:tmpl w:val="FE128156"/>
    <w:lvl w:ilvl="0">
      <w:start w:val="1"/>
      <w:numFmt w:val="bullet"/>
      <w:lvlText w:val=""/>
      <w:lvlPicBulletId w:val="0"/>
      <w:lvlJc w:val="left"/>
      <w:pPr>
        <w:tabs>
          <w:tab w:val="num" w:pos="360"/>
        </w:tabs>
        <w:ind w:left="360" w:hanging="360"/>
      </w:pPr>
      <w:rPr>
        <w:rFonts w:ascii="Symbol" w:hAnsi="Symbol" w:hint="default"/>
        <w:color w:val="auto"/>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 w15:restartNumberingAfterBreak="0">
    <w:nsid w:val="073B0A64"/>
    <w:multiLevelType w:val="hybridMultilevel"/>
    <w:tmpl w:val="990AAF78"/>
    <w:lvl w:ilvl="0" w:tplc="04100001">
      <w:start w:val="1"/>
      <w:numFmt w:val="bullet"/>
      <w:lvlText w:val=""/>
      <w:lvlJc w:val="left"/>
      <w:pPr>
        <w:ind w:left="1620" w:hanging="360"/>
      </w:pPr>
      <w:rPr>
        <w:rFonts w:ascii="Symbol" w:hAnsi="Symbol" w:hint="default"/>
      </w:rPr>
    </w:lvl>
    <w:lvl w:ilvl="1" w:tplc="04100003" w:tentative="1">
      <w:start w:val="1"/>
      <w:numFmt w:val="bullet"/>
      <w:lvlText w:val="o"/>
      <w:lvlJc w:val="left"/>
      <w:pPr>
        <w:ind w:left="2340" w:hanging="360"/>
      </w:pPr>
      <w:rPr>
        <w:rFonts w:ascii="Courier New" w:hAnsi="Courier New" w:cs="Courier New" w:hint="default"/>
      </w:rPr>
    </w:lvl>
    <w:lvl w:ilvl="2" w:tplc="04100005" w:tentative="1">
      <w:start w:val="1"/>
      <w:numFmt w:val="bullet"/>
      <w:lvlText w:val=""/>
      <w:lvlJc w:val="left"/>
      <w:pPr>
        <w:ind w:left="3060" w:hanging="360"/>
      </w:pPr>
      <w:rPr>
        <w:rFonts w:ascii="Wingdings" w:hAnsi="Wingdings" w:hint="default"/>
      </w:rPr>
    </w:lvl>
    <w:lvl w:ilvl="3" w:tplc="04100001" w:tentative="1">
      <w:start w:val="1"/>
      <w:numFmt w:val="bullet"/>
      <w:lvlText w:val=""/>
      <w:lvlJc w:val="left"/>
      <w:pPr>
        <w:ind w:left="3780" w:hanging="360"/>
      </w:pPr>
      <w:rPr>
        <w:rFonts w:ascii="Symbol" w:hAnsi="Symbol" w:hint="default"/>
      </w:rPr>
    </w:lvl>
    <w:lvl w:ilvl="4" w:tplc="04100003" w:tentative="1">
      <w:start w:val="1"/>
      <w:numFmt w:val="bullet"/>
      <w:lvlText w:val="o"/>
      <w:lvlJc w:val="left"/>
      <w:pPr>
        <w:ind w:left="4500" w:hanging="360"/>
      </w:pPr>
      <w:rPr>
        <w:rFonts w:ascii="Courier New" w:hAnsi="Courier New" w:cs="Courier New" w:hint="default"/>
      </w:rPr>
    </w:lvl>
    <w:lvl w:ilvl="5" w:tplc="04100005" w:tentative="1">
      <w:start w:val="1"/>
      <w:numFmt w:val="bullet"/>
      <w:lvlText w:val=""/>
      <w:lvlJc w:val="left"/>
      <w:pPr>
        <w:ind w:left="5220" w:hanging="360"/>
      </w:pPr>
      <w:rPr>
        <w:rFonts w:ascii="Wingdings" w:hAnsi="Wingdings" w:hint="default"/>
      </w:rPr>
    </w:lvl>
    <w:lvl w:ilvl="6" w:tplc="04100001" w:tentative="1">
      <w:start w:val="1"/>
      <w:numFmt w:val="bullet"/>
      <w:lvlText w:val=""/>
      <w:lvlJc w:val="left"/>
      <w:pPr>
        <w:ind w:left="5940" w:hanging="360"/>
      </w:pPr>
      <w:rPr>
        <w:rFonts w:ascii="Symbol" w:hAnsi="Symbol" w:hint="default"/>
      </w:rPr>
    </w:lvl>
    <w:lvl w:ilvl="7" w:tplc="04100003" w:tentative="1">
      <w:start w:val="1"/>
      <w:numFmt w:val="bullet"/>
      <w:lvlText w:val="o"/>
      <w:lvlJc w:val="left"/>
      <w:pPr>
        <w:ind w:left="6660" w:hanging="360"/>
      </w:pPr>
      <w:rPr>
        <w:rFonts w:ascii="Courier New" w:hAnsi="Courier New" w:cs="Courier New" w:hint="default"/>
      </w:rPr>
    </w:lvl>
    <w:lvl w:ilvl="8" w:tplc="04100005" w:tentative="1">
      <w:start w:val="1"/>
      <w:numFmt w:val="bullet"/>
      <w:lvlText w:val=""/>
      <w:lvlJc w:val="left"/>
      <w:pPr>
        <w:ind w:left="7380" w:hanging="360"/>
      </w:pPr>
      <w:rPr>
        <w:rFonts w:ascii="Wingdings" w:hAnsi="Wingdings" w:hint="default"/>
      </w:rPr>
    </w:lvl>
  </w:abstractNum>
  <w:abstractNum w:abstractNumId="3" w15:restartNumberingAfterBreak="0">
    <w:nsid w:val="076D1F00"/>
    <w:multiLevelType w:val="hybridMultilevel"/>
    <w:tmpl w:val="D81071FA"/>
    <w:lvl w:ilvl="0" w:tplc="FFFFFFFF">
      <w:start w:val="1"/>
      <w:numFmt w:val="bullet"/>
      <w:lvlText w:val=""/>
      <w:lvlJc w:val="left"/>
      <w:pPr>
        <w:tabs>
          <w:tab w:val="num" w:pos="1571"/>
        </w:tabs>
        <w:ind w:left="1571" w:hanging="360"/>
      </w:pPr>
      <w:rPr>
        <w:rFonts w:ascii="Symbol" w:hAnsi="Symbol" w:hint="default"/>
      </w:rPr>
    </w:lvl>
    <w:lvl w:ilvl="1" w:tplc="FFFFFFFF" w:tentative="1">
      <w:start w:val="1"/>
      <w:numFmt w:val="bullet"/>
      <w:lvlText w:val="o"/>
      <w:lvlJc w:val="left"/>
      <w:pPr>
        <w:tabs>
          <w:tab w:val="num" w:pos="2291"/>
        </w:tabs>
        <w:ind w:left="2291" w:hanging="360"/>
      </w:pPr>
      <w:rPr>
        <w:rFonts w:ascii="Courier New" w:hAnsi="Courier New" w:cs="Courier New" w:hint="default"/>
      </w:rPr>
    </w:lvl>
    <w:lvl w:ilvl="2" w:tplc="FFFFFFFF" w:tentative="1">
      <w:start w:val="1"/>
      <w:numFmt w:val="bullet"/>
      <w:lvlText w:val=""/>
      <w:lvlJc w:val="left"/>
      <w:pPr>
        <w:tabs>
          <w:tab w:val="num" w:pos="3011"/>
        </w:tabs>
        <w:ind w:left="3011" w:hanging="360"/>
      </w:pPr>
      <w:rPr>
        <w:rFonts w:ascii="Wingdings" w:hAnsi="Wingdings" w:hint="default"/>
      </w:rPr>
    </w:lvl>
    <w:lvl w:ilvl="3" w:tplc="FFFFFFFF" w:tentative="1">
      <w:start w:val="1"/>
      <w:numFmt w:val="bullet"/>
      <w:lvlText w:val=""/>
      <w:lvlJc w:val="left"/>
      <w:pPr>
        <w:tabs>
          <w:tab w:val="num" w:pos="3731"/>
        </w:tabs>
        <w:ind w:left="3731" w:hanging="360"/>
      </w:pPr>
      <w:rPr>
        <w:rFonts w:ascii="Symbol" w:hAnsi="Symbol" w:hint="default"/>
      </w:rPr>
    </w:lvl>
    <w:lvl w:ilvl="4" w:tplc="FFFFFFFF" w:tentative="1">
      <w:start w:val="1"/>
      <w:numFmt w:val="bullet"/>
      <w:lvlText w:val="o"/>
      <w:lvlJc w:val="left"/>
      <w:pPr>
        <w:tabs>
          <w:tab w:val="num" w:pos="4451"/>
        </w:tabs>
        <w:ind w:left="4451" w:hanging="360"/>
      </w:pPr>
      <w:rPr>
        <w:rFonts w:ascii="Courier New" w:hAnsi="Courier New" w:cs="Courier New" w:hint="default"/>
      </w:rPr>
    </w:lvl>
    <w:lvl w:ilvl="5" w:tplc="FFFFFFFF" w:tentative="1">
      <w:start w:val="1"/>
      <w:numFmt w:val="bullet"/>
      <w:lvlText w:val=""/>
      <w:lvlJc w:val="left"/>
      <w:pPr>
        <w:tabs>
          <w:tab w:val="num" w:pos="5171"/>
        </w:tabs>
        <w:ind w:left="5171" w:hanging="360"/>
      </w:pPr>
      <w:rPr>
        <w:rFonts w:ascii="Wingdings" w:hAnsi="Wingdings" w:hint="default"/>
      </w:rPr>
    </w:lvl>
    <w:lvl w:ilvl="6" w:tplc="FFFFFFFF" w:tentative="1">
      <w:start w:val="1"/>
      <w:numFmt w:val="bullet"/>
      <w:lvlText w:val=""/>
      <w:lvlJc w:val="left"/>
      <w:pPr>
        <w:tabs>
          <w:tab w:val="num" w:pos="5891"/>
        </w:tabs>
        <w:ind w:left="5891" w:hanging="360"/>
      </w:pPr>
      <w:rPr>
        <w:rFonts w:ascii="Symbol" w:hAnsi="Symbol" w:hint="default"/>
      </w:rPr>
    </w:lvl>
    <w:lvl w:ilvl="7" w:tplc="FFFFFFFF" w:tentative="1">
      <w:start w:val="1"/>
      <w:numFmt w:val="bullet"/>
      <w:lvlText w:val="o"/>
      <w:lvlJc w:val="left"/>
      <w:pPr>
        <w:tabs>
          <w:tab w:val="num" w:pos="6611"/>
        </w:tabs>
        <w:ind w:left="6611" w:hanging="360"/>
      </w:pPr>
      <w:rPr>
        <w:rFonts w:ascii="Courier New" w:hAnsi="Courier New" w:cs="Courier New" w:hint="default"/>
      </w:rPr>
    </w:lvl>
    <w:lvl w:ilvl="8" w:tplc="FFFFFFFF" w:tentative="1">
      <w:start w:val="1"/>
      <w:numFmt w:val="bullet"/>
      <w:lvlText w:val=""/>
      <w:lvlJc w:val="left"/>
      <w:pPr>
        <w:tabs>
          <w:tab w:val="num" w:pos="7331"/>
        </w:tabs>
        <w:ind w:left="7331" w:hanging="360"/>
      </w:pPr>
      <w:rPr>
        <w:rFonts w:ascii="Wingdings" w:hAnsi="Wingdings" w:hint="default"/>
      </w:rPr>
    </w:lvl>
  </w:abstractNum>
  <w:abstractNum w:abstractNumId="4" w15:restartNumberingAfterBreak="0">
    <w:nsid w:val="0A1E5FA8"/>
    <w:multiLevelType w:val="singleLevel"/>
    <w:tmpl w:val="99FE2A96"/>
    <w:lvl w:ilvl="0">
      <w:start w:val="1"/>
      <w:numFmt w:val="bullet"/>
      <w:lvlText w:val=""/>
      <w:lvlJc w:val="left"/>
      <w:pPr>
        <w:tabs>
          <w:tab w:val="num" w:pos="454"/>
        </w:tabs>
        <w:ind w:left="454" w:hanging="454"/>
      </w:pPr>
      <w:rPr>
        <w:rFonts w:ascii="Wingdings" w:hAnsi="Wingdings" w:hint="default"/>
      </w:rPr>
    </w:lvl>
  </w:abstractNum>
  <w:abstractNum w:abstractNumId="5" w15:restartNumberingAfterBreak="0">
    <w:nsid w:val="0A7026E1"/>
    <w:multiLevelType w:val="hybridMultilevel"/>
    <w:tmpl w:val="A4862530"/>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AB335E4"/>
    <w:multiLevelType w:val="hybridMultilevel"/>
    <w:tmpl w:val="6562ED8A"/>
    <w:lvl w:ilvl="0" w:tplc="FFFFFFFF">
      <w:start w:val="1"/>
      <w:numFmt w:val="bullet"/>
      <w:lvlText w:val=""/>
      <w:lvlJc w:val="left"/>
      <w:pPr>
        <w:tabs>
          <w:tab w:val="num" w:pos="1211"/>
        </w:tabs>
        <w:ind w:left="1211" w:hanging="360"/>
      </w:pPr>
      <w:rPr>
        <w:rFonts w:ascii="Wingdings" w:hAnsi="Wingdings" w:hint="default"/>
        <w:sz w:val="16"/>
      </w:rPr>
    </w:lvl>
    <w:lvl w:ilvl="1" w:tplc="FFFFFFFF" w:tentative="1">
      <w:start w:val="1"/>
      <w:numFmt w:val="bullet"/>
      <w:lvlText w:val="o"/>
      <w:lvlJc w:val="left"/>
      <w:pPr>
        <w:tabs>
          <w:tab w:val="num" w:pos="-261"/>
        </w:tabs>
        <w:ind w:left="-261" w:hanging="360"/>
      </w:pPr>
      <w:rPr>
        <w:rFonts w:ascii="Courier New" w:hAnsi="Courier New" w:cs="Courier New" w:hint="default"/>
      </w:rPr>
    </w:lvl>
    <w:lvl w:ilvl="2" w:tplc="FFFFFFFF" w:tentative="1">
      <w:start w:val="1"/>
      <w:numFmt w:val="bullet"/>
      <w:lvlText w:val=""/>
      <w:lvlJc w:val="left"/>
      <w:pPr>
        <w:tabs>
          <w:tab w:val="num" w:pos="459"/>
        </w:tabs>
        <w:ind w:left="459" w:hanging="360"/>
      </w:pPr>
      <w:rPr>
        <w:rFonts w:ascii="Wingdings" w:hAnsi="Wingdings" w:hint="default"/>
      </w:rPr>
    </w:lvl>
    <w:lvl w:ilvl="3" w:tplc="FFFFFFFF" w:tentative="1">
      <w:start w:val="1"/>
      <w:numFmt w:val="bullet"/>
      <w:lvlText w:val=""/>
      <w:lvlJc w:val="left"/>
      <w:pPr>
        <w:tabs>
          <w:tab w:val="num" w:pos="1179"/>
        </w:tabs>
        <w:ind w:left="1179" w:hanging="360"/>
      </w:pPr>
      <w:rPr>
        <w:rFonts w:ascii="Symbol" w:hAnsi="Symbol" w:hint="default"/>
      </w:rPr>
    </w:lvl>
    <w:lvl w:ilvl="4" w:tplc="FFFFFFFF" w:tentative="1">
      <w:start w:val="1"/>
      <w:numFmt w:val="bullet"/>
      <w:lvlText w:val="o"/>
      <w:lvlJc w:val="left"/>
      <w:pPr>
        <w:tabs>
          <w:tab w:val="num" w:pos="1899"/>
        </w:tabs>
        <w:ind w:left="1899" w:hanging="360"/>
      </w:pPr>
      <w:rPr>
        <w:rFonts w:ascii="Courier New" w:hAnsi="Courier New" w:cs="Courier New" w:hint="default"/>
      </w:rPr>
    </w:lvl>
    <w:lvl w:ilvl="5" w:tplc="FFFFFFFF" w:tentative="1">
      <w:start w:val="1"/>
      <w:numFmt w:val="bullet"/>
      <w:lvlText w:val=""/>
      <w:lvlJc w:val="left"/>
      <w:pPr>
        <w:tabs>
          <w:tab w:val="num" w:pos="2619"/>
        </w:tabs>
        <w:ind w:left="2619" w:hanging="360"/>
      </w:pPr>
      <w:rPr>
        <w:rFonts w:ascii="Wingdings" w:hAnsi="Wingdings" w:hint="default"/>
      </w:rPr>
    </w:lvl>
    <w:lvl w:ilvl="6" w:tplc="FFFFFFFF" w:tentative="1">
      <w:start w:val="1"/>
      <w:numFmt w:val="bullet"/>
      <w:lvlText w:val=""/>
      <w:lvlJc w:val="left"/>
      <w:pPr>
        <w:tabs>
          <w:tab w:val="num" w:pos="3339"/>
        </w:tabs>
        <w:ind w:left="3339" w:hanging="360"/>
      </w:pPr>
      <w:rPr>
        <w:rFonts w:ascii="Symbol" w:hAnsi="Symbol" w:hint="default"/>
      </w:rPr>
    </w:lvl>
    <w:lvl w:ilvl="7" w:tplc="FFFFFFFF" w:tentative="1">
      <w:start w:val="1"/>
      <w:numFmt w:val="bullet"/>
      <w:lvlText w:val="o"/>
      <w:lvlJc w:val="left"/>
      <w:pPr>
        <w:tabs>
          <w:tab w:val="num" w:pos="4059"/>
        </w:tabs>
        <w:ind w:left="4059" w:hanging="360"/>
      </w:pPr>
      <w:rPr>
        <w:rFonts w:ascii="Courier New" w:hAnsi="Courier New" w:cs="Courier New" w:hint="default"/>
      </w:rPr>
    </w:lvl>
    <w:lvl w:ilvl="8" w:tplc="FFFFFFFF" w:tentative="1">
      <w:start w:val="1"/>
      <w:numFmt w:val="bullet"/>
      <w:lvlText w:val=""/>
      <w:lvlJc w:val="left"/>
      <w:pPr>
        <w:tabs>
          <w:tab w:val="num" w:pos="4779"/>
        </w:tabs>
        <w:ind w:left="4779" w:hanging="360"/>
      </w:pPr>
      <w:rPr>
        <w:rFonts w:ascii="Wingdings" w:hAnsi="Wingdings" w:hint="default"/>
      </w:rPr>
    </w:lvl>
  </w:abstractNum>
  <w:abstractNum w:abstractNumId="7" w15:restartNumberingAfterBreak="0">
    <w:nsid w:val="0EA46341"/>
    <w:multiLevelType w:val="hybridMultilevel"/>
    <w:tmpl w:val="12AA4A5A"/>
    <w:lvl w:ilvl="0" w:tplc="FFFFFFFF">
      <w:start w:val="1"/>
      <w:numFmt w:val="bullet"/>
      <w:lvlText w:val=""/>
      <w:lvlJc w:val="left"/>
      <w:pPr>
        <w:tabs>
          <w:tab w:val="num" w:pos="1211"/>
        </w:tabs>
        <w:ind w:left="1211" w:hanging="360"/>
      </w:pPr>
      <w:rPr>
        <w:rFonts w:ascii="Wingdings" w:hAnsi="Wingdings" w:hint="default"/>
        <w:sz w:val="16"/>
      </w:rPr>
    </w:lvl>
    <w:lvl w:ilvl="1" w:tplc="FFFFFFFF">
      <w:start w:val="1"/>
      <w:numFmt w:val="bullet"/>
      <w:lvlText w:val="o"/>
      <w:lvlJc w:val="left"/>
      <w:pPr>
        <w:tabs>
          <w:tab w:val="num" w:pos="-261"/>
        </w:tabs>
        <w:ind w:left="-261" w:hanging="360"/>
      </w:pPr>
      <w:rPr>
        <w:rFonts w:ascii="Courier New" w:hAnsi="Courier New" w:cs="Courier New" w:hint="default"/>
      </w:rPr>
    </w:lvl>
    <w:lvl w:ilvl="2" w:tplc="FFFFFFFF" w:tentative="1">
      <w:start w:val="1"/>
      <w:numFmt w:val="bullet"/>
      <w:lvlText w:val=""/>
      <w:lvlJc w:val="left"/>
      <w:pPr>
        <w:tabs>
          <w:tab w:val="num" w:pos="459"/>
        </w:tabs>
        <w:ind w:left="459" w:hanging="360"/>
      </w:pPr>
      <w:rPr>
        <w:rFonts w:ascii="Wingdings" w:hAnsi="Wingdings" w:hint="default"/>
      </w:rPr>
    </w:lvl>
    <w:lvl w:ilvl="3" w:tplc="FFFFFFFF" w:tentative="1">
      <w:start w:val="1"/>
      <w:numFmt w:val="bullet"/>
      <w:lvlText w:val=""/>
      <w:lvlJc w:val="left"/>
      <w:pPr>
        <w:tabs>
          <w:tab w:val="num" w:pos="1179"/>
        </w:tabs>
        <w:ind w:left="1179" w:hanging="360"/>
      </w:pPr>
      <w:rPr>
        <w:rFonts w:ascii="Symbol" w:hAnsi="Symbol" w:hint="default"/>
      </w:rPr>
    </w:lvl>
    <w:lvl w:ilvl="4" w:tplc="FFFFFFFF" w:tentative="1">
      <w:start w:val="1"/>
      <w:numFmt w:val="bullet"/>
      <w:lvlText w:val="o"/>
      <w:lvlJc w:val="left"/>
      <w:pPr>
        <w:tabs>
          <w:tab w:val="num" w:pos="1899"/>
        </w:tabs>
        <w:ind w:left="1899" w:hanging="360"/>
      </w:pPr>
      <w:rPr>
        <w:rFonts w:ascii="Courier New" w:hAnsi="Courier New" w:cs="Courier New" w:hint="default"/>
      </w:rPr>
    </w:lvl>
    <w:lvl w:ilvl="5" w:tplc="FFFFFFFF" w:tentative="1">
      <w:start w:val="1"/>
      <w:numFmt w:val="bullet"/>
      <w:lvlText w:val=""/>
      <w:lvlJc w:val="left"/>
      <w:pPr>
        <w:tabs>
          <w:tab w:val="num" w:pos="2619"/>
        </w:tabs>
        <w:ind w:left="2619" w:hanging="360"/>
      </w:pPr>
      <w:rPr>
        <w:rFonts w:ascii="Wingdings" w:hAnsi="Wingdings" w:hint="default"/>
      </w:rPr>
    </w:lvl>
    <w:lvl w:ilvl="6" w:tplc="FFFFFFFF" w:tentative="1">
      <w:start w:val="1"/>
      <w:numFmt w:val="bullet"/>
      <w:lvlText w:val=""/>
      <w:lvlJc w:val="left"/>
      <w:pPr>
        <w:tabs>
          <w:tab w:val="num" w:pos="3339"/>
        </w:tabs>
        <w:ind w:left="3339" w:hanging="360"/>
      </w:pPr>
      <w:rPr>
        <w:rFonts w:ascii="Symbol" w:hAnsi="Symbol" w:hint="default"/>
      </w:rPr>
    </w:lvl>
    <w:lvl w:ilvl="7" w:tplc="FFFFFFFF" w:tentative="1">
      <w:start w:val="1"/>
      <w:numFmt w:val="bullet"/>
      <w:lvlText w:val="o"/>
      <w:lvlJc w:val="left"/>
      <w:pPr>
        <w:tabs>
          <w:tab w:val="num" w:pos="4059"/>
        </w:tabs>
        <w:ind w:left="4059" w:hanging="360"/>
      </w:pPr>
      <w:rPr>
        <w:rFonts w:ascii="Courier New" w:hAnsi="Courier New" w:cs="Courier New" w:hint="default"/>
      </w:rPr>
    </w:lvl>
    <w:lvl w:ilvl="8" w:tplc="FFFFFFFF" w:tentative="1">
      <w:start w:val="1"/>
      <w:numFmt w:val="bullet"/>
      <w:lvlText w:val=""/>
      <w:lvlJc w:val="left"/>
      <w:pPr>
        <w:tabs>
          <w:tab w:val="num" w:pos="4779"/>
        </w:tabs>
        <w:ind w:left="4779" w:hanging="360"/>
      </w:pPr>
      <w:rPr>
        <w:rFonts w:ascii="Wingdings" w:hAnsi="Wingdings" w:hint="default"/>
      </w:rPr>
    </w:lvl>
  </w:abstractNum>
  <w:abstractNum w:abstractNumId="8" w15:restartNumberingAfterBreak="0">
    <w:nsid w:val="10844E49"/>
    <w:multiLevelType w:val="hybridMultilevel"/>
    <w:tmpl w:val="244263EA"/>
    <w:lvl w:ilvl="0" w:tplc="FFFFFFFF">
      <w:start w:val="1"/>
      <w:numFmt w:val="bullet"/>
      <w:lvlText w:val=""/>
      <w:lvlJc w:val="left"/>
      <w:pPr>
        <w:tabs>
          <w:tab w:val="num" w:pos="3763"/>
        </w:tabs>
        <w:ind w:left="3763" w:hanging="360"/>
      </w:pPr>
      <w:rPr>
        <w:rFonts w:ascii="Wingdings" w:hAnsi="Wingdings" w:hint="default"/>
        <w:sz w:val="16"/>
      </w:rPr>
    </w:lvl>
    <w:lvl w:ilvl="1" w:tplc="FFFFFFFF">
      <w:start w:val="1"/>
      <w:numFmt w:val="bullet"/>
      <w:lvlText w:val="o"/>
      <w:lvlJc w:val="left"/>
      <w:pPr>
        <w:tabs>
          <w:tab w:val="num" w:pos="2291"/>
        </w:tabs>
        <w:ind w:left="2291" w:hanging="360"/>
      </w:pPr>
      <w:rPr>
        <w:rFonts w:ascii="Courier New" w:hAnsi="Courier New" w:cs="Courier New" w:hint="default"/>
      </w:rPr>
    </w:lvl>
    <w:lvl w:ilvl="2" w:tplc="FFFFFFFF" w:tentative="1">
      <w:start w:val="1"/>
      <w:numFmt w:val="bullet"/>
      <w:lvlText w:val=""/>
      <w:lvlJc w:val="left"/>
      <w:pPr>
        <w:tabs>
          <w:tab w:val="num" w:pos="3011"/>
        </w:tabs>
        <w:ind w:left="3011" w:hanging="360"/>
      </w:pPr>
      <w:rPr>
        <w:rFonts w:ascii="Wingdings" w:hAnsi="Wingdings" w:hint="default"/>
      </w:rPr>
    </w:lvl>
    <w:lvl w:ilvl="3" w:tplc="FFFFFFFF" w:tentative="1">
      <w:start w:val="1"/>
      <w:numFmt w:val="bullet"/>
      <w:lvlText w:val=""/>
      <w:lvlJc w:val="left"/>
      <w:pPr>
        <w:tabs>
          <w:tab w:val="num" w:pos="3731"/>
        </w:tabs>
        <w:ind w:left="3731" w:hanging="360"/>
      </w:pPr>
      <w:rPr>
        <w:rFonts w:ascii="Symbol" w:hAnsi="Symbol" w:hint="default"/>
      </w:rPr>
    </w:lvl>
    <w:lvl w:ilvl="4" w:tplc="FFFFFFFF" w:tentative="1">
      <w:start w:val="1"/>
      <w:numFmt w:val="bullet"/>
      <w:lvlText w:val="o"/>
      <w:lvlJc w:val="left"/>
      <w:pPr>
        <w:tabs>
          <w:tab w:val="num" w:pos="4451"/>
        </w:tabs>
        <w:ind w:left="4451" w:hanging="360"/>
      </w:pPr>
      <w:rPr>
        <w:rFonts w:ascii="Courier New" w:hAnsi="Courier New" w:cs="Courier New" w:hint="default"/>
      </w:rPr>
    </w:lvl>
    <w:lvl w:ilvl="5" w:tplc="FFFFFFFF" w:tentative="1">
      <w:start w:val="1"/>
      <w:numFmt w:val="bullet"/>
      <w:lvlText w:val=""/>
      <w:lvlJc w:val="left"/>
      <w:pPr>
        <w:tabs>
          <w:tab w:val="num" w:pos="5171"/>
        </w:tabs>
        <w:ind w:left="5171" w:hanging="360"/>
      </w:pPr>
      <w:rPr>
        <w:rFonts w:ascii="Wingdings" w:hAnsi="Wingdings" w:hint="default"/>
      </w:rPr>
    </w:lvl>
    <w:lvl w:ilvl="6" w:tplc="FFFFFFFF" w:tentative="1">
      <w:start w:val="1"/>
      <w:numFmt w:val="bullet"/>
      <w:lvlText w:val=""/>
      <w:lvlJc w:val="left"/>
      <w:pPr>
        <w:tabs>
          <w:tab w:val="num" w:pos="5891"/>
        </w:tabs>
        <w:ind w:left="5891" w:hanging="360"/>
      </w:pPr>
      <w:rPr>
        <w:rFonts w:ascii="Symbol" w:hAnsi="Symbol" w:hint="default"/>
      </w:rPr>
    </w:lvl>
    <w:lvl w:ilvl="7" w:tplc="FFFFFFFF" w:tentative="1">
      <w:start w:val="1"/>
      <w:numFmt w:val="bullet"/>
      <w:lvlText w:val="o"/>
      <w:lvlJc w:val="left"/>
      <w:pPr>
        <w:tabs>
          <w:tab w:val="num" w:pos="6611"/>
        </w:tabs>
        <w:ind w:left="6611" w:hanging="360"/>
      </w:pPr>
      <w:rPr>
        <w:rFonts w:ascii="Courier New" w:hAnsi="Courier New" w:cs="Courier New" w:hint="default"/>
      </w:rPr>
    </w:lvl>
    <w:lvl w:ilvl="8" w:tplc="FFFFFFFF" w:tentative="1">
      <w:start w:val="1"/>
      <w:numFmt w:val="bullet"/>
      <w:lvlText w:val=""/>
      <w:lvlJc w:val="left"/>
      <w:pPr>
        <w:tabs>
          <w:tab w:val="num" w:pos="7331"/>
        </w:tabs>
        <w:ind w:left="7331" w:hanging="360"/>
      </w:pPr>
      <w:rPr>
        <w:rFonts w:ascii="Wingdings" w:hAnsi="Wingdings" w:hint="default"/>
      </w:rPr>
    </w:lvl>
  </w:abstractNum>
  <w:abstractNum w:abstractNumId="9" w15:restartNumberingAfterBreak="0">
    <w:nsid w:val="1236524F"/>
    <w:multiLevelType w:val="hybridMultilevel"/>
    <w:tmpl w:val="DBAE2D50"/>
    <w:lvl w:ilvl="0" w:tplc="FFFFFFFF">
      <w:start w:val="1"/>
      <w:numFmt w:val="bullet"/>
      <w:lvlText w:val=""/>
      <w:lvlJc w:val="left"/>
      <w:pPr>
        <w:tabs>
          <w:tab w:val="num" w:pos="720"/>
        </w:tabs>
        <w:ind w:left="720" w:hanging="360"/>
      </w:pPr>
      <w:rPr>
        <w:rFonts w:ascii="Wingdings" w:hAnsi="Wingdings" w:hint="default"/>
      </w:rPr>
    </w:lvl>
    <w:lvl w:ilvl="1" w:tplc="FFFFFFFF">
      <w:start w:val="233"/>
      <w:numFmt w:val="bullet"/>
      <w:lvlText w:val=""/>
      <w:lvlJc w:val="left"/>
      <w:pPr>
        <w:tabs>
          <w:tab w:val="num" w:pos="1440"/>
        </w:tabs>
        <w:ind w:left="1440" w:hanging="360"/>
      </w:pPr>
      <w:rPr>
        <w:rFonts w:ascii="Wingdings" w:hAnsi="Wingdings" w:hint="default"/>
      </w:rPr>
    </w:lvl>
    <w:lvl w:ilvl="2" w:tplc="FFFFFFFF">
      <w:start w:val="1"/>
      <w:numFmt w:val="bullet"/>
      <w:lvlText w:val=""/>
      <w:lvlJc w:val="left"/>
      <w:pPr>
        <w:tabs>
          <w:tab w:val="num" w:pos="2160"/>
        </w:tabs>
        <w:ind w:left="2160" w:hanging="360"/>
      </w:pPr>
      <w:rPr>
        <w:rFonts w:ascii="Wingdings" w:hAnsi="Wingdings" w:hint="default"/>
        <w:sz w:val="16"/>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54A7AD9"/>
    <w:multiLevelType w:val="hybridMultilevel"/>
    <w:tmpl w:val="72301990"/>
    <w:lvl w:ilvl="0" w:tplc="FFFFFFFF">
      <w:start w:val="1"/>
      <w:numFmt w:val="bullet"/>
      <w:lvlText w:val=""/>
      <w:lvlJc w:val="left"/>
      <w:pPr>
        <w:ind w:left="1571" w:hanging="360"/>
      </w:pPr>
      <w:rPr>
        <w:rFonts w:ascii="Wingdings" w:hAnsi="Wingdings" w:hint="default"/>
      </w:rPr>
    </w:lvl>
    <w:lvl w:ilvl="1" w:tplc="04100003" w:tentative="1">
      <w:start w:val="1"/>
      <w:numFmt w:val="bullet"/>
      <w:lvlText w:val="o"/>
      <w:lvlJc w:val="left"/>
      <w:pPr>
        <w:ind w:left="2291" w:hanging="360"/>
      </w:pPr>
      <w:rPr>
        <w:rFonts w:ascii="Courier New" w:hAnsi="Courier New" w:cs="Courier New" w:hint="default"/>
      </w:rPr>
    </w:lvl>
    <w:lvl w:ilvl="2" w:tplc="04100005" w:tentative="1">
      <w:start w:val="1"/>
      <w:numFmt w:val="bullet"/>
      <w:lvlText w:val=""/>
      <w:lvlJc w:val="left"/>
      <w:pPr>
        <w:ind w:left="3011" w:hanging="360"/>
      </w:pPr>
      <w:rPr>
        <w:rFonts w:ascii="Wingdings" w:hAnsi="Wingdings" w:hint="default"/>
      </w:rPr>
    </w:lvl>
    <w:lvl w:ilvl="3" w:tplc="04100001" w:tentative="1">
      <w:start w:val="1"/>
      <w:numFmt w:val="bullet"/>
      <w:lvlText w:val=""/>
      <w:lvlJc w:val="left"/>
      <w:pPr>
        <w:ind w:left="3731" w:hanging="360"/>
      </w:pPr>
      <w:rPr>
        <w:rFonts w:ascii="Symbol" w:hAnsi="Symbol" w:hint="default"/>
      </w:rPr>
    </w:lvl>
    <w:lvl w:ilvl="4" w:tplc="04100003" w:tentative="1">
      <w:start w:val="1"/>
      <w:numFmt w:val="bullet"/>
      <w:lvlText w:val="o"/>
      <w:lvlJc w:val="left"/>
      <w:pPr>
        <w:ind w:left="4451" w:hanging="360"/>
      </w:pPr>
      <w:rPr>
        <w:rFonts w:ascii="Courier New" w:hAnsi="Courier New" w:cs="Courier New" w:hint="default"/>
      </w:rPr>
    </w:lvl>
    <w:lvl w:ilvl="5" w:tplc="04100005" w:tentative="1">
      <w:start w:val="1"/>
      <w:numFmt w:val="bullet"/>
      <w:lvlText w:val=""/>
      <w:lvlJc w:val="left"/>
      <w:pPr>
        <w:ind w:left="5171" w:hanging="360"/>
      </w:pPr>
      <w:rPr>
        <w:rFonts w:ascii="Wingdings" w:hAnsi="Wingdings" w:hint="default"/>
      </w:rPr>
    </w:lvl>
    <w:lvl w:ilvl="6" w:tplc="04100001" w:tentative="1">
      <w:start w:val="1"/>
      <w:numFmt w:val="bullet"/>
      <w:lvlText w:val=""/>
      <w:lvlJc w:val="left"/>
      <w:pPr>
        <w:ind w:left="5891" w:hanging="360"/>
      </w:pPr>
      <w:rPr>
        <w:rFonts w:ascii="Symbol" w:hAnsi="Symbol" w:hint="default"/>
      </w:rPr>
    </w:lvl>
    <w:lvl w:ilvl="7" w:tplc="04100003" w:tentative="1">
      <w:start w:val="1"/>
      <w:numFmt w:val="bullet"/>
      <w:lvlText w:val="o"/>
      <w:lvlJc w:val="left"/>
      <w:pPr>
        <w:ind w:left="6611" w:hanging="360"/>
      </w:pPr>
      <w:rPr>
        <w:rFonts w:ascii="Courier New" w:hAnsi="Courier New" w:cs="Courier New" w:hint="default"/>
      </w:rPr>
    </w:lvl>
    <w:lvl w:ilvl="8" w:tplc="04100005" w:tentative="1">
      <w:start w:val="1"/>
      <w:numFmt w:val="bullet"/>
      <w:lvlText w:val=""/>
      <w:lvlJc w:val="left"/>
      <w:pPr>
        <w:ind w:left="7331" w:hanging="360"/>
      </w:pPr>
      <w:rPr>
        <w:rFonts w:ascii="Wingdings" w:hAnsi="Wingdings" w:hint="default"/>
      </w:rPr>
    </w:lvl>
  </w:abstractNum>
  <w:abstractNum w:abstractNumId="11" w15:restartNumberingAfterBreak="0">
    <w:nsid w:val="16323524"/>
    <w:multiLevelType w:val="hybridMultilevel"/>
    <w:tmpl w:val="ACD61E5C"/>
    <w:lvl w:ilvl="0" w:tplc="FFFFFFFF">
      <w:start w:val="1"/>
      <w:numFmt w:val="bullet"/>
      <w:lvlText w:val=""/>
      <w:lvlJc w:val="left"/>
      <w:pPr>
        <w:tabs>
          <w:tab w:val="num" w:pos="1211"/>
        </w:tabs>
        <w:ind w:left="1211" w:hanging="360"/>
      </w:pPr>
      <w:rPr>
        <w:rFonts w:ascii="Wingdings" w:hAnsi="Wingdings" w:hint="default"/>
        <w:sz w:val="16"/>
      </w:rPr>
    </w:lvl>
    <w:lvl w:ilvl="1" w:tplc="FFFFFFFF" w:tentative="1">
      <w:start w:val="1"/>
      <w:numFmt w:val="bullet"/>
      <w:lvlText w:val="o"/>
      <w:lvlJc w:val="left"/>
      <w:pPr>
        <w:tabs>
          <w:tab w:val="num" w:pos="-261"/>
        </w:tabs>
        <w:ind w:left="-261" w:hanging="360"/>
      </w:pPr>
      <w:rPr>
        <w:rFonts w:ascii="Courier New" w:hAnsi="Courier New" w:cs="Courier New" w:hint="default"/>
      </w:rPr>
    </w:lvl>
    <w:lvl w:ilvl="2" w:tplc="FFFFFFFF" w:tentative="1">
      <w:start w:val="1"/>
      <w:numFmt w:val="bullet"/>
      <w:lvlText w:val=""/>
      <w:lvlJc w:val="left"/>
      <w:pPr>
        <w:tabs>
          <w:tab w:val="num" w:pos="459"/>
        </w:tabs>
        <w:ind w:left="459" w:hanging="360"/>
      </w:pPr>
      <w:rPr>
        <w:rFonts w:ascii="Wingdings" w:hAnsi="Wingdings" w:hint="default"/>
      </w:rPr>
    </w:lvl>
    <w:lvl w:ilvl="3" w:tplc="FFFFFFFF" w:tentative="1">
      <w:start w:val="1"/>
      <w:numFmt w:val="bullet"/>
      <w:lvlText w:val=""/>
      <w:lvlJc w:val="left"/>
      <w:pPr>
        <w:tabs>
          <w:tab w:val="num" w:pos="1179"/>
        </w:tabs>
        <w:ind w:left="1179" w:hanging="360"/>
      </w:pPr>
      <w:rPr>
        <w:rFonts w:ascii="Symbol" w:hAnsi="Symbol" w:hint="default"/>
      </w:rPr>
    </w:lvl>
    <w:lvl w:ilvl="4" w:tplc="FFFFFFFF" w:tentative="1">
      <w:start w:val="1"/>
      <w:numFmt w:val="bullet"/>
      <w:lvlText w:val="o"/>
      <w:lvlJc w:val="left"/>
      <w:pPr>
        <w:tabs>
          <w:tab w:val="num" w:pos="1899"/>
        </w:tabs>
        <w:ind w:left="1899" w:hanging="360"/>
      </w:pPr>
      <w:rPr>
        <w:rFonts w:ascii="Courier New" w:hAnsi="Courier New" w:cs="Courier New" w:hint="default"/>
      </w:rPr>
    </w:lvl>
    <w:lvl w:ilvl="5" w:tplc="FFFFFFFF" w:tentative="1">
      <w:start w:val="1"/>
      <w:numFmt w:val="bullet"/>
      <w:lvlText w:val=""/>
      <w:lvlJc w:val="left"/>
      <w:pPr>
        <w:tabs>
          <w:tab w:val="num" w:pos="2619"/>
        </w:tabs>
        <w:ind w:left="2619" w:hanging="360"/>
      </w:pPr>
      <w:rPr>
        <w:rFonts w:ascii="Wingdings" w:hAnsi="Wingdings" w:hint="default"/>
      </w:rPr>
    </w:lvl>
    <w:lvl w:ilvl="6" w:tplc="FFFFFFFF" w:tentative="1">
      <w:start w:val="1"/>
      <w:numFmt w:val="bullet"/>
      <w:lvlText w:val=""/>
      <w:lvlJc w:val="left"/>
      <w:pPr>
        <w:tabs>
          <w:tab w:val="num" w:pos="3339"/>
        </w:tabs>
        <w:ind w:left="3339" w:hanging="360"/>
      </w:pPr>
      <w:rPr>
        <w:rFonts w:ascii="Symbol" w:hAnsi="Symbol" w:hint="default"/>
      </w:rPr>
    </w:lvl>
    <w:lvl w:ilvl="7" w:tplc="FFFFFFFF" w:tentative="1">
      <w:start w:val="1"/>
      <w:numFmt w:val="bullet"/>
      <w:lvlText w:val="o"/>
      <w:lvlJc w:val="left"/>
      <w:pPr>
        <w:tabs>
          <w:tab w:val="num" w:pos="4059"/>
        </w:tabs>
        <w:ind w:left="4059" w:hanging="360"/>
      </w:pPr>
      <w:rPr>
        <w:rFonts w:ascii="Courier New" w:hAnsi="Courier New" w:cs="Courier New" w:hint="default"/>
      </w:rPr>
    </w:lvl>
    <w:lvl w:ilvl="8" w:tplc="FFFFFFFF" w:tentative="1">
      <w:start w:val="1"/>
      <w:numFmt w:val="bullet"/>
      <w:lvlText w:val=""/>
      <w:lvlJc w:val="left"/>
      <w:pPr>
        <w:tabs>
          <w:tab w:val="num" w:pos="4779"/>
        </w:tabs>
        <w:ind w:left="4779" w:hanging="360"/>
      </w:pPr>
      <w:rPr>
        <w:rFonts w:ascii="Wingdings" w:hAnsi="Wingdings" w:hint="default"/>
      </w:rPr>
    </w:lvl>
  </w:abstractNum>
  <w:abstractNum w:abstractNumId="12" w15:restartNumberingAfterBreak="0">
    <w:nsid w:val="17390B27"/>
    <w:multiLevelType w:val="hybridMultilevel"/>
    <w:tmpl w:val="20B066AC"/>
    <w:lvl w:ilvl="0" w:tplc="FFFFFFFF">
      <w:start w:val="1"/>
      <w:numFmt w:val="bullet"/>
      <w:lvlText w:val=""/>
      <w:lvlJc w:val="left"/>
      <w:pPr>
        <w:tabs>
          <w:tab w:val="num" w:pos="1571"/>
        </w:tabs>
        <w:ind w:left="1571" w:hanging="360"/>
      </w:pPr>
      <w:rPr>
        <w:rFonts w:ascii="Symbol" w:hAnsi="Symbol" w:hint="default"/>
      </w:rPr>
    </w:lvl>
    <w:lvl w:ilvl="1" w:tplc="FFFFFFFF" w:tentative="1">
      <w:start w:val="1"/>
      <w:numFmt w:val="bullet"/>
      <w:lvlText w:val="o"/>
      <w:lvlJc w:val="left"/>
      <w:pPr>
        <w:tabs>
          <w:tab w:val="num" w:pos="2291"/>
        </w:tabs>
        <w:ind w:left="2291" w:hanging="360"/>
      </w:pPr>
      <w:rPr>
        <w:rFonts w:ascii="Courier New" w:hAnsi="Courier New" w:cs="Courier New" w:hint="default"/>
      </w:rPr>
    </w:lvl>
    <w:lvl w:ilvl="2" w:tplc="FFFFFFFF" w:tentative="1">
      <w:start w:val="1"/>
      <w:numFmt w:val="bullet"/>
      <w:lvlText w:val=""/>
      <w:lvlJc w:val="left"/>
      <w:pPr>
        <w:tabs>
          <w:tab w:val="num" w:pos="3011"/>
        </w:tabs>
        <w:ind w:left="3011" w:hanging="360"/>
      </w:pPr>
      <w:rPr>
        <w:rFonts w:ascii="Wingdings" w:hAnsi="Wingdings" w:hint="default"/>
      </w:rPr>
    </w:lvl>
    <w:lvl w:ilvl="3" w:tplc="FFFFFFFF" w:tentative="1">
      <w:start w:val="1"/>
      <w:numFmt w:val="bullet"/>
      <w:lvlText w:val=""/>
      <w:lvlJc w:val="left"/>
      <w:pPr>
        <w:tabs>
          <w:tab w:val="num" w:pos="3731"/>
        </w:tabs>
        <w:ind w:left="3731" w:hanging="360"/>
      </w:pPr>
      <w:rPr>
        <w:rFonts w:ascii="Symbol" w:hAnsi="Symbol" w:hint="default"/>
      </w:rPr>
    </w:lvl>
    <w:lvl w:ilvl="4" w:tplc="FFFFFFFF" w:tentative="1">
      <w:start w:val="1"/>
      <w:numFmt w:val="bullet"/>
      <w:lvlText w:val="o"/>
      <w:lvlJc w:val="left"/>
      <w:pPr>
        <w:tabs>
          <w:tab w:val="num" w:pos="4451"/>
        </w:tabs>
        <w:ind w:left="4451" w:hanging="360"/>
      </w:pPr>
      <w:rPr>
        <w:rFonts w:ascii="Courier New" w:hAnsi="Courier New" w:cs="Courier New" w:hint="default"/>
      </w:rPr>
    </w:lvl>
    <w:lvl w:ilvl="5" w:tplc="FFFFFFFF" w:tentative="1">
      <w:start w:val="1"/>
      <w:numFmt w:val="bullet"/>
      <w:lvlText w:val=""/>
      <w:lvlJc w:val="left"/>
      <w:pPr>
        <w:tabs>
          <w:tab w:val="num" w:pos="5171"/>
        </w:tabs>
        <w:ind w:left="5171" w:hanging="360"/>
      </w:pPr>
      <w:rPr>
        <w:rFonts w:ascii="Wingdings" w:hAnsi="Wingdings" w:hint="default"/>
      </w:rPr>
    </w:lvl>
    <w:lvl w:ilvl="6" w:tplc="FFFFFFFF" w:tentative="1">
      <w:start w:val="1"/>
      <w:numFmt w:val="bullet"/>
      <w:lvlText w:val=""/>
      <w:lvlJc w:val="left"/>
      <w:pPr>
        <w:tabs>
          <w:tab w:val="num" w:pos="5891"/>
        </w:tabs>
        <w:ind w:left="5891" w:hanging="360"/>
      </w:pPr>
      <w:rPr>
        <w:rFonts w:ascii="Symbol" w:hAnsi="Symbol" w:hint="default"/>
      </w:rPr>
    </w:lvl>
    <w:lvl w:ilvl="7" w:tplc="FFFFFFFF" w:tentative="1">
      <w:start w:val="1"/>
      <w:numFmt w:val="bullet"/>
      <w:lvlText w:val="o"/>
      <w:lvlJc w:val="left"/>
      <w:pPr>
        <w:tabs>
          <w:tab w:val="num" w:pos="6611"/>
        </w:tabs>
        <w:ind w:left="6611" w:hanging="360"/>
      </w:pPr>
      <w:rPr>
        <w:rFonts w:ascii="Courier New" w:hAnsi="Courier New" w:cs="Courier New" w:hint="default"/>
      </w:rPr>
    </w:lvl>
    <w:lvl w:ilvl="8" w:tplc="FFFFFFFF" w:tentative="1">
      <w:start w:val="1"/>
      <w:numFmt w:val="bullet"/>
      <w:lvlText w:val=""/>
      <w:lvlJc w:val="left"/>
      <w:pPr>
        <w:tabs>
          <w:tab w:val="num" w:pos="7331"/>
        </w:tabs>
        <w:ind w:left="7331" w:hanging="360"/>
      </w:pPr>
      <w:rPr>
        <w:rFonts w:ascii="Wingdings" w:hAnsi="Wingdings" w:hint="default"/>
      </w:rPr>
    </w:lvl>
  </w:abstractNum>
  <w:abstractNum w:abstractNumId="13" w15:restartNumberingAfterBreak="0">
    <w:nsid w:val="1765241F"/>
    <w:multiLevelType w:val="hybridMultilevel"/>
    <w:tmpl w:val="CDA4BBF2"/>
    <w:lvl w:ilvl="0" w:tplc="04100005">
      <w:start w:val="1"/>
      <w:numFmt w:val="bullet"/>
      <w:lvlText w:val=""/>
      <w:lvlJc w:val="left"/>
      <w:pPr>
        <w:ind w:left="2136" w:hanging="360"/>
      </w:pPr>
      <w:rPr>
        <w:rFonts w:ascii="Wingdings" w:hAnsi="Wingdings" w:hint="default"/>
      </w:rPr>
    </w:lvl>
    <w:lvl w:ilvl="1" w:tplc="04100003">
      <w:start w:val="1"/>
      <w:numFmt w:val="bullet"/>
      <w:lvlText w:val="o"/>
      <w:lvlJc w:val="left"/>
      <w:pPr>
        <w:ind w:left="2856" w:hanging="360"/>
      </w:pPr>
      <w:rPr>
        <w:rFonts w:ascii="Courier New" w:hAnsi="Courier New" w:hint="default"/>
      </w:rPr>
    </w:lvl>
    <w:lvl w:ilvl="2" w:tplc="04100005" w:tentative="1">
      <w:start w:val="1"/>
      <w:numFmt w:val="bullet"/>
      <w:lvlText w:val=""/>
      <w:lvlJc w:val="left"/>
      <w:pPr>
        <w:ind w:left="3576" w:hanging="360"/>
      </w:pPr>
      <w:rPr>
        <w:rFonts w:ascii="Wingdings" w:hAnsi="Wingdings" w:hint="default"/>
      </w:rPr>
    </w:lvl>
    <w:lvl w:ilvl="3" w:tplc="04100001" w:tentative="1">
      <w:start w:val="1"/>
      <w:numFmt w:val="bullet"/>
      <w:lvlText w:val=""/>
      <w:lvlJc w:val="left"/>
      <w:pPr>
        <w:ind w:left="4296" w:hanging="360"/>
      </w:pPr>
      <w:rPr>
        <w:rFonts w:ascii="Symbol" w:hAnsi="Symbol" w:hint="default"/>
      </w:rPr>
    </w:lvl>
    <w:lvl w:ilvl="4" w:tplc="04100003" w:tentative="1">
      <w:start w:val="1"/>
      <w:numFmt w:val="bullet"/>
      <w:lvlText w:val="o"/>
      <w:lvlJc w:val="left"/>
      <w:pPr>
        <w:ind w:left="5016" w:hanging="360"/>
      </w:pPr>
      <w:rPr>
        <w:rFonts w:ascii="Courier New" w:hAnsi="Courier New" w:hint="default"/>
      </w:rPr>
    </w:lvl>
    <w:lvl w:ilvl="5" w:tplc="04100005" w:tentative="1">
      <w:start w:val="1"/>
      <w:numFmt w:val="bullet"/>
      <w:lvlText w:val=""/>
      <w:lvlJc w:val="left"/>
      <w:pPr>
        <w:ind w:left="5736" w:hanging="360"/>
      </w:pPr>
      <w:rPr>
        <w:rFonts w:ascii="Wingdings" w:hAnsi="Wingdings" w:hint="default"/>
      </w:rPr>
    </w:lvl>
    <w:lvl w:ilvl="6" w:tplc="04100001" w:tentative="1">
      <w:start w:val="1"/>
      <w:numFmt w:val="bullet"/>
      <w:lvlText w:val=""/>
      <w:lvlJc w:val="left"/>
      <w:pPr>
        <w:ind w:left="6456" w:hanging="360"/>
      </w:pPr>
      <w:rPr>
        <w:rFonts w:ascii="Symbol" w:hAnsi="Symbol" w:hint="default"/>
      </w:rPr>
    </w:lvl>
    <w:lvl w:ilvl="7" w:tplc="04100003" w:tentative="1">
      <w:start w:val="1"/>
      <w:numFmt w:val="bullet"/>
      <w:lvlText w:val="o"/>
      <w:lvlJc w:val="left"/>
      <w:pPr>
        <w:ind w:left="7176" w:hanging="360"/>
      </w:pPr>
      <w:rPr>
        <w:rFonts w:ascii="Courier New" w:hAnsi="Courier New" w:hint="default"/>
      </w:rPr>
    </w:lvl>
    <w:lvl w:ilvl="8" w:tplc="04100005" w:tentative="1">
      <w:start w:val="1"/>
      <w:numFmt w:val="bullet"/>
      <w:lvlText w:val=""/>
      <w:lvlJc w:val="left"/>
      <w:pPr>
        <w:ind w:left="7896" w:hanging="360"/>
      </w:pPr>
      <w:rPr>
        <w:rFonts w:ascii="Wingdings" w:hAnsi="Wingdings" w:hint="default"/>
      </w:rPr>
    </w:lvl>
  </w:abstractNum>
  <w:abstractNum w:abstractNumId="14" w15:restartNumberingAfterBreak="0">
    <w:nsid w:val="17677E9A"/>
    <w:multiLevelType w:val="multilevel"/>
    <w:tmpl w:val="412ECBD8"/>
    <w:lvl w:ilvl="0">
      <w:start w:val="1"/>
      <w:numFmt w:val="decimal"/>
      <w:lvlText w:val="%1)"/>
      <w:lvlJc w:val="left"/>
      <w:pPr>
        <w:tabs>
          <w:tab w:val="num" w:pos="1211"/>
        </w:tabs>
        <w:ind w:left="1211" w:hanging="360"/>
      </w:pPr>
      <w:rPr>
        <w:rFonts w:hint="default"/>
      </w:rPr>
    </w:lvl>
    <w:lvl w:ilvl="1">
      <w:start w:val="1"/>
      <w:numFmt w:val="lowerLetter"/>
      <w:lvlText w:val="%2)"/>
      <w:lvlJc w:val="left"/>
      <w:pPr>
        <w:tabs>
          <w:tab w:val="num" w:pos="1571"/>
        </w:tabs>
        <w:ind w:left="1571" w:hanging="360"/>
      </w:pPr>
      <w:rPr>
        <w:rFonts w:hint="default"/>
      </w:rPr>
    </w:lvl>
    <w:lvl w:ilvl="2">
      <w:start w:val="1"/>
      <w:numFmt w:val="lowerRoman"/>
      <w:lvlText w:val="%3)"/>
      <w:lvlJc w:val="left"/>
      <w:pPr>
        <w:tabs>
          <w:tab w:val="num" w:pos="1931"/>
        </w:tabs>
        <w:ind w:left="1931" w:hanging="360"/>
      </w:pPr>
      <w:rPr>
        <w:rFonts w:hint="default"/>
      </w:rPr>
    </w:lvl>
    <w:lvl w:ilvl="3">
      <w:start w:val="1"/>
      <w:numFmt w:val="decimal"/>
      <w:lvlText w:val="(%4)"/>
      <w:lvlJc w:val="left"/>
      <w:pPr>
        <w:tabs>
          <w:tab w:val="num" w:pos="2291"/>
        </w:tabs>
        <w:ind w:left="2291" w:hanging="360"/>
      </w:pPr>
      <w:rPr>
        <w:rFonts w:hint="default"/>
      </w:rPr>
    </w:lvl>
    <w:lvl w:ilvl="4">
      <w:start w:val="1"/>
      <w:numFmt w:val="lowerLetter"/>
      <w:lvlText w:val="(%5)"/>
      <w:lvlJc w:val="left"/>
      <w:pPr>
        <w:tabs>
          <w:tab w:val="num" w:pos="2651"/>
        </w:tabs>
        <w:ind w:left="2651" w:hanging="360"/>
      </w:pPr>
      <w:rPr>
        <w:rFonts w:hint="default"/>
      </w:rPr>
    </w:lvl>
    <w:lvl w:ilvl="5">
      <w:start w:val="1"/>
      <w:numFmt w:val="lowerRoman"/>
      <w:lvlText w:val="(%6)"/>
      <w:lvlJc w:val="left"/>
      <w:pPr>
        <w:tabs>
          <w:tab w:val="num" w:pos="3011"/>
        </w:tabs>
        <w:ind w:left="3011" w:hanging="360"/>
      </w:pPr>
      <w:rPr>
        <w:rFonts w:hint="default"/>
      </w:rPr>
    </w:lvl>
    <w:lvl w:ilvl="6">
      <w:start w:val="1"/>
      <w:numFmt w:val="decimal"/>
      <w:lvlText w:val="%7."/>
      <w:lvlJc w:val="left"/>
      <w:pPr>
        <w:tabs>
          <w:tab w:val="num" w:pos="3371"/>
        </w:tabs>
        <w:ind w:left="3371" w:hanging="360"/>
      </w:pPr>
      <w:rPr>
        <w:rFonts w:hint="default"/>
      </w:rPr>
    </w:lvl>
    <w:lvl w:ilvl="7">
      <w:start w:val="1"/>
      <w:numFmt w:val="lowerLetter"/>
      <w:lvlText w:val="%8."/>
      <w:lvlJc w:val="left"/>
      <w:pPr>
        <w:tabs>
          <w:tab w:val="num" w:pos="3731"/>
        </w:tabs>
        <w:ind w:left="3731" w:hanging="360"/>
      </w:pPr>
      <w:rPr>
        <w:rFonts w:hint="default"/>
      </w:rPr>
    </w:lvl>
    <w:lvl w:ilvl="8">
      <w:start w:val="1"/>
      <w:numFmt w:val="lowerRoman"/>
      <w:lvlText w:val="%9."/>
      <w:lvlJc w:val="left"/>
      <w:pPr>
        <w:tabs>
          <w:tab w:val="num" w:pos="4091"/>
        </w:tabs>
        <w:ind w:left="4091" w:hanging="360"/>
      </w:pPr>
      <w:rPr>
        <w:rFonts w:hint="default"/>
      </w:rPr>
    </w:lvl>
  </w:abstractNum>
  <w:abstractNum w:abstractNumId="15" w15:restartNumberingAfterBreak="0">
    <w:nsid w:val="1A67140C"/>
    <w:multiLevelType w:val="hybridMultilevel"/>
    <w:tmpl w:val="70D664C4"/>
    <w:lvl w:ilvl="0" w:tplc="FFFFFFFF">
      <w:start w:val="1"/>
      <w:numFmt w:val="bullet"/>
      <w:lvlText w:val=""/>
      <w:lvlJc w:val="left"/>
      <w:pPr>
        <w:tabs>
          <w:tab w:val="num" w:pos="1571"/>
        </w:tabs>
        <w:ind w:left="1571" w:hanging="360"/>
      </w:pPr>
      <w:rPr>
        <w:rFonts w:ascii="Symbol" w:hAnsi="Symbol" w:hint="default"/>
      </w:rPr>
    </w:lvl>
    <w:lvl w:ilvl="1" w:tplc="FFFFFFFF" w:tentative="1">
      <w:start w:val="1"/>
      <w:numFmt w:val="bullet"/>
      <w:lvlText w:val="o"/>
      <w:lvlJc w:val="left"/>
      <w:pPr>
        <w:tabs>
          <w:tab w:val="num" w:pos="2291"/>
        </w:tabs>
        <w:ind w:left="2291" w:hanging="360"/>
      </w:pPr>
      <w:rPr>
        <w:rFonts w:ascii="Courier New" w:hAnsi="Courier New" w:cs="Courier New" w:hint="default"/>
      </w:rPr>
    </w:lvl>
    <w:lvl w:ilvl="2" w:tplc="FFFFFFFF" w:tentative="1">
      <w:start w:val="1"/>
      <w:numFmt w:val="bullet"/>
      <w:lvlText w:val=""/>
      <w:lvlJc w:val="left"/>
      <w:pPr>
        <w:tabs>
          <w:tab w:val="num" w:pos="3011"/>
        </w:tabs>
        <w:ind w:left="3011" w:hanging="360"/>
      </w:pPr>
      <w:rPr>
        <w:rFonts w:ascii="Wingdings" w:hAnsi="Wingdings" w:hint="default"/>
      </w:rPr>
    </w:lvl>
    <w:lvl w:ilvl="3" w:tplc="FFFFFFFF" w:tentative="1">
      <w:start w:val="1"/>
      <w:numFmt w:val="bullet"/>
      <w:lvlText w:val=""/>
      <w:lvlJc w:val="left"/>
      <w:pPr>
        <w:tabs>
          <w:tab w:val="num" w:pos="3731"/>
        </w:tabs>
        <w:ind w:left="3731" w:hanging="360"/>
      </w:pPr>
      <w:rPr>
        <w:rFonts w:ascii="Symbol" w:hAnsi="Symbol" w:hint="default"/>
      </w:rPr>
    </w:lvl>
    <w:lvl w:ilvl="4" w:tplc="FFFFFFFF" w:tentative="1">
      <w:start w:val="1"/>
      <w:numFmt w:val="bullet"/>
      <w:lvlText w:val="o"/>
      <w:lvlJc w:val="left"/>
      <w:pPr>
        <w:tabs>
          <w:tab w:val="num" w:pos="4451"/>
        </w:tabs>
        <w:ind w:left="4451" w:hanging="360"/>
      </w:pPr>
      <w:rPr>
        <w:rFonts w:ascii="Courier New" w:hAnsi="Courier New" w:cs="Courier New" w:hint="default"/>
      </w:rPr>
    </w:lvl>
    <w:lvl w:ilvl="5" w:tplc="FFFFFFFF" w:tentative="1">
      <w:start w:val="1"/>
      <w:numFmt w:val="bullet"/>
      <w:lvlText w:val=""/>
      <w:lvlJc w:val="left"/>
      <w:pPr>
        <w:tabs>
          <w:tab w:val="num" w:pos="5171"/>
        </w:tabs>
        <w:ind w:left="5171" w:hanging="360"/>
      </w:pPr>
      <w:rPr>
        <w:rFonts w:ascii="Wingdings" w:hAnsi="Wingdings" w:hint="default"/>
      </w:rPr>
    </w:lvl>
    <w:lvl w:ilvl="6" w:tplc="FFFFFFFF" w:tentative="1">
      <w:start w:val="1"/>
      <w:numFmt w:val="bullet"/>
      <w:lvlText w:val=""/>
      <w:lvlJc w:val="left"/>
      <w:pPr>
        <w:tabs>
          <w:tab w:val="num" w:pos="5891"/>
        </w:tabs>
        <w:ind w:left="5891" w:hanging="360"/>
      </w:pPr>
      <w:rPr>
        <w:rFonts w:ascii="Symbol" w:hAnsi="Symbol" w:hint="default"/>
      </w:rPr>
    </w:lvl>
    <w:lvl w:ilvl="7" w:tplc="FFFFFFFF" w:tentative="1">
      <w:start w:val="1"/>
      <w:numFmt w:val="bullet"/>
      <w:lvlText w:val="o"/>
      <w:lvlJc w:val="left"/>
      <w:pPr>
        <w:tabs>
          <w:tab w:val="num" w:pos="6611"/>
        </w:tabs>
        <w:ind w:left="6611" w:hanging="360"/>
      </w:pPr>
      <w:rPr>
        <w:rFonts w:ascii="Courier New" w:hAnsi="Courier New" w:cs="Courier New" w:hint="default"/>
      </w:rPr>
    </w:lvl>
    <w:lvl w:ilvl="8" w:tplc="FFFFFFFF" w:tentative="1">
      <w:start w:val="1"/>
      <w:numFmt w:val="bullet"/>
      <w:lvlText w:val=""/>
      <w:lvlJc w:val="left"/>
      <w:pPr>
        <w:tabs>
          <w:tab w:val="num" w:pos="7331"/>
        </w:tabs>
        <w:ind w:left="7331" w:hanging="360"/>
      </w:pPr>
      <w:rPr>
        <w:rFonts w:ascii="Wingdings" w:hAnsi="Wingdings" w:hint="default"/>
      </w:rPr>
    </w:lvl>
  </w:abstractNum>
  <w:abstractNum w:abstractNumId="16" w15:restartNumberingAfterBreak="0">
    <w:nsid w:val="1D421670"/>
    <w:multiLevelType w:val="hybridMultilevel"/>
    <w:tmpl w:val="94CA8374"/>
    <w:lvl w:ilvl="0" w:tplc="FFFFFFFF">
      <w:start w:val="1"/>
      <w:numFmt w:val="bullet"/>
      <w:lvlText w:val=""/>
      <w:lvlJc w:val="left"/>
      <w:pPr>
        <w:tabs>
          <w:tab w:val="num" w:pos="3763"/>
        </w:tabs>
        <w:ind w:left="3763" w:hanging="360"/>
      </w:pPr>
      <w:rPr>
        <w:rFonts w:ascii="Wingdings" w:hAnsi="Wingdings" w:hint="default"/>
        <w:sz w:val="16"/>
      </w:rPr>
    </w:lvl>
    <w:lvl w:ilvl="1" w:tplc="FFFFFFFF">
      <w:start w:val="1"/>
      <w:numFmt w:val="bullet"/>
      <w:lvlText w:val="o"/>
      <w:lvlJc w:val="left"/>
      <w:pPr>
        <w:tabs>
          <w:tab w:val="num" w:pos="2291"/>
        </w:tabs>
        <w:ind w:left="2291" w:hanging="360"/>
      </w:pPr>
      <w:rPr>
        <w:rFonts w:ascii="Courier New" w:hAnsi="Courier New" w:cs="Courier New" w:hint="default"/>
        <w:sz w:val="16"/>
      </w:rPr>
    </w:lvl>
    <w:lvl w:ilvl="2" w:tplc="FFFFFFFF" w:tentative="1">
      <w:start w:val="1"/>
      <w:numFmt w:val="bullet"/>
      <w:lvlText w:val=""/>
      <w:lvlJc w:val="left"/>
      <w:pPr>
        <w:tabs>
          <w:tab w:val="num" w:pos="3011"/>
        </w:tabs>
        <w:ind w:left="3011" w:hanging="360"/>
      </w:pPr>
      <w:rPr>
        <w:rFonts w:ascii="Wingdings" w:hAnsi="Wingdings" w:hint="default"/>
      </w:rPr>
    </w:lvl>
    <w:lvl w:ilvl="3" w:tplc="FFFFFFFF" w:tentative="1">
      <w:start w:val="1"/>
      <w:numFmt w:val="bullet"/>
      <w:lvlText w:val=""/>
      <w:lvlJc w:val="left"/>
      <w:pPr>
        <w:tabs>
          <w:tab w:val="num" w:pos="3731"/>
        </w:tabs>
        <w:ind w:left="3731" w:hanging="360"/>
      </w:pPr>
      <w:rPr>
        <w:rFonts w:ascii="Symbol" w:hAnsi="Symbol" w:hint="default"/>
      </w:rPr>
    </w:lvl>
    <w:lvl w:ilvl="4" w:tplc="FFFFFFFF" w:tentative="1">
      <w:start w:val="1"/>
      <w:numFmt w:val="bullet"/>
      <w:lvlText w:val="o"/>
      <w:lvlJc w:val="left"/>
      <w:pPr>
        <w:tabs>
          <w:tab w:val="num" w:pos="4451"/>
        </w:tabs>
        <w:ind w:left="4451" w:hanging="360"/>
      </w:pPr>
      <w:rPr>
        <w:rFonts w:ascii="Courier New" w:hAnsi="Courier New" w:cs="Courier New" w:hint="default"/>
      </w:rPr>
    </w:lvl>
    <w:lvl w:ilvl="5" w:tplc="FFFFFFFF" w:tentative="1">
      <w:start w:val="1"/>
      <w:numFmt w:val="bullet"/>
      <w:lvlText w:val=""/>
      <w:lvlJc w:val="left"/>
      <w:pPr>
        <w:tabs>
          <w:tab w:val="num" w:pos="5171"/>
        </w:tabs>
        <w:ind w:left="5171" w:hanging="360"/>
      </w:pPr>
      <w:rPr>
        <w:rFonts w:ascii="Wingdings" w:hAnsi="Wingdings" w:hint="default"/>
      </w:rPr>
    </w:lvl>
    <w:lvl w:ilvl="6" w:tplc="FFFFFFFF" w:tentative="1">
      <w:start w:val="1"/>
      <w:numFmt w:val="bullet"/>
      <w:lvlText w:val=""/>
      <w:lvlJc w:val="left"/>
      <w:pPr>
        <w:tabs>
          <w:tab w:val="num" w:pos="5891"/>
        </w:tabs>
        <w:ind w:left="5891" w:hanging="360"/>
      </w:pPr>
      <w:rPr>
        <w:rFonts w:ascii="Symbol" w:hAnsi="Symbol" w:hint="default"/>
      </w:rPr>
    </w:lvl>
    <w:lvl w:ilvl="7" w:tplc="FFFFFFFF" w:tentative="1">
      <w:start w:val="1"/>
      <w:numFmt w:val="bullet"/>
      <w:lvlText w:val="o"/>
      <w:lvlJc w:val="left"/>
      <w:pPr>
        <w:tabs>
          <w:tab w:val="num" w:pos="6611"/>
        </w:tabs>
        <w:ind w:left="6611" w:hanging="360"/>
      </w:pPr>
      <w:rPr>
        <w:rFonts w:ascii="Courier New" w:hAnsi="Courier New" w:cs="Courier New" w:hint="default"/>
      </w:rPr>
    </w:lvl>
    <w:lvl w:ilvl="8" w:tplc="FFFFFFFF" w:tentative="1">
      <w:start w:val="1"/>
      <w:numFmt w:val="bullet"/>
      <w:lvlText w:val=""/>
      <w:lvlJc w:val="left"/>
      <w:pPr>
        <w:tabs>
          <w:tab w:val="num" w:pos="7331"/>
        </w:tabs>
        <w:ind w:left="7331" w:hanging="360"/>
      </w:pPr>
      <w:rPr>
        <w:rFonts w:ascii="Wingdings" w:hAnsi="Wingdings" w:hint="default"/>
      </w:rPr>
    </w:lvl>
  </w:abstractNum>
  <w:abstractNum w:abstractNumId="17" w15:restartNumberingAfterBreak="0">
    <w:nsid w:val="1FE12FA3"/>
    <w:multiLevelType w:val="hybridMultilevel"/>
    <w:tmpl w:val="31C2564A"/>
    <w:lvl w:ilvl="0" w:tplc="04100001">
      <w:start w:val="1"/>
      <w:numFmt w:val="bullet"/>
      <w:lvlText w:val=""/>
      <w:lvlJc w:val="left"/>
      <w:pPr>
        <w:ind w:left="1571" w:hanging="360"/>
      </w:pPr>
      <w:rPr>
        <w:rFonts w:ascii="Symbol" w:hAnsi="Symbol" w:hint="default"/>
      </w:rPr>
    </w:lvl>
    <w:lvl w:ilvl="1" w:tplc="04100003" w:tentative="1">
      <w:start w:val="1"/>
      <w:numFmt w:val="bullet"/>
      <w:lvlText w:val="o"/>
      <w:lvlJc w:val="left"/>
      <w:pPr>
        <w:ind w:left="2291" w:hanging="360"/>
      </w:pPr>
      <w:rPr>
        <w:rFonts w:ascii="Courier New" w:hAnsi="Courier New" w:cs="Courier New" w:hint="default"/>
      </w:rPr>
    </w:lvl>
    <w:lvl w:ilvl="2" w:tplc="04100005" w:tentative="1">
      <w:start w:val="1"/>
      <w:numFmt w:val="bullet"/>
      <w:lvlText w:val=""/>
      <w:lvlJc w:val="left"/>
      <w:pPr>
        <w:ind w:left="3011" w:hanging="360"/>
      </w:pPr>
      <w:rPr>
        <w:rFonts w:ascii="Wingdings" w:hAnsi="Wingdings" w:hint="default"/>
      </w:rPr>
    </w:lvl>
    <w:lvl w:ilvl="3" w:tplc="04100001" w:tentative="1">
      <w:start w:val="1"/>
      <w:numFmt w:val="bullet"/>
      <w:lvlText w:val=""/>
      <w:lvlJc w:val="left"/>
      <w:pPr>
        <w:ind w:left="3731" w:hanging="360"/>
      </w:pPr>
      <w:rPr>
        <w:rFonts w:ascii="Symbol" w:hAnsi="Symbol" w:hint="default"/>
      </w:rPr>
    </w:lvl>
    <w:lvl w:ilvl="4" w:tplc="04100003" w:tentative="1">
      <w:start w:val="1"/>
      <w:numFmt w:val="bullet"/>
      <w:lvlText w:val="o"/>
      <w:lvlJc w:val="left"/>
      <w:pPr>
        <w:ind w:left="4451" w:hanging="360"/>
      </w:pPr>
      <w:rPr>
        <w:rFonts w:ascii="Courier New" w:hAnsi="Courier New" w:cs="Courier New" w:hint="default"/>
      </w:rPr>
    </w:lvl>
    <w:lvl w:ilvl="5" w:tplc="04100005" w:tentative="1">
      <w:start w:val="1"/>
      <w:numFmt w:val="bullet"/>
      <w:lvlText w:val=""/>
      <w:lvlJc w:val="left"/>
      <w:pPr>
        <w:ind w:left="5171" w:hanging="360"/>
      </w:pPr>
      <w:rPr>
        <w:rFonts w:ascii="Wingdings" w:hAnsi="Wingdings" w:hint="default"/>
      </w:rPr>
    </w:lvl>
    <w:lvl w:ilvl="6" w:tplc="04100001" w:tentative="1">
      <w:start w:val="1"/>
      <w:numFmt w:val="bullet"/>
      <w:lvlText w:val=""/>
      <w:lvlJc w:val="left"/>
      <w:pPr>
        <w:ind w:left="5891" w:hanging="360"/>
      </w:pPr>
      <w:rPr>
        <w:rFonts w:ascii="Symbol" w:hAnsi="Symbol" w:hint="default"/>
      </w:rPr>
    </w:lvl>
    <w:lvl w:ilvl="7" w:tplc="04100003" w:tentative="1">
      <w:start w:val="1"/>
      <w:numFmt w:val="bullet"/>
      <w:lvlText w:val="o"/>
      <w:lvlJc w:val="left"/>
      <w:pPr>
        <w:ind w:left="6611" w:hanging="360"/>
      </w:pPr>
      <w:rPr>
        <w:rFonts w:ascii="Courier New" w:hAnsi="Courier New" w:cs="Courier New" w:hint="default"/>
      </w:rPr>
    </w:lvl>
    <w:lvl w:ilvl="8" w:tplc="04100005" w:tentative="1">
      <w:start w:val="1"/>
      <w:numFmt w:val="bullet"/>
      <w:lvlText w:val=""/>
      <w:lvlJc w:val="left"/>
      <w:pPr>
        <w:ind w:left="7331" w:hanging="360"/>
      </w:pPr>
      <w:rPr>
        <w:rFonts w:ascii="Wingdings" w:hAnsi="Wingdings" w:hint="default"/>
      </w:rPr>
    </w:lvl>
  </w:abstractNum>
  <w:abstractNum w:abstractNumId="18" w15:restartNumberingAfterBreak="0">
    <w:nsid w:val="21771778"/>
    <w:multiLevelType w:val="hybridMultilevel"/>
    <w:tmpl w:val="0CC8C882"/>
    <w:lvl w:ilvl="0" w:tplc="FFFFFFFF">
      <w:start w:val="1"/>
      <w:numFmt w:val="bullet"/>
      <w:lvlText w:val=""/>
      <w:lvlJc w:val="left"/>
      <w:pPr>
        <w:tabs>
          <w:tab w:val="num" w:pos="1211"/>
        </w:tabs>
        <w:ind w:left="1211" w:hanging="360"/>
      </w:pPr>
      <w:rPr>
        <w:rFonts w:ascii="Wingdings" w:hAnsi="Wingdings" w:hint="default"/>
      </w:rPr>
    </w:lvl>
    <w:lvl w:ilvl="1" w:tplc="FFFFFFFF">
      <w:start w:val="1"/>
      <w:numFmt w:val="bullet"/>
      <w:lvlText w:val=""/>
      <w:lvlJc w:val="left"/>
      <w:pPr>
        <w:tabs>
          <w:tab w:val="num" w:pos="1931"/>
        </w:tabs>
        <w:ind w:left="1931" w:hanging="360"/>
      </w:pPr>
      <w:rPr>
        <w:rFonts w:ascii="Wingdings" w:hAnsi="Wingdings" w:hint="default"/>
      </w:rPr>
    </w:lvl>
    <w:lvl w:ilvl="2" w:tplc="FFFFFFFF">
      <w:start w:val="1"/>
      <w:numFmt w:val="bullet"/>
      <w:lvlText w:val=""/>
      <w:lvlJc w:val="left"/>
      <w:pPr>
        <w:tabs>
          <w:tab w:val="num" w:pos="2651"/>
        </w:tabs>
        <w:ind w:left="2651" w:hanging="360"/>
      </w:pPr>
      <w:rPr>
        <w:rFonts w:ascii="Wingdings" w:hAnsi="Wingdings" w:hint="default"/>
      </w:rPr>
    </w:lvl>
    <w:lvl w:ilvl="3" w:tplc="FFFFFFFF" w:tentative="1">
      <w:start w:val="1"/>
      <w:numFmt w:val="bullet"/>
      <w:lvlText w:val=""/>
      <w:lvlJc w:val="left"/>
      <w:pPr>
        <w:tabs>
          <w:tab w:val="num" w:pos="3371"/>
        </w:tabs>
        <w:ind w:left="3371" w:hanging="360"/>
      </w:pPr>
      <w:rPr>
        <w:rFonts w:ascii="Wingdings" w:hAnsi="Wingdings" w:hint="default"/>
      </w:rPr>
    </w:lvl>
    <w:lvl w:ilvl="4" w:tplc="FFFFFFFF" w:tentative="1">
      <w:start w:val="1"/>
      <w:numFmt w:val="bullet"/>
      <w:lvlText w:val=""/>
      <w:lvlJc w:val="left"/>
      <w:pPr>
        <w:tabs>
          <w:tab w:val="num" w:pos="4091"/>
        </w:tabs>
        <w:ind w:left="4091" w:hanging="360"/>
      </w:pPr>
      <w:rPr>
        <w:rFonts w:ascii="Wingdings" w:hAnsi="Wingdings" w:hint="default"/>
      </w:rPr>
    </w:lvl>
    <w:lvl w:ilvl="5" w:tplc="FFFFFFFF" w:tentative="1">
      <w:start w:val="1"/>
      <w:numFmt w:val="bullet"/>
      <w:lvlText w:val=""/>
      <w:lvlJc w:val="left"/>
      <w:pPr>
        <w:tabs>
          <w:tab w:val="num" w:pos="4811"/>
        </w:tabs>
        <w:ind w:left="4811" w:hanging="360"/>
      </w:pPr>
      <w:rPr>
        <w:rFonts w:ascii="Wingdings" w:hAnsi="Wingdings" w:hint="default"/>
      </w:rPr>
    </w:lvl>
    <w:lvl w:ilvl="6" w:tplc="FFFFFFFF" w:tentative="1">
      <w:start w:val="1"/>
      <w:numFmt w:val="bullet"/>
      <w:lvlText w:val=""/>
      <w:lvlJc w:val="left"/>
      <w:pPr>
        <w:tabs>
          <w:tab w:val="num" w:pos="5531"/>
        </w:tabs>
        <w:ind w:left="5531" w:hanging="360"/>
      </w:pPr>
      <w:rPr>
        <w:rFonts w:ascii="Wingdings" w:hAnsi="Wingdings" w:hint="default"/>
      </w:rPr>
    </w:lvl>
    <w:lvl w:ilvl="7" w:tplc="FFFFFFFF" w:tentative="1">
      <w:start w:val="1"/>
      <w:numFmt w:val="bullet"/>
      <w:lvlText w:val=""/>
      <w:lvlJc w:val="left"/>
      <w:pPr>
        <w:tabs>
          <w:tab w:val="num" w:pos="6251"/>
        </w:tabs>
        <w:ind w:left="6251" w:hanging="360"/>
      </w:pPr>
      <w:rPr>
        <w:rFonts w:ascii="Wingdings" w:hAnsi="Wingdings" w:hint="default"/>
      </w:rPr>
    </w:lvl>
    <w:lvl w:ilvl="8" w:tplc="FFFFFFFF" w:tentative="1">
      <w:start w:val="1"/>
      <w:numFmt w:val="bullet"/>
      <w:lvlText w:val=""/>
      <w:lvlJc w:val="left"/>
      <w:pPr>
        <w:tabs>
          <w:tab w:val="num" w:pos="6971"/>
        </w:tabs>
        <w:ind w:left="6971" w:hanging="360"/>
      </w:pPr>
      <w:rPr>
        <w:rFonts w:ascii="Wingdings" w:hAnsi="Wingdings" w:hint="default"/>
      </w:rPr>
    </w:lvl>
  </w:abstractNum>
  <w:abstractNum w:abstractNumId="19" w15:restartNumberingAfterBreak="0">
    <w:nsid w:val="224C7157"/>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22EE38F5"/>
    <w:multiLevelType w:val="hybridMultilevel"/>
    <w:tmpl w:val="695694D6"/>
    <w:lvl w:ilvl="0" w:tplc="FFFFFFFF">
      <w:start w:val="1"/>
      <w:numFmt w:val="bullet"/>
      <w:lvlText w:val=""/>
      <w:lvlJc w:val="left"/>
      <w:pPr>
        <w:ind w:left="1571" w:hanging="360"/>
      </w:pPr>
      <w:rPr>
        <w:rFonts w:ascii="Wingdings" w:hAnsi="Wingdings" w:hint="default"/>
      </w:rPr>
    </w:lvl>
    <w:lvl w:ilvl="1" w:tplc="04100003" w:tentative="1">
      <w:start w:val="1"/>
      <w:numFmt w:val="bullet"/>
      <w:lvlText w:val="o"/>
      <w:lvlJc w:val="left"/>
      <w:pPr>
        <w:ind w:left="2291" w:hanging="360"/>
      </w:pPr>
      <w:rPr>
        <w:rFonts w:ascii="Courier New" w:hAnsi="Courier New" w:cs="Courier New" w:hint="default"/>
      </w:rPr>
    </w:lvl>
    <w:lvl w:ilvl="2" w:tplc="04100005" w:tentative="1">
      <w:start w:val="1"/>
      <w:numFmt w:val="bullet"/>
      <w:lvlText w:val=""/>
      <w:lvlJc w:val="left"/>
      <w:pPr>
        <w:ind w:left="3011" w:hanging="360"/>
      </w:pPr>
      <w:rPr>
        <w:rFonts w:ascii="Wingdings" w:hAnsi="Wingdings" w:hint="default"/>
      </w:rPr>
    </w:lvl>
    <w:lvl w:ilvl="3" w:tplc="04100001" w:tentative="1">
      <w:start w:val="1"/>
      <w:numFmt w:val="bullet"/>
      <w:lvlText w:val=""/>
      <w:lvlJc w:val="left"/>
      <w:pPr>
        <w:ind w:left="3731" w:hanging="360"/>
      </w:pPr>
      <w:rPr>
        <w:rFonts w:ascii="Symbol" w:hAnsi="Symbol" w:hint="default"/>
      </w:rPr>
    </w:lvl>
    <w:lvl w:ilvl="4" w:tplc="04100003" w:tentative="1">
      <w:start w:val="1"/>
      <w:numFmt w:val="bullet"/>
      <w:lvlText w:val="o"/>
      <w:lvlJc w:val="left"/>
      <w:pPr>
        <w:ind w:left="4451" w:hanging="360"/>
      </w:pPr>
      <w:rPr>
        <w:rFonts w:ascii="Courier New" w:hAnsi="Courier New" w:cs="Courier New" w:hint="default"/>
      </w:rPr>
    </w:lvl>
    <w:lvl w:ilvl="5" w:tplc="04100005" w:tentative="1">
      <w:start w:val="1"/>
      <w:numFmt w:val="bullet"/>
      <w:lvlText w:val=""/>
      <w:lvlJc w:val="left"/>
      <w:pPr>
        <w:ind w:left="5171" w:hanging="360"/>
      </w:pPr>
      <w:rPr>
        <w:rFonts w:ascii="Wingdings" w:hAnsi="Wingdings" w:hint="default"/>
      </w:rPr>
    </w:lvl>
    <w:lvl w:ilvl="6" w:tplc="04100001" w:tentative="1">
      <w:start w:val="1"/>
      <w:numFmt w:val="bullet"/>
      <w:lvlText w:val=""/>
      <w:lvlJc w:val="left"/>
      <w:pPr>
        <w:ind w:left="5891" w:hanging="360"/>
      </w:pPr>
      <w:rPr>
        <w:rFonts w:ascii="Symbol" w:hAnsi="Symbol" w:hint="default"/>
      </w:rPr>
    </w:lvl>
    <w:lvl w:ilvl="7" w:tplc="04100003" w:tentative="1">
      <w:start w:val="1"/>
      <w:numFmt w:val="bullet"/>
      <w:lvlText w:val="o"/>
      <w:lvlJc w:val="left"/>
      <w:pPr>
        <w:ind w:left="6611" w:hanging="360"/>
      </w:pPr>
      <w:rPr>
        <w:rFonts w:ascii="Courier New" w:hAnsi="Courier New" w:cs="Courier New" w:hint="default"/>
      </w:rPr>
    </w:lvl>
    <w:lvl w:ilvl="8" w:tplc="04100005" w:tentative="1">
      <w:start w:val="1"/>
      <w:numFmt w:val="bullet"/>
      <w:lvlText w:val=""/>
      <w:lvlJc w:val="left"/>
      <w:pPr>
        <w:ind w:left="7331" w:hanging="360"/>
      </w:pPr>
      <w:rPr>
        <w:rFonts w:ascii="Wingdings" w:hAnsi="Wingdings" w:hint="default"/>
      </w:rPr>
    </w:lvl>
  </w:abstractNum>
  <w:abstractNum w:abstractNumId="21" w15:restartNumberingAfterBreak="0">
    <w:nsid w:val="24254ED9"/>
    <w:multiLevelType w:val="multilevel"/>
    <w:tmpl w:val="412ECBD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778"/>
        </w:tabs>
        <w:ind w:left="1778"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 w15:restartNumberingAfterBreak="0">
    <w:nsid w:val="26B77743"/>
    <w:multiLevelType w:val="hybridMultilevel"/>
    <w:tmpl w:val="328A1E4A"/>
    <w:lvl w:ilvl="0" w:tplc="FFFFFFFF">
      <w:start w:val="1"/>
      <w:numFmt w:val="bullet"/>
      <w:lvlText w:val=""/>
      <w:lvlJc w:val="left"/>
      <w:pPr>
        <w:tabs>
          <w:tab w:val="num" w:pos="1571"/>
        </w:tabs>
        <w:ind w:left="1571" w:hanging="360"/>
      </w:pPr>
      <w:rPr>
        <w:rFonts w:ascii="Symbol" w:hAnsi="Symbol" w:hint="default"/>
      </w:rPr>
    </w:lvl>
    <w:lvl w:ilvl="1" w:tplc="FFFFFFFF" w:tentative="1">
      <w:start w:val="1"/>
      <w:numFmt w:val="bullet"/>
      <w:lvlText w:val="o"/>
      <w:lvlJc w:val="left"/>
      <w:pPr>
        <w:tabs>
          <w:tab w:val="num" w:pos="2291"/>
        </w:tabs>
        <w:ind w:left="2291" w:hanging="360"/>
      </w:pPr>
      <w:rPr>
        <w:rFonts w:ascii="Courier New" w:hAnsi="Courier New" w:cs="Courier New" w:hint="default"/>
      </w:rPr>
    </w:lvl>
    <w:lvl w:ilvl="2" w:tplc="FFFFFFFF" w:tentative="1">
      <w:start w:val="1"/>
      <w:numFmt w:val="bullet"/>
      <w:lvlText w:val=""/>
      <w:lvlJc w:val="left"/>
      <w:pPr>
        <w:tabs>
          <w:tab w:val="num" w:pos="3011"/>
        </w:tabs>
        <w:ind w:left="3011" w:hanging="360"/>
      </w:pPr>
      <w:rPr>
        <w:rFonts w:ascii="Wingdings" w:hAnsi="Wingdings" w:hint="default"/>
      </w:rPr>
    </w:lvl>
    <w:lvl w:ilvl="3" w:tplc="FFFFFFFF" w:tentative="1">
      <w:start w:val="1"/>
      <w:numFmt w:val="bullet"/>
      <w:lvlText w:val=""/>
      <w:lvlJc w:val="left"/>
      <w:pPr>
        <w:tabs>
          <w:tab w:val="num" w:pos="3731"/>
        </w:tabs>
        <w:ind w:left="3731" w:hanging="360"/>
      </w:pPr>
      <w:rPr>
        <w:rFonts w:ascii="Symbol" w:hAnsi="Symbol" w:hint="default"/>
      </w:rPr>
    </w:lvl>
    <w:lvl w:ilvl="4" w:tplc="FFFFFFFF" w:tentative="1">
      <w:start w:val="1"/>
      <w:numFmt w:val="bullet"/>
      <w:lvlText w:val="o"/>
      <w:lvlJc w:val="left"/>
      <w:pPr>
        <w:tabs>
          <w:tab w:val="num" w:pos="4451"/>
        </w:tabs>
        <w:ind w:left="4451" w:hanging="360"/>
      </w:pPr>
      <w:rPr>
        <w:rFonts w:ascii="Courier New" w:hAnsi="Courier New" w:cs="Courier New" w:hint="default"/>
      </w:rPr>
    </w:lvl>
    <w:lvl w:ilvl="5" w:tplc="FFFFFFFF" w:tentative="1">
      <w:start w:val="1"/>
      <w:numFmt w:val="bullet"/>
      <w:lvlText w:val=""/>
      <w:lvlJc w:val="left"/>
      <w:pPr>
        <w:tabs>
          <w:tab w:val="num" w:pos="5171"/>
        </w:tabs>
        <w:ind w:left="5171" w:hanging="360"/>
      </w:pPr>
      <w:rPr>
        <w:rFonts w:ascii="Wingdings" w:hAnsi="Wingdings" w:hint="default"/>
      </w:rPr>
    </w:lvl>
    <w:lvl w:ilvl="6" w:tplc="FFFFFFFF" w:tentative="1">
      <w:start w:val="1"/>
      <w:numFmt w:val="bullet"/>
      <w:lvlText w:val=""/>
      <w:lvlJc w:val="left"/>
      <w:pPr>
        <w:tabs>
          <w:tab w:val="num" w:pos="5891"/>
        </w:tabs>
        <w:ind w:left="5891" w:hanging="360"/>
      </w:pPr>
      <w:rPr>
        <w:rFonts w:ascii="Symbol" w:hAnsi="Symbol" w:hint="default"/>
      </w:rPr>
    </w:lvl>
    <w:lvl w:ilvl="7" w:tplc="FFFFFFFF" w:tentative="1">
      <w:start w:val="1"/>
      <w:numFmt w:val="bullet"/>
      <w:lvlText w:val="o"/>
      <w:lvlJc w:val="left"/>
      <w:pPr>
        <w:tabs>
          <w:tab w:val="num" w:pos="6611"/>
        </w:tabs>
        <w:ind w:left="6611" w:hanging="360"/>
      </w:pPr>
      <w:rPr>
        <w:rFonts w:ascii="Courier New" w:hAnsi="Courier New" w:cs="Courier New" w:hint="default"/>
      </w:rPr>
    </w:lvl>
    <w:lvl w:ilvl="8" w:tplc="FFFFFFFF" w:tentative="1">
      <w:start w:val="1"/>
      <w:numFmt w:val="bullet"/>
      <w:lvlText w:val=""/>
      <w:lvlJc w:val="left"/>
      <w:pPr>
        <w:tabs>
          <w:tab w:val="num" w:pos="7331"/>
        </w:tabs>
        <w:ind w:left="7331" w:hanging="360"/>
      </w:pPr>
      <w:rPr>
        <w:rFonts w:ascii="Wingdings" w:hAnsi="Wingdings" w:hint="default"/>
      </w:rPr>
    </w:lvl>
  </w:abstractNum>
  <w:abstractNum w:abstractNumId="23" w15:restartNumberingAfterBreak="0">
    <w:nsid w:val="29AC6971"/>
    <w:multiLevelType w:val="hybridMultilevel"/>
    <w:tmpl w:val="D00C1D48"/>
    <w:lvl w:ilvl="0" w:tplc="21C85C5C">
      <w:start w:val="8"/>
      <w:numFmt w:val="bullet"/>
      <w:lvlText w:val="-"/>
      <w:lvlJc w:val="left"/>
      <w:pPr>
        <w:ind w:left="1211" w:hanging="360"/>
      </w:pPr>
      <w:rPr>
        <w:rFonts w:ascii="Bell MT" w:eastAsia="Times New Roman" w:hAnsi="Bell MT" w:cs="Times New Roman" w:hint="default"/>
      </w:rPr>
    </w:lvl>
    <w:lvl w:ilvl="1" w:tplc="04100003" w:tentative="1">
      <w:start w:val="1"/>
      <w:numFmt w:val="bullet"/>
      <w:lvlText w:val="o"/>
      <w:lvlJc w:val="left"/>
      <w:pPr>
        <w:ind w:left="1931" w:hanging="360"/>
      </w:pPr>
      <w:rPr>
        <w:rFonts w:ascii="Courier New" w:hAnsi="Courier New" w:cs="Courier New" w:hint="default"/>
      </w:rPr>
    </w:lvl>
    <w:lvl w:ilvl="2" w:tplc="04100005" w:tentative="1">
      <w:start w:val="1"/>
      <w:numFmt w:val="bullet"/>
      <w:lvlText w:val=""/>
      <w:lvlJc w:val="left"/>
      <w:pPr>
        <w:ind w:left="2651" w:hanging="360"/>
      </w:pPr>
      <w:rPr>
        <w:rFonts w:ascii="Wingdings" w:hAnsi="Wingdings" w:hint="default"/>
      </w:rPr>
    </w:lvl>
    <w:lvl w:ilvl="3" w:tplc="04100001" w:tentative="1">
      <w:start w:val="1"/>
      <w:numFmt w:val="bullet"/>
      <w:lvlText w:val=""/>
      <w:lvlJc w:val="left"/>
      <w:pPr>
        <w:ind w:left="3371" w:hanging="360"/>
      </w:pPr>
      <w:rPr>
        <w:rFonts w:ascii="Symbol" w:hAnsi="Symbol" w:hint="default"/>
      </w:rPr>
    </w:lvl>
    <w:lvl w:ilvl="4" w:tplc="04100003" w:tentative="1">
      <w:start w:val="1"/>
      <w:numFmt w:val="bullet"/>
      <w:lvlText w:val="o"/>
      <w:lvlJc w:val="left"/>
      <w:pPr>
        <w:ind w:left="4091" w:hanging="360"/>
      </w:pPr>
      <w:rPr>
        <w:rFonts w:ascii="Courier New" w:hAnsi="Courier New" w:cs="Courier New" w:hint="default"/>
      </w:rPr>
    </w:lvl>
    <w:lvl w:ilvl="5" w:tplc="04100005" w:tentative="1">
      <w:start w:val="1"/>
      <w:numFmt w:val="bullet"/>
      <w:lvlText w:val=""/>
      <w:lvlJc w:val="left"/>
      <w:pPr>
        <w:ind w:left="4811" w:hanging="360"/>
      </w:pPr>
      <w:rPr>
        <w:rFonts w:ascii="Wingdings" w:hAnsi="Wingdings" w:hint="default"/>
      </w:rPr>
    </w:lvl>
    <w:lvl w:ilvl="6" w:tplc="04100001" w:tentative="1">
      <w:start w:val="1"/>
      <w:numFmt w:val="bullet"/>
      <w:lvlText w:val=""/>
      <w:lvlJc w:val="left"/>
      <w:pPr>
        <w:ind w:left="5531" w:hanging="360"/>
      </w:pPr>
      <w:rPr>
        <w:rFonts w:ascii="Symbol" w:hAnsi="Symbol" w:hint="default"/>
      </w:rPr>
    </w:lvl>
    <w:lvl w:ilvl="7" w:tplc="04100003" w:tentative="1">
      <w:start w:val="1"/>
      <w:numFmt w:val="bullet"/>
      <w:lvlText w:val="o"/>
      <w:lvlJc w:val="left"/>
      <w:pPr>
        <w:ind w:left="6251" w:hanging="360"/>
      </w:pPr>
      <w:rPr>
        <w:rFonts w:ascii="Courier New" w:hAnsi="Courier New" w:cs="Courier New" w:hint="default"/>
      </w:rPr>
    </w:lvl>
    <w:lvl w:ilvl="8" w:tplc="04100005" w:tentative="1">
      <w:start w:val="1"/>
      <w:numFmt w:val="bullet"/>
      <w:lvlText w:val=""/>
      <w:lvlJc w:val="left"/>
      <w:pPr>
        <w:ind w:left="6971" w:hanging="360"/>
      </w:pPr>
      <w:rPr>
        <w:rFonts w:ascii="Wingdings" w:hAnsi="Wingdings" w:hint="default"/>
      </w:rPr>
    </w:lvl>
  </w:abstractNum>
  <w:abstractNum w:abstractNumId="24" w15:restartNumberingAfterBreak="0">
    <w:nsid w:val="29E45205"/>
    <w:multiLevelType w:val="hybridMultilevel"/>
    <w:tmpl w:val="AFA4A744"/>
    <w:lvl w:ilvl="0" w:tplc="3B3CE826">
      <w:numFmt w:val="bullet"/>
      <w:lvlText w:val="•"/>
      <w:lvlJc w:val="left"/>
      <w:pPr>
        <w:ind w:left="1421" w:hanging="570"/>
      </w:pPr>
      <w:rPr>
        <w:rFonts w:ascii="Arial" w:eastAsia="Times New Roman" w:hAnsi="Arial" w:cs="Arial" w:hint="default"/>
      </w:rPr>
    </w:lvl>
    <w:lvl w:ilvl="1" w:tplc="04100019" w:tentative="1">
      <w:start w:val="1"/>
      <w:numFmt w:val="lowerLetter"/>
      <w:lvlText w:val="%2."/>
      <w:lvlJc w:val="left"/>
      <w:pPr>
        <w:ind w:left="1931" w:hanging="360"/>
      </w:pPr>
    </w:lvl>
    <w:lvl w:ilvl="2" w:tplc="0410001B" w:tentative="1">
      <w:start w:val="1"/>
      <w:numFmt w:val="lowerRoman"/>
      <w:lvlText w:val="%3."/>
      <w:lvlJc w:val="right"/>
      <w:pPr>
        <w:ind w:left="2651" w:hanging="180"/>
      </w:pPr>
    </w:lvl>
    <w:lvl w:ilvl="3" w:tplc="0410000F" w:tentative="1">
      <w:start w:val="1"/>
      <w:numFmt w:val="decimal"/>
      <w:lvlText w:val="%4."/>
      <w:lvlJc w:val="left"/>
      <w:pPr>
        <w:ind w:left="3371" w:hanging="360"/>
      </w:pPr>
    </w:lvl>
    <w:lvl w:ilvl="4" w:tplc="04100019" w:tentative="1">
      <w:start w:val="1"/>
      <w:numFmt w:val="lowerLetter"/>
      <w:lvlText w:val="%5."/>
      <w:lvlJc w:val="left"/>
      <w:pPr>
        <w:ind w:left="4091" w:hanging="360"/>
      </w:pPr>
    </w:lvl>
    <w:lvl w:ilvl="5" w:tplc="0410001B" w:tentative="1">
      <w:start w:val="1"/>
      <w:numFmt w:val="lowerRoman"/>
      <w:lvlText w:val="%6."/>
      <w:lvlJc w:val="right"/>
      <w:pPr>
        <w:ind w:left="4811" w:hanging="180"/>
      </w:pPr>
    </w:lvl>
    <w:lvl w:ilvl="6" w:tplc="0410000F" w:tentative="1">
      <w:start w:val="1"/>
      <w:numFmt w:val="decimal"/>
      <w:lvlText w:val="%7."/>
      <w:lvlJc w:val="left"/>
      <w:pPr>
        <w:ind w:left="5531" w:hanging="360"/>
      </w:pPr>
    </w:lvl>
    <w:lvl w:ilvl="7" w:tplc="04100019" w:tentative="1">
      <w:start w:val="1"/>
      <w:numFmt w:val="lowerLetter"/>
      <w:lvlText w:val="%8."/>
      <w:lvlJc w:val="left"/>
      <w:pPr>
        <w:ind w:left="6251" w:hanging="360"/>
      </w:pPr>
    </w:lvl>
    <w:lvl w:ilvl="8" w:tplc="0410001B" w:tentative="1">
      <w:start w:val="1"/>
      <w:numFmt w:val="lowerRoman"/>
      <w:lvlText w:val="%9."/>
      <w:lvlJc w:val="right"/>
      <w:pPr>
        <w:ind w:left="6971" w:hanging="180"/>
      </w:pPr>
    </w:lvl>
  </w:abstractNum>
  <w:abstractNum w:abstractNumId="25" w15:restartNumberingAfterBreak="0">
    <w:nsid w:val="2E995D08"/>
    <w:multiLevelType w:val="hybridMultilevel"/>
    <w:tmpl w:val="B1C0C46A"/>
    <w:lvl w:ilvl="0" w:tplc="FFFFFFFF">
      <w:start w:val="1"/>
      <w:numFmt w:val="bullet"/>
      <w:lvlText w:val=""/>
      <w:lvlJc w:val="left"/>
      <w:pPr>
        <w:tabs>
          <w:tab w:val="num" w:pos="1214"/>
        </w:tabs>
        <w:ind w:left="1214" w:hanging="363"/>
      </w:pPr>
      <w:rPr>
        <w:rFonts w:ascii="Wingdings" w:hAnsi="Wingdings" w:hint="default"/>
      </w:rPr>
    </w:lvl>
    <w:lvl w:ilvl="1" w:tplc="FFFFFFFF">
      <w:start w:val="1"/>
      <w:numFmt w:val="bullet"/>
      <w:lvlText w:val="o"/>
      <w:lvlJc w:val="left"/>
      <w:pPr>
        <w:tabs>
          <w:tab w:val="num" w:pos="1934"/>
        </w:tabs>
        <w:ind w:left="1934" w:hanging="360"/>
      </w:pPr>
      <w:rPr>
        <w:rFonts w:ascii="Courier New" w:hAnsi="Courier New" w:hint="default"/>
      </w:rPr>
    </w:lvl>
    <w:lvl w:ilvl="2" w:tplc="FFFFFFFF" w:tentative="1">
      <w:start w:val="1"/>
      <w:numFmt w:val="bullet"/>
      <w:lvlText w:val=""/>
      <w:lvlJc w:val="left"/>
      <w:pPr>
        <w:tabs>
          <w:tab w:val="num" w:pos="2654"/>
        </w:tabs>
        <w:ind w:left="2654" w:hanging="360"/>
      </w:pPr>
      <w:rPr>
        <w:rFonts w:ascii="Wingdings" w:hAnsi="Wingdings" w:hint="default"/>
      </w:rPr>
    </w:lvl>
    <w:lvl w:ilvl="3" w:tplc="FFFFFFFF" w:tentative="1">
      <w:start w:val="1"/>
      <w:numFmt w:val="bullet"/>
      <w:lvlText w:val=""/>
      <w:lvlJc w:val="left"/>
      <w:pPr>
        <w:tabs>
          <w:tab w:val="num" w:pos="3374"/>
        </w:tabs>
        <w:ind w:left="3374" w:hanging="360"/>
      </w:pPr>
      <w:rPr>
        <w:rFonts w:ascii="Symbol" w:hAnsi="Symbol" w:hint="default"/>
      </w:rPr>
    </w:lvl>
    <w:lvl w:ilvl="4" w:tplc="FFFFFFFF" w:tentative="1">
      <w:start w:val="1"/>
      <w:numFmt w:val="bullet"/>
      <w:lvlText w:val="o"/>
      <w:lvlJc w:val="left"/>
      <w:pPr>
        <w:tabs>
          <w:tab w:val="num" w:pos="4094"/>
        </w:tabs>
        <w:ind w:left="4094" w:hanging="360"/>
      </w:pPr>
      <w:rPr>
        <w:rFonts w:ascii="Courier New" w:hAnsi="Courier New" w:hint="default"/>
      </w:rPr>
    </w:lvl>
    <w:lvl w:ilvl="5" w:tplc="FFFFFFFF" w:tentative="1">
      <w:start w:val="1"/>
      <w:numFmt w:val="bullet"/>
      <w:lvlText w:val=""/>
      <w:lvlJc w:val="left"/>
      <w:pPr>
        <w:tabs>
          <w:tab w:val="num" w:pos="4814"/>
        </w:tabs>
        <w:ind w:left="4814" w:hanging="360"/>
      </w:pPr>
      <w:rPr>
        <w:rFonts w:ascii="Wingdings" w:hAnsi="Wingdings" w:hint="default"/>
      </w:rPr>
    </w:lvl>
    <w:lvl w:ilvl="6" w:tplc="FFFFFFFF" w:tentative="1">
      <w:start w:val="1"/>
      <w:numFmt w:val="bullet"/>
      <w:lvlText w:val=""/>
      <w:lvlJc w:val="left"/>
      <w:pPr>
        <w:tabs>
          <w:tab w:val="num" w:pos="5534"/>
        </w:tabs>
        <w:ind w:left="5534" w:hanging="360"/>
      </w:pPr>
      <w:rPr>
        <w:rFonts w:ascii="Symbol" w:hAnsi="Symbol" w:hint="default"/>
      </w:rPr>
    </w:lvl>
    <w:lvl w:ilvl="7" w:tplc="FFFFFFFF" w:tentative="1">
      <w:start w:val="1"/>
      <w:numFmt w:val="bullet"/>
      <w:lvlText w:val="o"/>
      <w:lvlJc w:val="left"/>
      <w:pPr>
        <w:tabs>
          <w:tab w:val="num" w:pos="6254"/>
        </w:tabs>
        <w:ind w:left="6254" w:hanging="360"/>
      </w:pPr>
      <w:rPr>
        <w:rFonts w:ascii="Courier New" w:hAnsi="Courier New" w:hint="default"/>
      </w:rPr>
    </w:lvl>
    <w:lvl w:ilvl="8" w:tplc="FFFFFFFF" w:tentative="1">
      <w:start w:val="1"/>
      <w:numFmt w:val="bullet"/>
      <w:lvlText w:val=""/>
      <w:lvlJc w:val="left"/>
      <w:pPr>
        <w:tabs>
          <w:tab w:val="num" w:pos="6974"/>
        </w:tabs>
        <w:ind w:left="6974" w:hanging="360"/>
      </w:pPr>
      <w:rPr>
        <w:rFonts w:ascii="Wingdings" w:hAnsi="Wingdings" w:hint="default"/>
      </w:rPr>
    </w:lvl>
  </w:abstractNum>
  <w:abstractNum w:abstractNumId="26" w15:restartNumberingAfterBreak="0">
    <w:nsid w:val="2F702819"/>
    <w:multiLevelType w:val="hybridMultilevel"/>
    <w:tmpl w:val="FF04EE66"/>
    <w:lvl w:ilvl="0" w:tplc="FFFFFFFF">
      <w:start w:val="1"/>
      <w:numFmt w:val="bullet"/>
      <w:lvlText w:val=""/>
      <w:lvlJc w:val="left"/>
      <w:pPr>
        <w:tabs>
          <w:tab w:val="num" w:pos="1571"/>
        </w:tabs>
        <w:ind w:left="1571" w:hanging="360"/>
      </w:pPr>
      <w:rPr>
        <w:rFonts w:ascii="Symbol" w:hAnsi="Symbol" w:hint="default"/>
      </w:rPr>
    </w:lvl>
    <w:lvl w:ilvl="1" w:tplc="FFFFFFFF" w:tentative="1">
      <w:start w:val="1"/>
      <w:numFmt w:val="bullet"/>
      <w:lvlText w:val="o"/>
      <w:lvlJc w:val="left"/>
      <w:pPr>
        <w:tabs>
          <w:tab w:val="num" w:pos="2291"/>
        </w:tabs>
        <w:ind w:left="2291" w:hanging="360"/>
      </w:pPr>
      <w:rPr>
        <w:rFonts w:ascii="Courier New" w:hAnsi="Courier New" w:cs="Courier New" w:hint="default"/>
      </w:rPr>
    </w:lvl>
    <w:lvl w:ilvl="2" w:tplc="FFFFFFFF" w:tentative="1">
      <w:start w:val="1"/>
      <w:numFmt w:val="bullet"/>
      <w:lvlText w:val=""/>
      <w:lvlJc w:val="left"/>
      <w:pPr>
        <w:tabs>
          <w:tab w:val="num" w:pos="3011"/>
        </w:tabs>
        <w:ind w:left="3011" w:hanging="360"/>
      </w:pPr>
      <w:rPr>
        <w:rFonts w:ascii="Wingdings" w:hAnsi="Wingdings" w:hint="default"/>
      </w:rPr>
    </w:lvl>
    <w:lvl w:ilvl="3" w:tplc="FFFFFFFF" w:tentative="1">
      <w:start w:val="1"/>
      <w:numFmt w:val="bullet"/>
      <w:lvlText w:val=""/>
      <w:lvlJc w:val="left"/>
      <w:pPr>
        <w:tabs>
          <w:tab w:val="num" w:pos="3731"/>
        </w:tabs>
        <w:ind w:left="3731" w:hanging="360"/>
      </w:pPr>
      <w:rPr>
        <w:rFonts w:ascii="Symbol" w:hAnsi="Symbol" w:hint="default"/>
      </w:rPr>
    </w:lvl>
    <w:lvl w:ilvl="4" w:tplc="FFFFFFFF" w:tentative="1">
      <w:start w:val="1"/>
      <w:numFmt w:val="bullet"/>
      <w:lvlText w:val="o"/>
      <w:lvlJc w:val="left"/>
      <w:pPr>
        <w:tabs>
          <w:tab w:val="num" w:pos="4451"/>
        </w:tabs>
        <w:ind w:left="4451" w:hanging="360"/>
      </w:pPr>
      <w:rPr>
        <w:rFonts w:ascii="Courier New" w:hAnsi="Courier New" w:cs="Courier New" w:hint="default"/>
      </w:rPr>
    </w:lvl>
    <w:lvl w:ilvl="5" w:tplc="FFFFFFFF" w:tentative="1">
      <w:start w:val="1"/>
      <w:numFmt w:val="bullet"/>
      <w:lvlText w:val=""/>
      <w:lvlJc w:val="left"/>
      <w:pPr>
        <w:tabs>
          <w:tab w:val="num" w:pos="5171"/>
        </w:tabs>
        <w:ind w:left="5171" w:hanging="360"/>
      </w:pPr>
      <w:rPr>
        <w:rFonts w:ascii="Wingdings" w:hAnsi="Wingdings" w:hint="default"/>
      </w:rPr>
    </w:lvl>
    <w:lvl w:ilvl="6" w:tplc="FFFFFFFF" w:tentative="1">
      <w:start w:val="1"/>
      <w:numFmt w:val="bullet"/>
      <w:lvlText w:val=""/>
      <w:lvlJc w:val="left"/>
      <w:pPr>
        <w:tabs>
          <w:tab w:val="num" w:pos="5891"/>
        </w:tabs>
        <w:ind w:left="5891" w:hanging="360"/>
      </w:pPr>
      <w:rPr>
        <w:rFonts w:ascii="Symbol" w:hAnsi="Symbol" w:hint="default"/>
      </w:rPr>
    </w:lvl>
    <w:lvl w:ilvl="7" w:tplc="FFFFFFFF" w:tentative="1">
      <w:start w:val="1"/>
      <w:numFmt w:val="bullet"/>
      <w:lvlText w:val="o"/>
      <w:lvlJc w:val="left"/>
      <w:pPr>
        <w:tabs>
          <w:tab w:val="num" w:pos="6611"/>
        </w:tabs>
        <w:ind w:left="6611" w:hanging="360"/>
      </w:pPr>
      <w:rPr>
        <w:rFonts w:ascii="Courier New" w:hAnsi="Courier New" w:cs="Courier New" w:hint="default"/>
      </w:rPr>
    </w:lvl>
    <w:lvl w:ilvl="8" w:tplc="FFFFFFFF" w:tentative="1">
      <w:start w:val="1"/>
      <w:numFmt w:val="bullet"/>
      <w:lvlText w:val=""/>
      <w:lvlJc w:val="left"/>
      <w:pPr>
        <w:tabs>
          <w:tab w:val="num" w:pos="7331"/>
        </w:tabs>
        <w:ind w:left="7331" w:hanging="360"/>
      </w:pPr>
      <w:rPr>
        <w:rFonts w:ascii="Wingdings" w:hAnsi="Wingdings" w:hint="default"/>
      </w:rPr>
    </w:lvl>
  </w:abstractNum>
  <w:abstractNum w:abstractNumId="27" w15:restartNumberingAfterBreak="0">
    <w:nsid w:val="321C2341"/>
    <w:multiLevelType w:val="hybridMultilevel"/>
    <w:tmpl w:val="6FA4572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357912AD"/>
    <w:multiLevelType w:val="hybridMultilevel"/>
    <w:tmpl w:val="39664830"/>
    <w:lvl w:ilvl="0" w:tplc="A8FC41F8">
      <w:start w:val="1"/>
      <w:numFmt w:val="decimal"/>
      <w:lvlText w:val="%1"/>
      <w:lvlJc w:val="left"/>
      <w:pPr>
        <w:ind w:left="1060" w:hanging="700"/>
      </w:pPr>
      <w:rPr>
        <w:rFonts w:hint="default"/>
        <w:color w:val="00206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36C448C2"/>
    <w:multiLevelType w:val="hybridMultilevel"/>
    <w:tmpl w:val="E0D00C0E"/>
    <w:lvl w:ilvl="0" w:tplc="04100003">
      <w:start w:val="1"/>
      <w:numFmt w:val="bullet"/>
      <w:lvlText w:val="o"/>
      <w:lvlJc w:val="left"/>
      <w:pPr>
        <w:tabs>
          <w:tab w:val="num" w:pos="1211"/>
        </w:tabs>
        <w:ind w:left="1211" w:hanging="360"/>
      </w:pPr>
      <w:rPr>
        <w:rFonts w:ascii="Courier New" w:hAnsi="Courier New" w:cs="Courier New" w:hint="default"/>
      </w:rPr>
    </w:lvl>
    <w:lvl w:ilvl="1" w:tplc="04100003" w:tentative="1">
      <w:start w:val="1"/>
      <w:numFmt w:val="bullet"/>
      <w:lvlText w:val="o"/>
      <w:lvlJc w:val="left"/>
      <w:pPr>
        <w:tabs>
          <w:tab w:val="num" w:pos="1931"/>
        </w:tabs>
        <w:ind w:left="1931" w:hanging="360"/>
      </w:pPr>
      <w:rPr>
        <w:rFonts w:ascii="Courier New" w:hAnsi="Courier New" w:cs="Courier New" w:hint="default"/>
      </w:rPr>
    </w:lvl>
    <w:lvl w:ilvl="2" w:tplc="04100005" w:tentative="1">
      <w:start w:val="1"/>
      <w:numFmt w:val="bullet"/>
      <w:lvlText w:val=""/>
      <w:lvlJc w:val="left"/>
      <w:pPr>
        <w:tabs>
          <w:tab w:val="num" w:pos="2651"/>
        </w:tabs>
        <w:ind w:left="2651" w:hanging="360"/>
      </w:pPr>
      <w:rPr>
        <w:rFonts w:ascii="Wingdings" w:hAnsi="Wingdings" w:hint="default"/>
      </w:rPr>
    </w:lvl>
    <w:lvl w:ilvl="3" w:tplc="04100001" w:tentative="1">
      <w:start w:val="1"/>
      <w:numFmt w:val="bullet"/>
      <w:lvlText w:val=""/>
      <w:lvlJc w:val="left"/>
      <w:pPr>
        <w:tabs>
          <w:tab w:val="num" w:pos="3371"/>
        </w:tabs>
        <w:ind w:left="3371" w:hanging="360"/>
      </w:pPr>
      <w:rPr>
        <w:rFonts w:ascii="Symbol" w:hAnsi="Symbol" w:hint="default"/>
      </w:rPr>
    </w:lvl>
    <w:lvl w:ilvl="4" w:tplc="04100003" w:tentative="1">
      <w:start w:val="1"/>
      <w:numFmt w:val="bullet"/>
      <w:lvlText w:val="o"/>
      <w:lvlJc w:val="left"/>
      <w:pPr>
        <w:tabs>
          <w:tab w:val="num" w:pos="4091"/>
        </w:tabs>
        <w:ind w:left="4091" w:hanging="360"/>
      </w:pPr>
      <w:rPr>
        <w:rFonts w:ascii="Courier New" w:hAnsi="Courier New" w:cs="Courier New" w:hint="default"/>
      </w:rPr>
    </w:lvl>
    <w:lvl w:ilvl="5" w:tplc="04100005" w:tentative="1">
      <w:start w:val="1"/>
      <w:numFmt w:val="bullet"/>
      <w:lvlText w:val=""/>
      <w:lvlJc w:val="left"/>
      <w:pPr>
        <w:tabs>
          <w:tab w:val="num" w:pos="4811"/>
        </w:tabs>
        <w:ind w:left="4811" w:hanging="360"/>
      </w:pPr>
      <w:rPr>
        <w:rFonts w:ascii="Wingdings" w:hAnsi="Wingdings" w:hint="default"/>
      </w:rPr>
    </w:lvl>
    <w:lvl w:ilvl="6" w:tplc="04100001" w:tentative="1">
      <w:start w:val="1"/>
      <w:numFmt w:val="bullet"/>
      <w:lvlText w:val=""/>
      <w:lvlJc w:val="left"/>
      <w:pPr>
        <w:tabs>
          <w:tab w:val="num" w:pos="5531"/>
        </w:tabs>
        <w:ind w:left="5531" w:hanging="360"/>
      </w:pPr>
      <w:rPr>
        <w:rFonts w:ascii="Symbol" w:hAnsi="Symbol" w:hint="default"/>
      </w:rPr>
    </w:lvl>
    <w:lvl w:ilvl="7" w:tplc="04100003" w:tentative="1">
      <w:start w:val="1"/>
      <w:numFmt w:val="bullet"/>
      <w:lvlText w:val="o"/>
      <w:lvlJc w:val="left"/>
      <w:pPr>
        <w:tabs>
          <w:tab w:val="num" w:pos="6251"/>
        </w:tabs>
        <w:ind w:left="6251" w:hanging="360"/>
      </w:pPr>
      <w:rPr>
        <w:rFonts w:ascii="Courier New" w:hAnsi="Courier New" w:cs="Courier New" w:hint="default"/>
      </w:rPr>
    </w:lvl>
    <w:lvl w:ilvl="8" w:tplc="04100005" w:tentative="1">
      <w:start w:val="1"/>
      <w:numFmt w:val="bullet"/>
      <w:lvlText w:val=""/>
      <w:lvlJc w:val="left"/>
      <w:pPr>
        <w:tabs>
          <w:tab w:val="num" w:pos="6971"/>
        </w:tabs>
        <w:ind w:left="6971" w:hanging="360"/>
      </w:pPr>
      <w:rPr>
        <w:rFonts w:ascii="Wingdings" w:hAnsi="Wingdings" w:hint="default"/>
      </w:rPr>
    </w:lvl>
  </w:abstractNum>
  <w:abstractNum w:abstractNumId="30" w15:restartNumberingAfterBreak="0">
    <w:nsid w:val="38A7168D"/>
    <w:multiLevelType w:val="hybridMultilevel"/>
    <w:tmpl w:val="C91A64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39FD4CBF"/>
    <w:multiLevelType w:val="hybridMultilevel"/>
    <w:tmpl w:val="EB8E476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3A144CE3"/>
    <w:multiLevelType w:val="hybridMultilevel"/>
    <w:tmpl w:val="B14089E8"/>
    <w:lvl w:ilvl="0" w:tplc="FFFFFFFF">
      <w:start w:val="1"/>
      <w:numFmt w:val="bullet"/>
      <w:lvlText w:val=""/>
      <w:lvlJc w:val="left"/>
      <w:pPr>
        <w:tabs>
          <w:tab w:val="num" w:pos="1571"/>
        </w:tabs>
        <w:ind w:left="1571" w:hanging="360"/>
      </w:pPr>
      <w:rPr>
        <w:rFonts w:ascii="Symbol" w:hAnsi="Symbol" w:hint="default"/>
      </w:rPr>
    </w:lvl>
    <w:lvl w:ilvl="1" w:tplc="FFFFFFFF">
      <w:start w:val="1"/>
      <w:numFmt w:val="bullet"/>
      <w:lvlText w:val="o"/>
      <w:lvlJc w:val="left"/>
      <w:pPr>
        <w:tabs>
          <w:tab w:val="num" w:pos="2291"/>
        </w:tabs>
        <w:ind w:left="2291" w:hanging="360"/>
      </w:pPr>
      <w:rPr>
        <w:rFonts w:ascii="Courier New" w:hAnsi="Courier New" w:cs="Courier New" w:hint="default"/>
      </w:rPr>
    </w:lvl>
    <w:lvl w:ilvl="2" w:tplc="FFFFFFFF" w:tentative="1">
      <w:start w:val="1"/>
      <w:numFmt w:val="bullet"/>
      <w:lvlText w:val=""/>
      <w:lvlJc w:val="left"/>
      <w:pPr>
        <w:tabs>
          <w:tab w:val="num" w:pos="3011"/>
        </w:tabs>
        <w:ind w:left="3011" w:hanging="360"/>
      </w:pPr>
      <w:rPr>
        <w:rFonts w:ascii="Wingdings" w:hAnsi="Wingdings" w:hint="default"/>
      </w:rPr>
    </w:lvl>
    <w:lvl w:ilvl="3" w:tplc="FFFFFFFF" w:tentative="1">
      <w:start w:val="1"/>
      <w:numFmt w:val="bullet"/>
      <w:lvlText w:val=""/>
      <w:lvlJc w:val="left"/>
      <w:pPr>
        <w:tabs>
          <w:tab w:val="num" w:pos="3731"/>
        </w:tabs>
        <w:ind w:left="3731" w:hanging="360"/>
      </w:pPr>
      <w:rPr>
        <w:rFonts w:ascii="Symbol" w:hAnsi="Symbol" w:hint="default"/>
      </w:rPr>
    </w:lvl>
    <w:lvl w:ilvl="4" w:tplc="FFFFFFFF" w:tentative="1">
      <w:start w:val="1"/>
      <w:numFmt w:val="bullet"/>
      <w:lvlText w:val="o"/>
      <w:lvlJc w:val="left"/>
      <w:pPr>
        <w:tabs>
          <w:tab w:val="num" w:pos="4451"/>
        </w:tabs>
        <w:ind w:left="4451" w:hanging="360"/>
      </w:pPr>
      <w:rPr>
        <w:rFonts w:ascii="Courier New" w:hAnsi="Courier New" w:cs="Courier New" w:hint="default"/>
      </w:rPr>
    </w:lvl>
    <w:lvl w:ilvl="5" w:tplc="FFFFFFFF" w:tentative="1">
      <w:start w:val="1"/>
      <w:numFmt w:val="bullet"/>
      <w:lvlText w:val=""/>
      <w:lvlJc w:val="left"/>
      <w:pPr>
        <w:tabs>
          <w:tab w:val="num" w:pos="5171"/>
        </w:tabs>
        <w:ind w:left="5171" w:hanging="360"/>
      </w:pPr>
      <w:rPr>
        <w:rFonts w:ascii="Wingdings" w:hAnsi="Wingdings" w:hint="default"/>
      </w:rPr>
    </w:lvl>
    <w:lvl w:ilvl="6" w:tplc="FFFFFFFF" w:tentative="1">
      <w:start w:val="1"/>
      <w:numFmt w:val="bullet"/>
      <w:lvlText w:val=""/>
      <w:lvlJc w:val="left"/>
      <w:pPr>
        <w:tabs>
          <w:tab w:val="num" w:pos="5891"/>
        </w:tabs>
        <w:ind w:left="5891" w:hanging="360"/>
      </w:pPr>
      <w:rPr>
        <w:rFonts w:ascii="Symbol" w:hAnsi="Symbol" w:hint="default"/>
      </w:rPr>
    </w:lvl>
    <w:lvl w:ilvl="7" w:tplc="FFFFFFFF" w:tentative="1">
      <w:start w:val="1"/>
      <w:numFmt w:val="bullet"/>
      <w:lvlText w:val="o"/>
      <w:lvlJc w:val="left"/>
      <w:pPr>
        <w:tabs>
          <w:tab w:val="num" w:pos="6611"/>
        </w:tabs>
        <w:ind w:left="6611" w:hanging="360"/>
      </w:pPr>
      <w:rPr>
        <w:rFonts w:ascii="Courier New" w:hAnsi="Courier New" w:cs="Courier New" w:hint="default"/>
      </w:rPr>
    </w:lvl>
    <w:lvl w:ilvl="8" w:tplc="FFFFFFFF" w:tentative="1">
      <w:start w:val="1"/>
      <w:numFmt w:val="bullet"/>
      <w:lvlText w:val=""/>
      <w:lvlJc w:val="left"/>
      <w:pPr>
        <w:tabs>
          <w:tab w:val="num" w:pos="7331"/>
        </w:tabs>
        <w:ind w:left="7331" w:hanging="360"/>
      </w:pPr>
      <w:rPr>
        <w:rFonts w:ascii="Wingdings" w:hAnsi="Wingdings" w:hint="default"/>
      </w:rPr>
    </w:lvl>
  </w:abstractNum>
  <w:abstractNum w:abstractNumId="33" w15:restartNumberingAfterBreak="0">
    <w:nsid w:val="3A434EA9"/>
    <w:multiLevelType w:val="hybridMultilevel"/>
    <w:tmpl w:val="CCD8169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3AE361F2"/>
    <w:multiLevelType w:val="hybridMultilevel"/>
    <w:tmpl w:val="A400FD40"/>
    <w:lvl w:ilvl="0" w:tplc="FFFFFFFF">
      <w:start w:val="1"/>
      <w:numFmt w:val="bullet"/>
      <w:lvlText w:val=""/>
      <w:lvlJc w:val="left"/>
      <w:pPr>
        <w:tabs>
          <w:tab w:val="num" w:pos="3763"/>
        </w:tabs>
        <w:ind w:left="3763" w:hanging="360"/>
      </w:pPr>
      <w:rPr>
        <w:rFonts w:ascii="Wingdings" w:hAnsi="Wingdings" w:hint="default"/>
        <w:sz w:val="16"/>
      </w:rPr>
    </w:lvl>
    <w:lvl w:ilvl="1" w:tplc="FFFFFFFF">
      <w:start w:val="1"/>
      <w:numFmt w:val="bullet"/>
      <w:lvlText w:val="o"/>
      <w:lvlJc w:val="left"/>
      <w:pPr>
        <w:tabs>
          <w:tab w:val="num" w:pos="2291"/>
        </w:tabs>
        <w:ind w:left="2291" w:hanging="360"/>
      </w:pPr>
      <w:rPr>
        <w:rFonts w:ascii="Courier New" w:hAnsi="Courier New" w:cs="Courier New" w:hint="default"/>
      </w:rPr>
    </w:lvl>
    <w:lvl w:ilvl="2" w:tplc="FFFFFFFF" w:tentative="1">
      <w:start w:val="1"/>
      <w:numFmt w:val="bullet"/>
      <w:lvlText w:val=""/>
      <w:lvlJc w:val="left"/>
      <w:pPr>
        <w:tabs>
          <w:tab w:val="num" w:pos="3011"/>
        </w:tabs>
        <w:ind w:left="3011" w:hanging="360"/>
      </w:pPr>
      <w:rPr>
        <w:rFonts w:ascii="Wingdings" w:hAnsi="Wingdings" w:hint="default"/>
      </w:rPr>
    </w:lvl>
    <w:lvl w:ilvl="3" w:tplc="FFFFFFFF" w:tentative="1">
      <w:start w:val="1"/>
      <w:numFmt w:val="bullet"/>
      <w:lvlText w:val=""/>
      <w:lvlJc w:val="left"/>
      <w:pPr>
        <w:tabs>
          <w:tab w:val="num" w:pos="3731"/>
        </w:tabs>
        <w:ind w:left="3731" w:hanging="360"/>
      </w:pPr>
      <w:rPr>
        <w:rFonts w:ascii="Symbol" w:hAnsi="Symbol" w:hint="default"/>
      </w:rPr>
    </w:lvl>
    <w:lvl w:ilvl="4" w:tplc="FFFFFFFF" w:tentative="1">
      <w:start w:val="1"/>
      <w:numFmt w:val="bullet"/>
      <w:lvlText w:val="o"/>
      <w:lvlJc w:val="left"/>
      <w:pPr>
        <w:tabs>
          <w:tab w:val="num" w:pos="4451"/>
        </w:tabs>
        <w:ind w:left="4451" w:hanging="360"/>
      </w:pPr>
      <w:rPr>
        <w:rFonts w:ascii="Courier New" w:hAnsi="Courier New" w:cs="Courier New" w:hint="default"/>
      </w:rPr>
    </w:lvl>
    <w:lvl w:ilvl="5" w:tplc="FFFFFFFF" w:tentative="1">
      <w:start w:val="1"/>
      <w:numFmt w:val="bullet"/>
      <w:lvlText w:val=""/>
      <w:lvlJc w:val="left"/>
      <w:pPr>
        <w:tabs>
          <w:tab w:val="num" w:pos="5171"/>
        </w:tabs>
        <w:ind w:left="5171" w:hanging="360"/>
      </w:pPr>
      <w:rPr>
        <w:rFonts w:ascii="Wingdings" w:hAnsi="Wingdings" w:hint="default"/>
      </w:rPr>
    </w:lvl>
    <w:lvl w:ilvl="6" w:tplc="FFFFFFFF" w:tentative="1">
      <w:start w:val="1"/>
      <w:numFmt w:val="bullet"/>
      <w:lvlText w:val=""/>
      <w:lvlJc w:val="left"/>
      <w:pPr>
        <w:tabs>
          <w:tab w:val="num" w:pos="5891"/>
        </w:tabs>
        <w:ind w:left="5891" w:hanging="360"/>
      </w:pPr>
      <w:rPr>
        <w:rFonts w:ascii="Symbol" w:hAnsi="Symbol" w:hint="default"/>
      </w:rPr>
    </w:lvl>
    <w:lvl w:ilvl="7" w:tplc="FFFFFFFF" w:tentative="1">
      <w:start w:val="1"/>
      <w:numFmt w:val="bullet"/>
      <w:lvlText w:val="o"/>
      <w:lvlJc w:val="left"/>
      <w:pPr>
        <w:tabs>
          <w:tab w:val="num" w:pos="6611"/>
        </w:tabs>
        <w:ind w:left="6611" w:hanging="360"/>
      </w:pPr>
      <w:rPr>
        <w:rFonts w:ascii="Courier New" w:hAnsi="Courier New" w:cs="Courier New" w:hint="default"/>
      </w:rPr>
    </w:lvl>
    <w:lvl w:ilvl="8" w:tplc="FFFFFFFF" w:tentative="1">
      <w:start w:val="1"/>
      <w:numFmt w:val="bullet"/>
      <w:lvlText w:val=""/>
      <w:lvlJc w:val="left"/>
      <w:pPr>
        <w:tabs>
          <w:tab w:val="num" w:pos="7331"/>
        </w:tabs>
        <w:ind w:left="7331" w:hanging="360"/>
      </w:pPr>
      <w:rPr>
        <w:rFonts w:ascii="Wingdings" w:hAnsi="Wingdings" w:hint="default"/>
      </w:rPr>
    </w:lvl>
  </w:abstractNum>
  <w:abstractNum w:abstractNumId="35" w15:restartNumberingAfterBreak="0">
    <w:nsid w:val="3B3A522A"/>
    <w:multiLevelType w:val="hybridMultilevel"/>
    <w:tmpl w:val="291EC656"/>
    <w:lvl w:ilvl="0" w:tplc="FFFFFFFF">
      <w:start w:val="1"/>
      <w:numFmt w:val="bullet"/>
      <w:lvlText w:val=""/>
      <w:lvlJc w:val="left"/>
      <w:pPr>
        <w:tabs>
          <w:tab w:val="num" w:pos="3763"/>
        </w:tabs>
        <w:ind w:left="3763" w:hanging="360"/>
      </w:pPr>
      <w:rPr>
        <w:rFonts w:ascii="Wingdings" w:hAnsi="Wingdings" w:hint="default"/>
        <w:sz w:val="16"/>
      </w:rPr>
    </w:lvl>
    <w:lvl w:ilvl="1" w:tplc="FFFFFFFF">
      <w:start w:val="1"/>
      <w:numFmt w:val="bullet"/>
      <w:lvlText w:val="o"/>
      <w:lvlJc w:val="left"/>
      <w:pPr>
        <w:tabs>
          <w:tab w:val="num" w:pos="2291"/>
        </w:tabs>
        <w:ind w:left="2291" w:hanging="360"/>
      </w:pPr>
      <w:rPr>
        <w:rFonts w:ascii="Courier New" w:hAnsi="Courier New" w:cs="Courier New" w:hint="default"/>
      </w:rPr>
    </w:lvl>
    <w:lvl w:ilvl="2" w:tplc="04100003">
      <w:start w:val="1"/>
      <w:numFmt w:val="bullet"/>
      <w:lvlText w:val="o"/>
      <w:lvlJc w:val="left"/>
      <w:pPr>
        <w:tabs>
          <w:tab w:val="num" w:pos="3011"/>
        </w:tabs>
        <w:ind w:left="3011" w:hanging="360"/>
      </w:pPr>
      <w:rPr>
        <w:rFonts w:ascii="Courier New" w:hAnsi="Courier New" w:cs="Courier New" w:hint="default"/>
        <w:sz w:val="16"/>
      </w:rPr>
    </w:lvl>
    <w:lvl w:ilvl="3" w:tplc="FFFFFFFF" w:tentative="1">
      <w:start w:val="1"/>
      <w:numFmt w:val="bullet"/>
      <w:lvlText w:val=""/>
      <w:lvlJc w:val="left"/>
      <w:pPr>
        <w:tabs>
          <w:tab w:val="num" w:pos="3731"/>
        </w:tabs>
        <w:ind w:left="3731" w:hanging="360"/>
      </w:pPr>
      <w:rPr>
        <w:rFonts w:ascii="Symbol" w:hAnsi="Symbol" w:hint="default"/>
      </w:rPr>
    </w:lvl>
    <w:lvl w:ilvl="4" w:tplc="FFFFFFFF" w:tentative="1">
      <w:start w:val="1"/>
      <w:numFmt w:val="bullet"/>
      <w:lvlText w:val="o"/>
      <w:lvlJc w:val="left"/>
      <w:pPr>
        <w:tabs>
          <w:tab w:val="num" w:pos="4451"/>
        </w:tabs>
        <w:ind w:left="4451" w:hanging="360"/>
      </w:pPr>
      <w:rPr>
        <w:rFonts w:ascii="Courier New" w:hAnsi="Courier New" w:cs="Courier New" w:hint="default"/>
      </w:rPr>
    </w:lvl>
    <w:lvl w:ilvl="5" w:tplc="FFFFFFFF" w:tentative="1">
      <w:start w:val="1"/>
      <w:numFmt w:val="bullet"/>
      <w:lvlText w:val=""/>
      <w:lvlJc w:val="left"/>
      <w:pPr>
        <w:tabs>
          <w:tab w:val="num" w:pos="5171"/>
        </w:tabs>
        <w:ind w:left="5171" w:hanging="360"/>
      </w:pPr>
      <w:rPr>
        <w:rFonts w:ascii="Wingdings" w:hAnsi="Wingdings" w:hint="default"/>
      </w:rPr>
    </w:lvl>
    <w:lvl w:ilvl="6" w:tplc="FFFFFFFF" w:tentative="1">
      <w:start w:val="1"/>
      <w:numFmt w:val="bullet"/>
      <w:lvlText w:val=""/>
      <w:lvlJc w:val="left"/>
      <w:pPr>
        <w:tabs>
          <w:tab w:val="num" w:pos="5891"/>
        </w:tabs>
        <w:ind w:left="5891" w:hanging="360"/>
      </w:pPr>
      <w:rPr>
        <w:rFonts w:ascii="Symbol" w:hAnsi="Symbol" w:hint="default"/>
      </w:rPr>
    </w:lvl>
    <w:lvl w:ilvl="7" w:tplc="FFFFFFFF" w:tentative="1">
      <w:start w:val="1"/>
      <w:numFmt w:val="bullet"/>
      <w:lvlText w:val="o"/>
      <w:lvlJc w:val="left"/>
      <w:pPr>
        <w:tabs>
          <w:tab w:val="num" w:pos="6611"/>
        </w:tabs>
        <w:ind w:left="6611" w:hanging="360"/>
      </w:pPr>
      <w:rPr>
        <w:rFonts w:ascii="Courier New" w:hAnsi="Courier New" w:cs="Courier New" w:hint="default"/>
      </w:rPr>
    </w:lvl>
    <w:lvl w:ilvl="8" w:tplc="FFFFFFFF" w:tentative="1">
      <w:start w:val="1"/>
      <w:numFmt w:val="bullet"/>
      <w:lvlText w:val=""/>
      <w:lvlJc w:val="left"/>
      <w:pPr>
        <w:tabs>
          <w:tab w:val="num" w:pos="7331"/>
        </w:tabs>
        <w:ind w:left="7331" w:hanging="360"/>
      </w:pPr>
      <w:rPr>
        <w:rFonts w:ascii="Wingdings" w:hAnsi="Wingdings" w:hint="default"/>
      </w:rPr>
    </w:lvl>
  </w:abstractNum>
  <w:abstractNum w:abstractNumId="36" w15:restartNumberingAfterBreak="0">
    <w:nsid w:val="3C1F2914"/>
    <w:multiLevelType w:val="hybridMultilevel"/>
    <w:tmpl w:val="C49055FE"/>
    <w:lvl w:ilvl="0" w:tplc="4358D256">
      <w:start w:val="5"/>
      <w:numFmt w:val="bullet"/>
      <w:lvlText w:val="-"/>
      <w:lvlJc w:val="left"/>
      <w:pPr>
        <w:ind w:left="1411" w:hanging="560"/>
      </w:pPr>
      <w:rPr>
        <w:rFonts w:ascii="Arial" w:eastAsia="Times New Roman" w:hAnsi="Arial" w:cs="Arial" w:hint="default"/>
      </w:rPr>
    </w:lvl>
    <w:lvl w:ilvl="1" w:tplc="04100003">
      <w:start w:val="1"/>
      <w:numFmt w:val="bullet"/>
      <w:lvlText w:val="o"/>
      <w:lvlJc w:val="left"/>
      <w:pPr>
        <w:ind w:left="1931" w:hanging="360"/>
      </w:pPr>
      <w:rPr>
        <w:rFonts w:ascii="Courier New" w:hAnsi="Courier New" w:hint="default"/>
      </w:rPr>
    </w:lvl>
    <w:lvl w:ilvl="2" w:tplc="04100005" w:tentative="1">
      <w:start w:val="1"/>
      <w:numFmt w:val="bullet"/>
      <w:lvlText w:val=""/>
      <w:lvlJc w:val="left"/>
      <w:pPr>
        <w:ind w:left="2651" w:hanging="360"/>
      </w:pPr>
      <w:rPr>
        <w:rFonts w:ascii="Wingdings" w:hAnsi="Wingdings" w:hint="default"/>
      </w:rPr>
    </w:lvl>
    <w:lvl w:ilvl="3" w:tplc="04100001" w:tentative="1">
      <w:start w:val="1"/>
      <w:numFmt w:val="bullet"/>
      <w:lvlText w:val=""/>
      <w:lvlJc w:val="left"/>
      <w:pPr>
        <w:ind w:left="3371" w:hanging="360"/>
      </w:pPr>
      <w:rPr>
        <w:rFonts w:ascii="Symbol" w:hAnsi="Symbol" w:hint="default"/>
      </w:rPr>
    </w:lvl>
    <w:lvl w:ilvl="4" w:tplc="04100003" w:tentative="1">
      <w:start w:val="1"/>
      <w:numFmt w:val="bullet"/>
      <w:lvlText w:val="o"/>
      <w:lvlJc w:val="left"/>
      <w:pPr>
        <w:ind w:left="4091" w:hanging="360"/>
      </w:pPr>
      <w:rPr>
        <w:rFonts w:ascii="Courier New" w:hAnsi="Courier New" w:hint="default"/>
      </w:rPr>
    </w:lvl>
    <w:lvl w:ilvl="5" w:tplc="04100005" w:tentative="1">
      <w:start w:val="1"/>
      <w:numFmt w:val="bullet"/>
      <w:lvlText w:val=""/>
      <w:lvlJc w:val="left"/>
      <w:pPr>
        <w:ind w:left="4811" w:hanging="360"/>
      </w:pPr>
      <w:rPr>
        <w:rFonts w:ascii="Wingdings" w:hAnsi="Wingdings" w:hint="default"/>
      </w:rPr>
    </w:lvl>
    <w:lvl w:ilvl="6" w:tplc="04100001" w:tentative="1">
      <w:start w:val="1"/>
      <w:numFmt w:val="bullet"/>
      <w:lvlText w:val=""/>
      <w:lvlJc w:val="left"/>
      <w:pPr>
        <w:ind w:left="5531" w:hanging="360"/>
      </w:pPr>
      <w:rPr>
        <w:rFonts w:ascii="Symbol" w:hAnsi="Symbol" w:hint="default"/>
      </w:rPr>
    </w:lvl>
    <w:lvl w:ilvl="7" w:tplc="04100003" w:tentative="1">
      <w:start w:val="1"/>
      <w:numFmt w:val="bullet"/>
      <w:lvlText w:val="o"/>
      <w:lvlJc w:val="left"/>
      <w:pPr>
        <w:ind w:left="6251" w:hanging="360"/>
      </w:pPr>
      <w:rPr>
        <w:rFonts w:ascii="Courier New" w:hAnsi="Courier New" w:hint="default"/>
      </w:rPr>
    </w:lvl>
    <w:lvl w:ilvl="8" w:tplc="04100005" w:tentative="1">
      <w:start w:val="1"/>
      <w:numFmt w:val="bullet"/>
      <w:lvlText w:val=""/>
      <w:lvlJc w:val="left"/>
      <w:pPr>
        <w:ind w:left="6971" w:hanging="360"/>
      </w:pPr>
      <w:rPr>
        <w:rFonts w:ascii="Wingdings" w:hAnsi="Wingdings" w:hint="default"/>
      </w:rPr>
    </w:lvl>
  </w:abstractNum>
  <w:abstractNum w:abstractNumId="37" w15:restartNumberingAfterBreak="0">
    <w:nsid w:val="3DD84509"/>
    <w:multiLevelType w:val="hybridMultilevel"/>
    <w:tmpl w:val="34F285A4"/>
    <w:lvl w:ilvl="0" w:tplc="04100005">
      <w:start w:val="1"/>
      <w:numFmt w:val="bullet"/>
      <w:lvlText w:val=""/>
      <w:lvlJc w:val="left"/>
      <w:pPr>
        <w:ind w:left="1571" w:hanging="360"/>
      </w:pPr>
      <w:rPr>
        <w:rFonts w:ascii="Wingdings" w:hAnsi="Wingdings" w:hint="default"/>
      </w:rPr>
    </w:lvl>
    <w:lvl w:ilvl="1" w:tplc="04100003" w:tentative="1">
      <w:start w:val="1"/>
      <w:numFmt w:val="bullet"/>
      <w:lvlText w:val="o"/>
      <w:lvlJc w:val="left"/>
      <w:pPr>
        <w:ind w:left="2291" w:hanging="360"/>
      </w:pPr>
      <w:rPr>
        <w:rFonts w:ascii="Courier New" w:hAnsi="Courier New" w:cs="Courier New" w:hint="default"/>
      </w:rPr>
    </w:lvl>
    <w:lvl w:ilvl="2" w:tplc="04100005" w:tentative="1">
      <w:start w:val="1"/>
      <w:numFmt w:val="bullet"/>
      <w:lvlText w:val=""/>
      <w:lvlJc w:val="left"/>
      <w:pPr>
        <w:ind w:left="3011" w:hanging="360"/>
      </w:pPr>
      <w:rPr>
        <w:rFonts w:ascii="Wingdings" w:hAnsi="Wingdings" w:hint="default"/>
      </w:rPr>
    </w:lvl>
    <w:lvl w:ilvl="3" w:tplc="04100001" w:tentative="1">
      <w:start w:val="1"/>
      <w:numFmt w:val="bullet"/>
      <w:lvlText w:val=""/>
      <w:lvlJc w:val="left"/>
      <w:pPr>
        <w:ind w:left="3731" w:hanging="360"/>
      </w:pPr>
      <w:rPr>
        <w:rFonts w:ascii="Symbol" w:hAnsi="Symbol" w:hint="default"/>
      </w:rPr>
    </w:lvl>
    <w:lvl w:ilvl="4" w:tplc="04100003" w:tentative="1">
      <w:start w:val="1"/>
      <w:numFmt w:val="bullet"/>
      <w:lvlText w:val="o"/>
      <w:lvlJc w:val="left"/>
      <w:pPr>
        <w:ind w:left="4451" w:hanging="360"/>
      </w:pPr>
      <w:rPr>
        <w:rFonts w:ascii="Courier New" w:hAnsi="Courier New" w:cs="Courier New" w:hint="default"/>
      </w:rPr>
    </w:lvl>
    <w:lvl w:ilvl="5" w:tplc="04100005" w:tentative="1">
      <w:start w:val="1"/>
      <w:numFmt w:val="bullet"/>
      <w:lvlText w:val=""/>
      <w:lvlJc w:val="left"/>
      <w:pPr>
        <w:ind w:left="5171" w:hanging="360"/>
      </w:pPr>
      <w:rPr>
        <w:rFonts w:ascii="Wingdings" w:hAnsi="Wingdings" w:hint="default"/>
      </w:rPr>
    </w:lvl>
    <w:lvl w:ilvl="6" w:tplc="04100001" w:tentative="1">
      <w:start w:val="1"/>
      <w:numFmt w:val="bullet"/>
      <w:lvlText w:val=""/>
      <w:lvlJc w:val="left"/>
      <w:pPr>
        <w:ind w:left="5891" w:hanging="360"/>
      </w:pPr>
      <w:rPr>
        <w:rFonts w:ascii="Symbol" w:hAnsi="Symbol" w:hint="default"/>
      </w:rPr>
    </w:lvl>
    <w:lvl w:ilvl="7" w:tplc="04100003" w:tentative="1">
      <w:start w:val="1"/>
      <w:numFmt w:val="bullet"/>
      <w:lvlText w:val="o"/>
      <w:lvlJc w:val="left"/>
      <w:pPr>
        <w:ind w:left="6611" w:hanging="360"/>
      </w:pPr>
      <w:rPr>
        <w:rFonts w:ascii="Courier New" w:hAnsi="Courier New" w:cs="Courier New" w:hint="default"/>
      </w:rPr>
    </w:lvl>
    <w:lvl w:ilvl="8" w:tplc="04100005" w:tentative="1">
      <w:start w:val="1"/>
      <w:numFmt w:val="bullet"/>
      <w:lvlText w:val=""/>
      <w:lvlJc w:val="left"/>
      <w:pPr>
        <w:ind w:left="7331" w:hanging="360"/>
      </w:pPr>
      <w:rPr>
        <w:rFonts w:ascii="Wingdings" w:hAnsi="Wingdings" w:hint="default"/>
      </w:rPr>
    </w:lvl>
  </w:abstractNum>
  <w:abstractNum w:abstractNumId="38" w15:restartNumberingAfterBreak="0">
    <w:nsid w:val="3DEF34EA"/>
    <w:multiLevelType w:val="hybridMultilevel"/>
    <w:tmpl w:val="05E8E78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9" w15:restartNumberingAfterBreak="0">
    <w:nsid w:val="425B69F2"/>
    <w:multiLevelType w:val="hybridMultilevel"/>
    <w:tmpl w:val="8B12CEEE"/>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0" w15:restartNumberingAfterBreak="0">
    <w:nsid w:val="44D274F6"/>
    <w:multiLevelType w:val="hybridMultilevel"/>
    <w:tmpl w:val="AB24F508"/>
    <w:lvl w:ilvl="0" w:tplc="FFFFFFFF">
      <w:start w:val="1"/>
      <w:numFmt w:val="bullet"/>
      <w:lvlText w:val=""/>
      <w:lvlJc w:val="left"/>
      <w:pPr>
        <w:tabs>
          <w:tab w:val="num" w:pos="1211"/>
        </w:tabs>
        <w:ind w:left="1211" w:hanging="360"/>
      </w:pPr>
      <w:rPr>
        <w:rFonts w:ascii="Wingdings" w:hAnsi="Wingdings" w:hint="default"/>
        <w:sz w:val="16"/>
      </w:rPr>
    </w:lvl>
    <w:lvl w:ilvl="1" w:tplc="FFFFFFFF">
      <w:start w:val="1"/>
      <w:numFmt w:val="bullet"/>
      <w:lvlText w:val="o"/>
      <w:lvlJc w:val="left"/>
      <w:pPr>
        <w:tabs>
          <w:tab w:val="num" w:pos="-261"/>
        </w:tabs>
        <w:ind w:left="-261" w:hanging="360"/>
      </w:pPr>
      <w:rPr>
        <w:rFonts w:ascii="Courier New" w:hAnsi="Courier New" w:cs="Courier New" w:hint="default"/>
      </w:rPr>
    </w:lvl>
    <w:lvl w:ilvl="2" w:tplc="FFFFFFFF" w:tentative="1">
      <w:start w:val="1"/>
      <w:numFmt w:val="bullet"/>
      <w:lvlText w:val=""/>
      <w:lvlJc w:val="left"/>
      <w:pPr>
        <w:tabs>
          <w:tab w:val="num" w:pos="459"/>
        </w:tabs>
        <w:ind w:left="459" w:hanging="360"/>
      </w:pPr>
      <w:rPr>
        <w:rFonts w:ascii="Wingdings" w:hAnsi="Wingdings" w:hint="default"/>
      </w:rPr>
    </w:lvl>
    <w:lvl w:ilvl="3" w:tplc="FFFFFFFF" w:tentative="1">
      <w:start w:val="1"/>
      <w:numFmt w:val="bullet"/>
      <w:lvlText w:val=""/>
      <w:lvlJc w:val="left"/>
      <w:pPr>
        <w:tabs>
          <w:tab w:val="num" w:pos="1179"/>
        </w:tabs>
        <w:ind w:left="1179" w:hanging="360"/>
      </w:pPr>
      <w:rPr>
        <w:rFonts w:ascii="Symbol" w:hAnsi="Symbol" w:hint="default"/>
      </w:rPr>
    </w:lvl>
    <w:lvl w:ilvl="4" w:tplc="FFFFFFFF" w:tentative="1">
      <w:start w:val="1"/>
      <w:numFmt w:val="bullet"/>
      <w:lvlText w:val="o"/>
      <w:lvlJc w:val="left"/>
      <w:pPr>
        <w:tabs>
          <w:tab w:val="num" w:pos="1899"/>
        </w:tabs>
        <w:ind w:left="1899" w:hanging="360"/>
      </w:pPr>
      <w:rPr>
        <w:rFonts w:ascii="Courier New" w:hAnsi="Courier New" w:cs="Courier New" w:hint="default"/>
      </w:rPr>
    </w:lvl>
    <w:lvl w:ilvl="5" w:tplc="FFFFFFFF" w:tentative="1">
      <w:start w:val="1"/>
      <w:numFmt w:val="bullet"/>
      <w:lvlText w:val=""/>
      <w:lvlJc w:val="left"/>
      <w:pPr>
        <w:tabs>
          <w:tab w:val="num" w:pos="2619"/>
        </w:tabs>
        <w:ind w:left="2619" w:hanging="360"/>
      </w:pPr>
      <w:rPr>
        <w:rFonts w:ascii="Wingdings" w:hAnsi="Wingdings" w:hint="default"/>
      </w:rPr>
    </w:lvl>
    <w:lvl w:ilvl="6" w:tplc="FFFFFFFF" w:tentative="1">
      <w:start w:val="1"/>
      <w:numFmt w:val="bullet"/>
      <w:lvlText w:val=""/>
      <w:lvlJc w:val="left"/>
      <w:pPr>
        <w:tabs>
          <w:tab w:val="num" w:pos="3339"/>
        </w:tabs>
        <w:ind w:left="3339" w:hanging="360"/>
      </w:pPr>
      <w:rPr>
        <w:rFonts w:ascii="Symbol" w:hAnsi="Symbol" w:hint="default"/>
      </w:rPr>
    </w:lvl>
    <w:lvl w:ilvl="7" w:tplc="FFFFFFFF" w:tentative="1">
      <w:start w:val="1"/>
      <w:numFmt w:val="bullet"/>
      <w:lvlText w:val="o"/>
      <w:lvlJc w:val="left"/>
      <w:pPr>
        <w:tabs>
          <w:tab w:val="num" w:pos="4059"/>
        </w:tabs>
        <w:ind w:left="4059" w:hanging="360"/>
      </w:pPr>
      <w:rPr>
        <w:rFonts w:ascii="Courier New" w:hAnsi="Courier New" w:cs="Courier New" w:hint="default"/>
      </w:rPr>
    </w:lvl>
    <w:lvl w:ilvl="8" w:tplc="FFFFFFFF" w:tentative="1">
      <w:start w:val="1"/>
      <w:numFmt w:val="bullet"/>
      <w:lvlText w:val=""/>
      <w:lvlJc w:val="left"/>
      <w:pPr>
        <w:tabs>
          <w:tab w:val="num" w:pos="4779"/>
        </w:tabs>
        <w:ind w:left="4779" w:hanging="360"/>
      </w:pPr>
      <w:rPr>
        <w:rFonts w:ascii="Wingdings" w:hAnsi="Wingdings" w:hint="default"/>
      </w:rPr>
    </w:lvl>
  </w:abstractNum>
  <w:abstractNum w:abstractNumId="41" w15:restartNumberingAfterBreak="0">
    <w:nsid w:val="457B451A"/>
    <w:multiLevelType w:val="hybridMultilevel"/>
    <w:tmpl w:val="85D84E9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46ED3254"/>
    <w:multiLevelType w:val="hybridMultilevel"/>
    <w:tmpl w:val="FA3A0546"/>
    <w:lvl w:ilvl="0" w:tplc="FFFFFFFF">
      <w:start w:val="1"/>
      <w:numFmt w:val="bullet"/>
      <w:lvlText w:val="o"/>
      <w:lvlJc w:val="left"/>
      <w:pPr>
        <w:tabs>
          <w:tab w:val="num" w:pos="1211"/>
        </w:tabs>
        <w:ind w:left="1211" w:hanging="360"/>
      </w:pPr>
      <w:rPr>
        <w:rFonts w:ascii="Courier New" w:hAnsi="Courier New" w:cs="Courier New" w:hint="default"/>
      </w:rPr>
    </w:lvl>
    <w:lvl w:ilvl="1" w:tplc="FFFFFFFF" w:tentative="1">
      <w:start w:val="1"/>
      <w:numFmt w:val="bullet"/>
      <w:lvlText w:val="o"/>
      <w:lvlJc w:val="left"/>
      <w:pPr>
        <w:tabs>
          <w:tab w:val="num" w:pos="1931"/>
        </w:tabs>
        <w:ind w:left="1931" w:hanging="360"/>
      </w:pPr>
      <w:rPr>
        <w:rFonts w:ascii="Courier New" w:hAnsi="Courier New" w:cs="Courier New" w:hint="default"/>
      </w:rPr>
    </w:lvl>
    <w:lvl w:ilvl="2" w:tplc="FFFFFFFF" w:tentative="1">
      <w:start w:val="1"/>
      <w:numFmt w:val="bullet"/>
      <w:lvlText w:val=""/>
      <w:lvlJc w:val="left"/>
      <w:pPr>
        <w:tabs>
          <w:tab w:val="num" w:pos="2651"/>
        </w:tabs>
        <w:ind w:left="2651" w:hanging="360"/>
      </w:pPr>
      <w:rPr>
        <w:rFonts w:ascii="Wingdings" w:hAnsi="Wingdings" w:hint="default"/>
      </w:rPr>
    </w:lvl>
    <w:lvl w:ilvl="3" w:tplc="FFFFFFFF" w:tentative="1">
      <w:start w:val="1"/>
      <w:numFmt w:val="bullet"/>
      <w:lvlText w:val=""/>
      <w:lvlJc w:val="left"/>
      <w:pPr>
        <w:tabs>
          <w:tab w:val="num" w:pos="3371"/>
        </w:tabs>
        <w:ind w:left="3371" w:hanging="360"/>
      </w:pPr>
      <w:rPr>
        <w:rFonts w:ascii="Symbol" w:hAnsi="Symbol" w:hint="default"/>
      </w:rPr>
    </w:lvl>
    <w:lvl w:ilvl="4" w:tplc="FFFFFFFF" w:tentative="1">
      <w:start w:val="1"/>
      <w:numFmt w:val="bullet"/>
      <w:lvlText w:val="o"/>
      <w:lvlJc w:val="left"/>
      <w:pPr>
        <w:tabs>
          <w:tab w:val="num" w:pos="4091"/>
        </w:tabs>
        <w:ind w:left="4091" w:hanging="360"/>
      </w:pPr>
      <w:rPr>
        <w:rFonts w:ascii="Courier New" w:hAnsi="Courier New" w:cs="Courier New" w:hint="default"/>
      </w:rPr>
    </w:lvl>
    <w:lvl w:ilvl="5" w:tplc="FFFFFFFF" w:tentative="1">
      <w:start w:val="1"/>
      <w:numFmt w:val="bullet"/>
      <w:lvlText w:val=""/>
      <w:lvlJc w:val="left"/>
      <w:pPr>
        <w:tabs>
          <w:tab w:val="num" w:pos="4811"/>
        </w:tabs>
        <w:ind w:left="4811" w:hanging="360"/>
      </w:pPr>
      <w:rPr>
        <w:rFonts w:ascii="Wingdings" w:hAnsi="Wingdings" w:hint="default"/>
      </w:rPr>
    </w:lvl>
    <w:lvl w:ilvl="6" w:tplc="FFFFFFFF" w:tentative="1">
      <w:start w:val="1"/>
      <w:numFmt w:val="bullet"/>
      <w:lvlText w:val=""/>
      <w:lvlJc w:val="left"/>
      <w:pPr>
        <w:tabs>
          <w:tab w:val="num" w:pos="5531"/>
        </w:tabs>
        <w:ind w:left="5531" w:hanging="360"/>
      </w:pPr>
      <w:rPr>
        <w:rFonts w:ascii="Symbol" w:hAnsi="Symbol" w:hint="default"/>
      </w:rPr>
    </w:lvl>
    <w:lvl w:ilvl="7" w:tplc="FFFFFFFF" w:tentative="1">
      <w:start w:val="1"/>
      <w:numFmt w:val="bullet"/>
      <w:lvlText w:val="o"/>
      <w:lvlJc w:val="left"/>
      <w:pPr>
        <w:tabs>
          <w:tab w:val="num" w:pos="6251"/>
        </w:tabs>
        <w:ind w:left="6251" w:hanging="360"/>
      </w:pPr>
      <w:rPr>
        <w:rFonts w:ascii="Courier New" w:hAnsi="Courier New" w:cs="Courier New" w:hint="default"/>
      </w:rPr>
    </w:lvl>
    <w:lvl w:ilvl="8" w:tplc="FFFFFFFF" w:tentative="1">
      <w:start w:val="1"/>
      <w:numFmt w:val="bullet"/>
      <w:lvlText w:val=""/>
      <w:lvlJc w:val="left"/>
      <w:pPr>
        <w:tabs>
          <w:tab w:val="num" w:pos="6971"/>
        </w:tabs>
        <w:ind w:left="6971" w:hanging="360"/>
      </w:pPr>
      <w:rPr>
        <w:rFonts w:ascii="Wingdings" w:hAnsi="Wingdings" w:hint="default"/>
      </w:rPr>
    </w:lvl>
  </w:abstractNum>
  <w:abstractNum w:abstractNumId="43" w15:restartNumberingAfterBreak="0">
    <w:nsid w:val="473509E7"/>
    <w:multiLevelType w:val="hybridMultilevel"/>
    <w:tmpl w:val="83D89536"/>
    <w:lvl w:ilvl="0" w:tplc="3B3CE826">
      <w:numFmt w:val="bullet"/>
      <w:lvlText w:val="•"/>
      <w:lvlJc w:val="left"/>
      <w:pPr>
        <w:ind w:left="1421" w:hanging="570"/>
      </w:pPr>
      <w:rPr>
        <w:rFonts w:ascii="Arial" w:eastAsia="Times New Roman" w:hAnsi="Arial" w:cs="Arial" w:hint="default"/>
      </w:rPr>
    </w:lvl>
    <w:lvl w:ilvl="1" w:tplc="04100003" w:tentative="1">
      <w:start w:val="1"/>
      <w:numFmt w:val="bullet"/>
      <w:lvlText w:val="o"/>
      <w:lvlJc w:val="left"/>
      <w:pPr>
        <w:ind w:left="1931" w:hanging="360"/>
      </w:pPr>
      <w:rPr>
        <w:rFonts w:ascii="Courier New" w:hAnsi="Courier New" w:cs="Courier New" w:hint="default"/>
      </w:rPr>
    </w:lvl>
    <w:lvl w:ilvl="2" w:tplc="04100005" w:tentative="1">
      <w:start w:val="1"/>
      <w:numFmt w:val="bullet"/>
      <w:lvlText w:val=""/>
      <w:lvlJc w:val="left"/>
      <w:pPr>
        <w:ind w:left="2651" w:hanging="360"/>
      </w:pPr>
      <w:rPr>
        <w:rFonts w:ascii="Wingdings" w:hAnsi="Wingdings" w:hint="default"/>
      </w:rPr>
    </w:lvl>
    <w:lvl w:ilvl="3" w:tplc="04100001" w:tentative="1">
      <w:start w:val="1"/>
      <w:numFmt w:val="bullet"/>
      <w:lvlText w:val=""/>
      <w:lvlJc w:val="left"/>
      <w:pPr>
        <w:ind w:left="3371" w:hanging="360"/>
      </w:pPr>
      <w:rPr>
        <w:rFonts w:ascii="Symbol" w:hAnsi="Symbol" w:hint="default"/>
      </w:rPr>
    </w:lvl>
    <w:lvl w:ilvl="4" w:tplc="04100003" w:tentative="1">
      <w:start w:val="1"/>
      <w:numFmt w:val="bullet"/>
      <w:lvlText w:val="o"/>
      <w:lvlJc w:val="left"/>
      <w:pPr>
        <w:ind w:left="4091" w:hanging="360"/>
      </w:pPr>
      <w:rPr>
        <w:rFonts w:ascii="Courier New" w:hAnsi="Courier New" w:cs="Courier New" w:hint="default"/>
      </w:rPr>
    </w:lvl>
    <w:lvl w:ilvl="5" w:tplc="04100005" w:tentative="1">
      <w:start w:val="1"/>
      <w:numFmt w:val="bullet"/>
      <w:lvlText w:val=""/>
      <w:lvlJc w:val="left"/>
      <w:pPr>
        <w:ind w:left="4811" w:hanging="360"/>
      </w:pPr>
      <w:rPr>
        <w:rFonts w:ascii="Wingdings" w:hAnsi="Wingdings" w:hint="default"/>
      </w:rPr>
    </w:lvl>
    <w:lvl w:ilvl="6" w:tplc="04100001" w:tentative="1">
      <w:start w:val="1"/>
      <w:numFmt w:val="bullet"/>
      <w:lvlText w:val=""/>
      <w:lvlJc w:val="left"/>
      <w:pPr>
        <w:ind w:left="5531" w:hanging="360"/>
      </w:pPr>
      <w:rPr>
        <w:rFonts w:ascii="Symbol" w:hAnsi="Symbol" w:hint="default"/>
      </w:rPr>
    </w:lvl>
    <w:lvl w:ilvl="7" w:tplc="04100003" w:tentative="1">
      <w:start w:val="1"/>
      <w:numFmt w:val="bullet"/>
      <w:lvlText w:val="o"/>
      <w:lvlJc w:val="left"/>
      <w:pPr>
        <w:ind w:left="6251" w:hanging="360"/>
      </w:pPr>
      <w:rPr>
        <w:rFonts w:ascii="Courier New" w:hAnsi="Courier New" w:cs="Courier New" w:hint="default"/>
      </w:rPr>
    </w:lvl>
    <w:lvl w:ilvl="8" w:tplc="04100005" w:tentative="1">
      <w:start w:val="1"/>
      <w:numFmt w:val="bullet"/>
      <w:lvlText w:val=""/>
      <w:lvlJc w:val="left"/>
      <w:pPr>
        <w:ind w:left="6971" w:hanging="360"/>
      </w:pPr>
      <w:rPr>
        <w:rFonts w:ascii="Wingdings" w:hAnsi="Wingdings" w:hint="default"/>
      </w:rPr>
    </w:lvl>
  </w:abstractNum>
  <w:abstractNum w:abstractNumId="44" w15:restartNumberingAfterBreak="0">
    <w:nsid w:val="4A79563D"/>
    <w:multiLevelType w:val="hybridMultilevel"/>
    <w:tmpl w:val="6F7EA4E8"/>
    <w:lvl w:ilvl="0" w:tplc="E6B2E692">
      <w:start w:val="1"/>
      <w:numFmt w:val="bullet"/>
      <w:lvlText w:val=""/>
      <w:lvlJc w:val="left"/>
      <w:pPr>
        <w:tabs>
          <w:tab w:val="num" w:pos="1571"/>
        </w:tabs>
        <w:ind w:left="1571" w:hanging="360"/>
      </w:pPr>
      <w:rPr>
        <w:rFonts w:ascii="Symbol" w:hAnsi="Symbol" w:hint="default"/>
        <w:color w:val="auto"/>
      </w:rPr>
    </w:lvl>
    <w:lvl w:ilvl="1" w:tplc="04100003" w:tentative="1">
      <w:start w:val="1"/>
      <w:numFmt w:val="bullet"/>
      <w:lvlText w:val="o"/>
      <w:lvlJc w:val="left"/>
      <w:pPr>
        <w:tabs>
          <w:tab w:val="num" w:pos="2291"/>
        </w:tabs>
        <w:ind w:left="2291" w:hanging="360"/>
      </w:pPr>
      <w:rPr>
        <w:rFonts w:ascii="Courier New" w:hAnsi="Courier New" w:cs="Courier New" w:hint="default"/>
      </w:rPr>
    </w:lvl>
    <w:lvl w:ilvl="2" w:tplc="04100005" w:tentative="1">
      <w:start w:val="1"/>
      <w:numFmt w:val="bullet"/>
      <w:lvlText w:val=""/>
      <w:lvlJc w:val="left"/>
      <w:pPr>
        <w:tabs>
          <w:tab w:val="num" w:pos="3011"/>
        </w:tabs>
        <w:ind w:left="3011" w:hanging="360"/>
      </w:pPr>
      <w:rPr>
        <w:rFonts w:ascii="Wingdings" w:hAnsi="Wingdings" w:hint="default"/>
      </w:rPr>
    </w:lvl>
    <w:lvl w:ilvl="3" w:tplc="04100001" w:tentative="1">
      <w:start w:val="1"/>
      <w:numFmt w:val="bullet"/>
      <w:lvlText w:val=""/>
      <w:lvlJc w:val="left"/>
      <w:pPr>
        <w:tabs>
          <w:tab w:val="num" w:pos="3731"/>
        </w:tabs>
        <w:ind w:left="3731" w:hanging="360"/>
      </w:pPr>
      <w:rPr>
        <w:rFonts w:ascii="Symbol" w:hAnsi="Symbol" w:hint="default"/>
      </w:rPr>
    </w:lvl>
    <w:lvl w:ilvl="4" w:tplc="04100003" w:tentative="1">
      <w:start w:val="1"/>
      <w:numFmt w:val="bullet"/>
      <w:lvlText w:val="o"/>
      <w:lvlJc w:val="left"/>
      <w:pPr>
        <w:tabs>
          <w:tab w:val="num" w:pos="4451"/>
        </w:tabs>
        <w:ind w:left="4451" w:hanging="360"/>
      </w:pPr>
      <w:rPr>
        <w:rFonts w:ascii="Courier New" w:hAnsi="Courier New" w:cs="Courier New" w:hint="default"/>
      </w:rPr>
    </w:lvl>
    <w:lvl w:ilvl="5" w:tplc="04100005" w:tentative="1">
      <w:start w:val="1"/>
      <w:numFmt w:val="bullet"/>
      <w:lvlText w:val=""/>
      <w:lvlJc w:val="left"/>
      <w:pPr>
        <w:tabs>
          <w:tab w:val="num" w:pos="5171"/>
        </w:tabs>
        <w:ind w:left="5171" w:hanging="360"/>
      </w:pPr>
      <w:rPr>
        <w:rFonts w:ascii="Wingdings" w:hAnsi="Wingdings" w:hint="default"/>
      </w:rPr>
    </w:lvl>
    <w:lvl w:ilvl="6" w:tplc="04100001" w:tentative="1">
      <w:start w:val="1"/>
      <w:numFmt w:val="bullet"/>
      <w:lvlText w:val=""/>
      <w:lvlJc w:val="left"/>
      <w:pPr>
        <w:tabs>
          <w:tab w:val="num" w:pos="5891"/>
        </w:tabs>
        <w:ind w:left="5891" w:hanging="360"/>
      </w:pPr>
      <w:rPr>
        <w:rFonts w:ascii="Symbol" w:hAnsi="Symbol" w:hint="default"/>
      </w:rPr>
    </w:lvl>
    <w:lvl w:ilvl="7" w:tplc="04100003" w:tentative="1">
      <w:start w:val="1"/>
      <w:numFmt w:val="bullet"/>
      <w:lvlText w:val="o"/>
      <w:lvlJc w:val="left"/>
      <w:pPr>
        <w:tabs>
          <w:tab w:val="num" w:pos="6611"/>
        </w:tabs>
        <w:ind w:left="6611" w:hanging="360"/>
      </w:pPr>
      <w:rPr>
        <w:rFonts w:ascii="Courier New" w:hAnsi="Courier New" w:cs="Courier New" w:hint="default"/>
      </w:rPr>
    </w:lvl>
    <w:lvl w:ilvl="8" w:tplc="04100005" w:tentative="1">
      <w:start w:val="1"/>
      <w:numFmt w:val="bullet"/>
      <w:lvlText w:val=""/>
      <w:lvlJc w:val="left"/>
      <w:pPr>
        <w:tabs>
          <w:tab w:val="num" w:pos="7331"/>
        </w:tabs>
        <w:ind w:left="7331" w:hanging="360"/>
      </w:pPr>
      <w:rPr>
        <w:rFonts w:ascii="Wingdings" w:hAnsi="Wingdings" w:hint="default"/>
      </w:rPr>
    </w:lvl>
  </w:abstractNum>
  <w:abstractNum w:abstractNumId="45" w15:restartNumberingAfterBreak="0">
    <w:nsid w:val="4D5923EA"/>
    <w:multiLevelType w:val="hybridMultilevel"/>
    <w:tmpl w:val="036484EA"/>
    <w:lvl w:ilvl="0" w:tplc="FFFFFFFF">
      <w:start w:val="1"/>
      <w:numFmt w:val="bullet"/>
      <w:lvlText w:val=""/>
      <w:lvlJc w:val="left"/>
      <w:pPr>
        <w:ind w:left="1571" w:hanging="360"/>
      </w:pPr>
      <w:rPr>
        <w:rFonts w:ascii="Wingdings" w:hAnsi="Wingdings" w:hint="default"/>
      </w:rPr>
    </w:lvl>
    <w:lvl w:ilvl="1" w:tplc="04100003" w:tentative="1">
      <w:start w:val="1"/>
      <w:numFmt w:val="bullet"/>
      <w:lvlText w:val="o"/>
      <w:lvlJc w:val="left"/>
      <w:pPr>
        <w:ind w:left="2291" w:hanging="360"/>
      </w:pPr>
      <w:rPr>
        <w:rFonts w:ascii="Courier New" w:hAnsi="Courier New" w:cs="Courier New" w:hint="default"/>
      </w:rPr>
    </w:lvl>
    <w:lvl w:ilvl="2" w:tplc="04100005" w:tentative="1">
      <w:start w:val="1"/>
      <w:numFmt w:val="bullet"/>
      <w:lvlText w:val=""/>
      <w:lvlJc w:val="left"/>
      <w:pPr>
        <w:ind w:left="3011" w:hanging="360"/>
      </w:pPr>
      <w:rPr>
        <w:rFonts w:ascii="Wingdings" w:hAnsi="Wingdings" w:hint="default"/>
      </w:rPr>
    </w:lvl>
    <w:lvl w:ilvl="3" w:tplc="04100001" w:tentative="1">
      <w:start w:val="1"/>
      <w:numFmt w:val="bullet"/>
      <w:lvlText w:val=""/>
      <w:lvlJc w:val="left"/>
      <w:pPr>
        <w:ind w:left="3731" w:hanging="360"/>
      </w:pPr>
      <w:rPr>
        <w:rFonts w:ascii="Symbol" w:hAnsi="Symbol" w:hint="default"/>
      </w:rPr>
    </w:lvl>
    <w:lvl w:ilvl="4" w:tplc="04100003" w:tentative="1">
      <w:start w:val="1"/>
      <w:numFmt w:val="bullet"/>
      <w:lvlText w:val="o"/>
      <w:lvlJc w:val="left"/>
      <w:pPr>
        <w:ind w:left="4451" w:hanging="360"/>
      </w:pPr>
      <w:rPr>
        <w:rFonts w:ascii="Courier New" w:hAnsi="Courier New" w:cs="Courier New" w:hint="default"/>
      </w:rPr>
    </w:lvl>
    <w:lvl w:ilvl="5" w:tplc="04100005" w:tentative="1">
      <w:start w:val="1"/>
      <w:numFmt w:val="bullet"/>
      <w:lvlText w:val=""/>
      <w:lvlJc w:val="left"/>
      <w:pPr>
        <w:ind w:left="5171" w:hanging="360"/>
      </w:pPr>
      <w:rPr>
        <w:rFonts w:ascii="Wingdings" w:hAnsi="Wingdings" w:hint="default"/>
      </w:rPr>
    </w:lvl>
    <w:lvl w:ilvl="6" w:tplc="04100001" w:tentative="1">
      <w:start w:val="1"/>
      <w:numFmt w:val="bullet"/>
      <w:lvlText w:val=""/>
      <w:lvlJc w:val="left"/>
      <w:pPr>
        <w:ind w:left="5891" w:hanging="360"/>
      </w:pPr>
      <w:rPr>
        <w:rFonts w:ascii="Symbol" w:hAnsi="Symbol" w:hint="default"/>
      </w:rPr>
    </w:lvl>
    <w:lvl w:ilvl="7" w:tplc="04100003" w:tentative="1">
      <w:start w:val="1"/>
      <w:numFmt w:val="bullet"/>
      <w:lvlText w:val="o"/>
      <w:lvlJc w:val="left"/>
      <w:pPr>
        <w:ind w:left="6611" w:hanging="360"/>
      </w:pPr>
      <w:rPr>
        <w:rFonts w:ascii="Courier New" w:hAnsi="Courier New" w:cs="Courier New" w:hint="default"/>
      </w:rPr>
    </w:lvl>
    <w:lvl w:ilvl="8" w:tplc="04100005" w:tentative="1">
      <w:start w:val="1"/>
      <w:numFmt w:val="bullet"/>
      <w:lvlText w:val=""/>
      <w:lvlJc w:val="left"/>
      <w:pPr>
        <w:ind w:left="7331" w:hanging="360"/>
      </w:pPr>
      <w:rPr>
        <w:rFonts w:ascii="Wingdings" w:hAnsi="Wingdings" w:hint="default"/>
      </w:rPr>
    </w:lvl>
  </w:abstractNum>
  <w:abstractNum w:abstractNumId="46" w15:restartNumberingAfterBreak="0">
    <w:nsid w:val="4E211C3F"/>
    <w:multiLevelType w:val="hybridMultilevel"/>
    <w:tmpl w:val="37B0C312"/>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7" w15:restartNumberingAfterBreak="0">
    <w:nsid w:val="4FE7214D"/>
    <w:multiLevelType w:val="hybridMultilevel"/>
    <w:tmpl w:val="4E78A3B0"/>
    <w:lvl w:ilvl="0" w:tplc="FFFFFFFF">
      <w:start w:val="1"/>
      <w:numFmt w:val="bullet"/>
      <w:lvlText w:val=""/>
      <w:lvlJc w:val="left"/>
      <w:pPr>
        <w:ind w:left="1571" w:hanging="360"/>
      </w:pPr>
      <w:rPr>
        <w:rFonts w:ascii="Wingdings" w:hAnsi="Wingdings" w:hint="default"/>
        <w:sz w:val="16"/>
      </w:rPr>
    </w:lvl>
    <w:lvl w:ilvl="1" w:tplc="ED6E1E4A">
      <w:numFmt w:val="bullet"/>
      <w:lvlText w:val="I"/>
      <w:lvlJc w:val="left"/>
      <w:pPr>
        <w:ind w:left="2291" w:hanging="360"/>
      </w:pPr>
      <w:rPr>
        <w:rFonts w:ascii="Bell MT" w:eastAsia="Times New Roman" w:hAnsi="Bell MT" w:cs="Times New Roman" w:hint="default"/>
      </w:rPr>
    </w:lvl>
    <w:lvl w:ilvl="2" w:tplc="04100005">
      <w:start w:val="1"/>
      <w:numFmt w:val="bullet"/>
      <w:lvlText w:val=""/>
      <w:lvlJc w:val="left"/>
      <w:pPr>
        <w:ind w:left="3011" w:hanging="360"/>
      </w:pPr>
      <w:rPr>
        <w:rFonts w:ascii="Wingdings" w:hAnsi="Wingdings" w:hint="default"/>
      </w:rPr>
    </w:lvl>
    <w:lvl w:ilvl="3" w:tplc="04100001" w:tentative="1">
      <w:start w:val="1"/>
      <w:numFmt w:val="bullet"/>
      <w:lvlText w:val=""/>
      <w:lvlJc w:val="left"/>
      <w:pPr>
        <w:ind w:left="3731" w:hanging="360"/>
      </w:pPr>
      <w:rPr>
        <w:rFonts w:ascii="Symbol" w:hAnsi="Symbol" w:hint="default"/>
      </w:rPr>
    </w:lvl>
    <w:lvl w:ilvl="4" w:tplc="04100003" w:tentative="1">
      <w:start w:val="1"/>
      <w:numFmt w:val="bullet"/>
      <w:lvlText w:val="o"/>
      <w:lvlJc w:val="left"/>
      <w:pPr>
        <w:ind w:left="4451" w:hanging="360"/>
      </w:pPr>
      <w:rPr>
        <w:rFonts w:ascii="Courier New" w:hAnsi="Courier New" w:cs="Courier New" w:hint="default"/>
      </w:rPr>
    </w:lvl>
    <w:lvl w:ilvl="5" w:tplc="04100005" w:tentative="1">
      <w:start w:val="1"/>
      <w:numFmt w:val="bullet"/>
      <w:lvlText w:val=""/>
      <w:lvlJc w:val="left"/>
      <w:pPr>
        <w:ind w:left="5171" w:hanging="360"/>
      </w:pPr>
      <w:rPr>
        <w:rFonts w:ascii="Wingdings" w:hAnsi="Wingdings" w:hint="default"/>
      </w:rPr>
    </w:lvl>
    <w:lvl w:ilvl="6" w:tplc="04100001" w:tentative="1">
      <w:start w:val="1"/>
      <w:numFmt w:val="bullet"/>
      <w:lvlText w:val=""/>
      <w:lvlJc w:val="left"/>
      <w:pPr>
        <w:ind w:left="5891" w:hanging="360"/>
      </w:pPr>
      <w:rPr>
        <w:rFonts w:ascii="Symbol" w:hAnsi="Symbol" w:hint="default"/>
      </w:rPr>
    </w:lvl>
    <w:lvl w:ilvl="7" w:tplc="04100003" w:tentative="1">
      <w:start w:val="1"/>
      <w:numFmt w:val="bullet"/>
      <w:lvlText w:val="o"/>
      <w:lvlJc w:val="left"/>
      <w:pPr>
        <w:ind w:left="6611" w:hanging="360"/>
      </w:pPr>
      <w:rPr>
        <w:rFonts w:ascii="Courier New" w:hAnsi="Courier New" w:cs="Courier New" w:hint="default"/>
      </w:rPr>
    </w:lvl>
    <w:lvl w:ilvl="8" w:tplc="04100005" w:tentative="1">
      <w:start w:val="1"/>
      <w:numFmt w:val="bullet"/>
      <w:lvlText w:val=""/>
      <w:lvlJc w:val="left"/>
      <w:pPr>
        <w:ind w:left="7331" w:hanging="360"/>
      </w:pPr>
      <w:rPr>
        <w:rFonts w:ascii="Wingdings" w:hAnsi="Wingdings" w:hint="default"/>
      </w:rPr>
    </w:lvl>
  </w:abstractNum>
  <w:abstractNum w:abstractNumId="48" w15:restartNumberingAfterBreak="0">
    <w:nsid w:val="505049CB"/>
    <w:multiLevelType w:val="hybridMultilevel"/>
    <w:tmpl w:val="1CE84014"/>
    <w:lvl w:ilvl="0" w:tplc="FFFFFFFF">
      <w:start w:val="1"/>
      <w:numFmt w:val="bullet"/>
      <w:lvlText w:val=""/>
      <w:lvlJc w:val="left"/>
      <w:pPr>
        <w:tabs>
          <w:tab w:val="num" w:pos="3763"/>
        </w:tabs>
        <w:ind w:left="3763" w:hanging="360"/>
      </w:pPr>
      <w:rPr>
        <w:rFonts w:ascii="Wingdings" w:hAnsi="Wingdings" w:hint="default"/>
        <w:sz w:val="16"/>
      </w:rPr>
    </w:lvl>
    <w:lvl w:ilvl="1" w:tplc="FFFFFFFF">
      <w:start w:val="1"/>
      <w:numFmt w:val="bullet"/>
      <w:lvlText w:val="o"/>
      <w:lvlJc w:val="left"/>
      <w:pPr>
        <w:tabs>
          <w:tab w:val="num" w:pos="2291"/>
        </w:tabs>
        <w:ind w:left="2291" w:hanging="360"/>
      </w:pPr>
      <w:rPr>
        <w:rFonts w:ascii="Courier New" w:hAnsi="Courier New" w:cs="Courier New" w:hint="default"/>
      </w:rPr>
    </w:lvl>
    <w:lvl w:ilvl="2" w:tplc="980EF344">
      <w:start w:val="4"/>
      <w:numFmt w:val="bullet"/>
      <w:lvlText w:val="-"/>
      <w:lvlJc w:val="left"/>
      <w:pPr>
        <w:ind w:left="3011" w:hanging="360"/>
      </w:pPr>
      <w:rPr>
        <w:rFonts w:ascii="Times New Roman" w:eastAsiaTheme="minorEastAsia" w:hAnsi="Times New Roman" w:cs="Times New Roman" w:hint="default"/>
        <w:color w:val="auto"/>
        <w:sz w:val="20"/>
      </w:rPr>
    </w:lvl>
    <w:lvl w:ilvl="3" w:tplc="FFFFFFFF">
      <w:start w:val="1"/>
      <w:numFmt w:val="bullet"/>
      <w:lvlText w:val=""/>
      <w:lvlJc w:val="left"/>
      <w:pPr>
        <w:tabs>
          <w:tab w:val="num" w:pos="3731"/>
        </w:tabs>
        <w:ind w:left="3731" w:hanging="360"/>
      </w:pPr>
      <w:rPr>
        <w:rFonts w:ascii="Symbol" w:hAnsi="Symbol" w:hint="default"/>
      </w:rPr>
    </w:lvl>
    <w:lvl w:ilvl="4" w:tplc="FFFFFFFF" w:tentative="1">
      <w:start w:val="1"/>
      <w:numFmt w:val="bullet"/>
      <w:lvlText w:val="o"/>
      <w:lvlJc w:val="left"/>
      <w:pPr>
        <w:tabs>
          <w:tab w:val="num" w:pos="4451"/>
        </w:tabs>
        <w:ind w:left="4451" w:hanging="360"/>
      </w:pPr>
      <w:rPr>
        <w:rFonts w:ascii="Courier New" w:hAnsi="Courier New" w:cs="Courier New" w:hint="default"/>
      </w:rPr>
    </w:lvl>
    <w:lvl w:ilvl="5" w:tplc="FFFFFFFF" w:tentative="1">
      <w:start w:val="1"/>
      <w:numFmt w:val="bullet"/>
      <w:lvlText w:val=""/>
      <w:lvlJc w:val="left"/>
      <w:pPr>
        <w:tabs>
          <w:tab w:val="num" w:pos="5171"/>
        </w:tabs>
        <w:ind w:left="5171" w:hanging="360"/>
      </w:pPr>
      <w:rPr>
        <w:rFonts w:ascii="Wingdings" w:hAnsi="Wingdings" w:hint="default"/>
      </w:rPr>
    </w:lvl>
    <w:lvl w:ilvl="6" w:tplc="FFFFFFFF" w:tentative="1">
      <w:start w:val="1"/>
      <w:numFmt w:val="bullet"/>
      <w:lvlText w:val=""/>
      <w:lvlJc w:val="left"/>
      <w:pPr>
        <w:tabs>
          <w:tab w:val="num" w:pos="5891"/>
        </w:tabs>
        <w:ind w:left="5891" w:hanging="360"/>
      </w:pPr>
      <w:rPr>
        <w:rFonts w:ascii="Symbol" w:hAnsi="Symbol" w:hint="default"/>
      </w:rPr>
    </w:lvl>
    <w:lvl w:ilvl="7" w:tplc="FFFFFFFF" w:tentative="1">
      <w:start w:val="1"/>
      <w:numFmt w:val="bullet"/>
      <w:lvlText w:val="o"/>
      <w:lvlJc w:val="left"/>
      <w:pPr>
        <w:tabs>
          <w:tab w:val="num" w:pos="6611"/>
        </w:tabs>
        <w:ind w:left="6611" w:hanging="360"/>
      </w:pPr>
      <w:rPr>
        <w:rFonts w:ascii="Courier New" w:hAnsi="Courier New" w:cs="Courier New" w:hint="default"/>
      </w:rPr>
    </w:lvl>
    <w:lvl w:ilvl="8" w:tplc="FFFFFFFF" w:tentative="1">
      <w:start w:val="1"/>
      <w:numFmt w:val="bullet"/>
      <w:lvlText w:val=""/>
      <w:lvlJc w:val="left"/>
      <w:pPr>
        <w:tabs>
          <w:tab w:val="num" w:pos="7331"/>
        </w:tabs>
        <w:ind w:left="7331" w:hanging="360"/>
      </w:pPr>
      <w:rPr>
        <w:rFonts w:ascii="Wingdings" w:hAnsi="Wingdings" w:hint="default"/>
      </w:rPr>
    </w:lvl>
  </w:abstractNum>
  <w:abstractNum w:abstractNumId="49" w15:restartNumberingAfterBreak="0">
    <w:nsid w:val="5353646D"/>
    <w:multiLevelType w:val="singleLevel"/>
    <w:tmpl w:val="15640B8C"/>
    <w:lvl w:ilvl="0">
      <w:start w:val="1"/>
      <w:numFmt w:val="bullet"/>
      <w:lvlText w:val=""/>
      <w:lvlJc w:val="left"/>
      <w:pPr>
        <w:tabs>
          <w:tab w:val="num" w:pos="454"/>
        </w:tabs>
        <w:ind w:left="454" w:hanging="454"/>
      </w:pPr>
      <w:rPr>
        <w:rFonts w:ascii="Wingdings" w:hAnsi="Wingdings" w:hint="default"/>
      </w:rPr>
    </w:lvl>
  </w:abstractNum>
  <w:abstractNum w:abstractNumId="50" w15:restartNumberingAfterBreak="0">
    <w:nsid w:val="53AB2096"/>
    <w:multiLevelType w:val="hybridMultilevel"/>
    <w:tmpl w:val="CB5C3A08"/>
    <w:lvl w:ilvl="0" w:tplc="FFFFFFFF">
      <w:start w:val="1"/>
      <w:numFmt w:val="bullet"/>
      <w:lvlText w:val=""/>
      <w:lvlJc w:val="left"/>
      <w:pPr>
        <w:tabs>
          <w:tab w:val="num" w:pos="928"/>
        </w:tabs>
        <w:ind w:left="928" w:hanging="360"/>
      </w:pPr>
      <w:rPr>
        <w:rFonts w:ascii="Wingdings" w:hAnsi="Wingdings" w:hint="default"/>
        <w:sz w:val="16"/>
      </w:rPr>
    </w:lvl>
    <w:lvl w:ilvl="1" w:tplc="FFFFFFFF">
      <w:start w:val="1"/>
      <w:numFmt w:val="bullet"/>
      <w:lvlText w:val="o"/>
      <w:lvlJc w:val="left"/>
      <w:pPr>
        <w:tabs>
          <w:tab w:val="num" w:pos="-261"/>
        </w:tabs>
        <w:ind w:left="-261" w:hanging="360"/>
      </w:pPr>
      <w:rPr>
        <w:rFonts w:ascii="Courier New" w:hAnsi="Courier New" w:cs="Courier New" w:hint="default"/>
        <w:sz w:val="16"/>
      </w:rPr>
    </w:lvl>
    <w:lvl w:ilvl="2" w:tplc="FFFFFFFF">
      <w:start w:val="1"/>
      <w:numFmt w:val="bullet"/>
      <w:lvlText w:val=""/>
      <w:lvlJc w:val="left"/>
      <w:pPr>
        <w:tabs>
          <w:tab w:val="num" w:pos="459"/>
        </w:tabs>
        <w:ind w:left="459" w:hanging="360"/>
      </w:pPr>
      <w:rPr>
        <w:rFonts w:ascii="Wingdings" w:hAnsi="Wingdings" w:hint="default"/>
      </w:rPr>
    </w:lvl>
    <w:lvl w:ilvl="3" w:tplc="FFFFFFFF">
      <w:start w:val="1"/>
      <w:numFmt w:val="bullet"/>
      <w:lvlText w:val=""/>
      <w:lvlJc w:val="left"/>
      <w:pPr>
        <w:tabs>
          <w:tab w:val="num" w:pos="1179"/>
        </w:tabs>
        <w:ind w:left="1179" w:hanging="360"/>
      </w:pPr>
      <w:rPr>
        <w:rFonts w:ascii="Symbol" w:hAnsi="Symbol" w:hint="default"/>
      </w:rPr>
    </w:lvl>
    <w:lvl w:ilvl="4" w:tplc="FFFFFFFF">
      <w:start w:val="1"/>
      <w:numFmt w:val="bullet"/>
      <w:lvlText w:val="o"/>
      <w:lvlJc w:val="left"/>
      <w:pPr>
        <w:tabs>
          <w:tab w:val="num" w:pos="1899"/>
        </w:tabs>
        <w:ind w:left="1899" w:hanging="360"/>
      </w:pPr>
      <w:rPr>
        <w:rFonts w:ascii="Courier New" w:hAnsi="Courier New" w:cs="Courier New" w:hint="default"/>
      </w:rPr>
    </w:lvl>
    <w:lvl w:ilvl="5" w:tplc="FFFFFFFF" w:tentative="1">
      <w:start w:val="1"/>
      <w:numFmt w:val="bullet"/>
      <w:lvlText w:val=""/>
      <w:lvlJc w:val="left"/>
      <w:pPr>
        <w:tabs>
          <w:tab w:val="num" w:pos="2619"/>
        </w:tabs>
        <w:ind w:left="2619" w:hanging="360"/>
      </w:pPr>
      <w:rPr>
        <w:rFonts w:ascii="Wingdings" w:hAnsi="Wingdings" w:hint="default"/>
      </w:rPr>
    </w:lvl>
    <w:lvl w:ilvl="6" w:tplc="FFFFFFFF" w:tentative="1">
      <w:start w:val="1"/>
      <w:numFmt w:val="bullet"/>
      <w:lvlText w:val=""/>
      <w:lvlJc w:val="left"/>
      <w:pPr>
        <w:tabs>
          <w:tab w:val="num" w:pos="3339"/>
        </w:tabs>
        <w:ind w:left="3339" w:hanging="360"/>
      </w:pPr>
      <w:rPr>
        <w:rFonts w:ascii="Symbol" w:hAnsi="Symbol" w:hint="default"/>
      </w:rPr>
    </w:lvl>
    <w:lvl w:ilvl="7" w:tplc="FFFFFFFF" w:tentative="1">
      <w:start w:val="1"/>
      <w:numFmt w:val="bullet"/>
      <w:lvlText w:val="o"/>
      <w:lvlJc w:val="left"/>
      <w:pPr>
        <w:tabs>
          <w:tab w:val="num" w:pos="4059"/>
        </w:tabs>
        <w:ind w:left="4059" w:hanging="360"/>
      </w:pPr>
      <w:rPr>
        <w:rFonts w:ascii="Courier New" w:hAnsi="Courier New" w:cs="Courier New" w:hint="default"/>
      </w:rPr>
    </w:lvl>
    <w:lvl w:ilvl="8" w:tplc="FFFFFFFF" w:tentative="1">
      <w:start w:val="1"/>
      <w:numFmt w:val="bullet"/>
      <w:lvlText w:val=""/>
      <w:lvlJc w:val="left"/>
      <w:pPr>
        <w:tabs>
          <w:tab w:val="num" w:pos="4779"/>
        </w:tabs>
        <w:ind w:left="4779" w:hanging="360"/>
      </w:pPr>
      <w:rPr>
        <w:rFonts w:ascii="Wingdings" w:hAnsi="Wingdings" w:hint="default"/>
      </w:rPr>
    </w:lvl>
  </w:abstractNum>
  <w:abstractNum w:abstractNumId="51" w15:restartNumberingAfterBreak="0">
    <w:nsid w:val="577C7C05"/>
    <w:multiLevelType w:val="hybridMultilevel"/>
    <w:tmpl w:val="24A8BD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2" w15:restartNumberingAfterBreak="0">
    <w:nsid w:val="5CDB0238"/>
    <w:multiLevelType w:val="hybridMultilevel"/>
    <w:tmpl w:val="5B30C8E4"/>
    <w:lvl w:ilvl="0" w:tplc="E6B2E692">
      <w:start w:val="1"/>
      <w:numFmt w:val="bullet"/>
      <w:lvlText w:val=""/>
      <w:lvlJc w:val="left"/>
      <w:pPr>
        <w:tabs>
          <w:tab w:val="num" w:pos="1571"/>
        </w:tabs>
        <w:ind w:left="1571" w:hanging="360"/>
      </w:pPr>
      <w:rPr>
        <w:rFonts w:ascii="Symbol" w:hAnsi="Symbol" w:hint="default"/>
        <w:color w:val="auto"/>
      </w:rPr>
    </w:lvl>
    <w:lvl w:ilvl="1" w:tplc="04100003">
      <w:start w:val="1"/>
      <w:numFmt w:val="bullet"/>
      <w:lvlText w:val="o"/>
      <w:lvlJc w:val="left"/>
      <w:pPr>
        <w:ind w:left="2291" w:hanging="360"/>
      </w:pPr>
      <w:rPr>
        <w:rFonts w:ascii="Courier New" w:hAnsi="Courier New" w:cs="Courier New" w:hint="default"/>
      </w:rPr>
    </w:lvl>
    <w:lvl w:ilvl="2" w:tplc="04100005" w:tentative="1">
      <w:start w:val="1"/>
      <w:numFmt w:val="bullet"/>
      <w:lvlText w:val=""/>
      <w:lvlJc w:val="left"/>
      <w:pPr>
        <w:tabs>
          <w:tab w:val="num" w:pos="3011"/>
        </w:tabs>
        <w:ind w:left="3011" w:hanging="360"/>
      </w:pPr>
      <w:rPr>
        <w:rFonts w:ascii="Wingdings" w:hAnsi="Wingdings" w:hint="default"/>
      </w:rPr>
    </w:lvl>
    <w:lvl w:ilvl="3" w:tplc="04100001" w:tentative="1">
      <w:start w:val="1"/>
      <w:numFmt w:val="bullet"/>
      <w:lvlText w:val=""/>
      <w:lvlJc w:val="left"/>
      <w:pPr>
        <w:tabs>
          <w:tab w:val="num" w:pos="3731"/>
        </w:tabs>
        <w:ind w:left="3731" w:hanging="360"/>
      </w:pPr>
      <w:rPr>
        <w:rFonts w:ascii="Symbol" w:hAnsi="Symbol" w:hint="default"/>
      </w:rPr>
    </w:lvl>
    <w:lvl w:ilvl="4" w:tplc="04100003" w:tentative="1">
      <w:start w:val="1"/>
      <w:numFmt w:val="bullet"/>
      <w:lvlText w:val="o"/>
      <w:lvlJc w:val="left"/>
      <w:pPr>
        <w:tabs>
          <w:tab w:val="num" w:pos="4451"/>
        </w:tabs>
        <w:ind w:left="4451" w:hanging="360"/>
      </w:pPr>
      <w:rPr>
        <w:rFonts w:ascii="Courier New" w:hAnsi="Courier New" w:cs="Courier New" w:hint="default"/>
      </w:rPr>
    </w:lvl>
    <w:lvl w:ilvl="5" w:tplc="04100005" w:tentative="1">
      <w:start w:val="1"/>
      <w:numFmt w:val="bullet"/>
      <w:lvlText w:val=""/>
      <w:lvlJc w:val="left"/>
      <w:pPr>
        <w:tabs>
          <w:tab w:val="num" w:pos="5171"/>
        </w:tabs>
        <w:ind w:left="5171" w:hanging="360"/>
      </w:pPr>
      <w:rPr>
        <w:rFonts w:ascii="Wingdings" w:hAnsi="Wingdings" w:hint="default"/>
      </w:rPr>
    </w:lvl>
    <w:lvl w:ilvl="6" w:tplc="04100001" w:tentative="1">
      <w:start w:val="1"/>
      <w:numFmt w:val="bullet"/>
      <w:lvlText w:val=""/>
      <w:lvlJc w:val="left"/>
      <w:pPr>
        <w:tabs>
          <w:tab w:val="num" w:pos="5891"/>
        </w:tabs>
        <w:ind w:left="5891" w:hanging="360"/>
      </w:pPr>
      <w:rPr>
        <w:rFonts w:ascii="Symbol" w:hAnsi="Symbol" w:hint="default"/>
      </w:rPr>
    </w:lvl>
    <w:lvl w:ilvl="7" w:tplc="04100003" w:tentative="1">
      <w:start w:val="1"/>
      <w:numFmt w:val="bullet"/>
      <w:lvlText w:val="o"/>
      <w:lvlJc w:val="left"/>
      <w:pPr>
        <w:tabs>
          <w:tab w:val="num" w:pos="6611"/>
        </w:tabs>
        <w:ind w:left="6611" w:hanging="360"/>
      </w:pPr>
      <w:rPr>
        <w:rFonts w:ascii="Courier New" w:hAnsi="Courier New" w:cs="Courier New" w:hint="default"/>
      </w:rPr>
    </w:lvl>
    <w:lvl w:ilvl="8" w:tplc="04100005" w:tentative="1">
      <w:start w:val="1"/>
      <w:numFmt w:val="bullet"/>
      <w:lvlText w:val=""/>
      <w:lvlJc w:val="left"/>
      <w:pPr>
        <w:tabs>
          <w:tab w:val="num" w:pos="7331"/>
        </w:tabs>
        <w:ind w:left="7331" w:hanging="360"/>
      </w:pPr>
      <w:rPr>
        <w:rFonts w:ascii="Wingdings" w:hAnsi="Wingdings" w:hint="default"/>
      </w:rPr>
    </w:lvl>
  </w:abstractNum>
  <w:abstractNum w:abstractNumId="53" w15:restartNumberingAfterBreak="0">
    <w:nsid w:val="5F4232A7"/>
    <w:multiLevelType w:val="hybridMultilevel"/>
    <w:tmpl w:val="EEB43244"/>
    <w:lvl w:ilvl="0" w:tplc="FFFFFFFF">
      <w:start w:val="1"/>
      <w:numFmt w:val="bullet"/>
      <w:lvlText w:val=""/>
      <w:lvlJc w:val="left"/>
      <w:pPr>
        <w:tabs>
          <w:tab w:val="num" w:pos="360"/>
        </w:tabs>
        <w:ind w:left="360" w:hanging="360"/>
      </w:pPr>
      <w:rPr>
        <w:rFonts w:ascii="Wingdings" w:hAnsi="Wingdings" w:hint="default"/>
        <w:sz w:val="16"/>
      </w:rPr>
    </w:lvl>
    <w:lvl w:ilvl="1" w:tplc="FFFFFFFF" w:tentative="1">
      <w:start w:val="1"/>
      <w:numFmt w:val="bullet"/>
      <w:lvlText w:val="o"/>
      <w:lvlJc w:val="left"/>
      <w:pPr>
        <w:tabs>
          <w:tab w:val="num" w:pos="-1112"/>
        </w:tabs>
        <w:ind w:left="-1112" w:hanging="360"/>
      </w:pPr>
      <w:rPr>
        <w:rFonts w:ascii="Courier New" w:hAnsi="Courier New" w:cs="Courier New" w:hint="default"/>
      </w:rPr>
    </w:lvl>
    <w:lvl w:ilvl="2" w:tplc="FFFFFFFF" w:tentative="1">
      <w:start w:val="1"/>
      <w:numFmt w:val="bullet"/>
      <w:lvlText w:val=""/>
      <w:lvlJc w:val="left"/>
      <w:pPr>
        <w:tabs>
          <w:tab w:val="num" w:pos="-392"/>
        </w:tabs>
        <w:ind w:left="-392" w:hanging="360"/>
      </w:pPr>
      <w:rPr>
        <w:rFonts w:ascii="Wingdings" w:hAnsi="Wingdings" w:hint="default"/>
      </w:rPr>
    </w:lvl>
    <w:lvl w:ilvl="3" w:tplc="FFFFFFFF" w:tentative="1">
      <w:start w:val="1"/>
      <w:numFmt w:val="bullet"/>
      <w:lvlText w:val=""/>
      <w:lvlJc w:val="left"/>
      <w:pPr>
        <w:tabs>
          <w:tab w:val="num" w:pos="328"/>
        </w:tabs>
        <w:ind w:left="328" w:hanging="360"/>
      </w:pPr>
      <w:rPr>
        <w:rFonts w:ascii="Symbol" w:hAnsi="Symbol" w:hint="default"/>
      </w:rPr>
    </w:lvl>
    <w:lvl w:ilvl="4" w:tplc="FFFFFFFF" w:tentative="1">
      <w:start w:val="1"/>
      <w:numFmt w:val="bullet"/>
      <w:lvlText w:val="o"/>
      <w:lvlJc w:val="left"/>
      <w:pPr>
        <w:tabs>
          <w:tab w:val="num" w:pos="1048"/>
        </w:tabs>
        <w:ind w:left="1048" w:hanging="360"/>
      </w:pPr>
      <w:rPr>
        <w:rFonts w:ascii="Courier New" w:hAnsi="Courier New" w:cs="Courier New" w:hint="default"/>
      </w:rPr>
    </w:lvl>
    <w:lvl w:ilvl="5" w:tplc="FFFFFFFF" w:tentative="1">
      <w:start w:val="1"/>
      <w:numFmt w:val="bullet"/>
      <w:lvlText w:val=""/>
      <w:lvlJc w:val="left"/>
      <w:pPr>
        <w:tabs>
          <w:tab w:val="num" w:pos="1768"/>
        </w:tabs>
        <w:ind w:left="1768" w:hanging="360"/>
      </w:pPr>
      <w:rPr>
        <w:rFonts w:ascii="Wingdings" w:hAnsi="Wingdings" w:hint="default"/>
      </w:rPr>
    </w:lvl>
    <w:lvl w:ilvl="6" w:tplc="FFFFFFFF" w:tentative="1">
      <w:start w:val="1"/>
      <w:numFmt w:val="bullet"/>
      <w:lvlText w:val=""/>
      <w:lvlJc w:val="left"/>
      <w:pPr>
        <w:tabs>
          <w:tab w:val="num" w:pos="2488"/>
        </w:tabs>
        <w:ind w:left="2488" w:hanging="360"/>
      </w:pPr>
      <w:rPr>
        <w:rFonts w:ascii="Symbol" w:hAnsi="Symbol" w:hint="default"/>
      </w:rPr>
    </w:lvl>
    <w:lvl w:ilvl="7" w:tplc="FFFFFFFF" w:tentative="1">
      <w:start w:val="1"/>
      <w:numFmt w:val="bullet"/>
      <w:lvlText w:val="o"/>
      <w:lvlJc w:val="left"/>
      <w:pPr>
        <w:tabs>
          <w:tab w:val="num" w:pos="3208"/>
        </w:tabs>
        <w:ind w:left="3208" w:hanging="360"/>
      </w:pPr>
      <w:rPr>
        <w:rFonts w:ascii="Courier New" w:hAnsi="Courier New" w:cs="Courier New" w:hint="default"/>
      </w:rPr>
    </w:lvl>
    <w:lvl w:ilvl="8" w:tplc="FFFFFFFF" w:tentative="1">
      <w:start w:val="1"/>
      <w:numFmt w:val="bullet"/>
      <w:lvlText w:val=""/>
      <w:lvlJc w:val="left"/>
      <w:pPr>
        <w:tabs>
          <w:tab w:val="num" w:pos="3928"/>
        </w:tabs>
        <w:ind w:left="3928" w:hanging="360"/>
      </w:pPr>
      <w:rPr>
        <w:rFonts w:ascii="Wingdings" w:hAnsi="Wingdings" w:hint="default"/>
      </w:rPr>
    </w:lvl>
  </w:abstractNum>
  <w:abstractNum w:abstractNumId="54" w15:restartNumberingAfterBreak="0">
    <w:nsid w:val="62645C79"/>
    <w:multiLevelType w:val="hybridMultilevel"/>
    <w:tmpl w:val="06068B26"/>
    <w:lvl w:ilvl="0" w:tplc="FFFFFFFF">
      <w:start w:val="1"/>
      <w:numFmt w:val="bullet"/>
      <w:lvlText w:val="o"/>
      <w:lvlJc w:val="left"/>
      <w:pPr>
        <w:tabs>
          <w:tab w:val="num" w:pos="1571"/>
        </w:tabs>
        <w:ind w:left="1571" w:hanging="360"/>
      </w:pPr>
      <w:rPr>
        <w:rFonts w:ascii="Courier New" w:hAnsi="Courier New" w:cs="Courier New" w:hint="default"/>
      </w:rPr>
    </w:lvl>
    <w:lvl w:ilvl="1" w:tplc="FFFFFFFF">
      <w:numFmt w:val="bullet"/>
      <w:lvlText w:val=""/>
      <w:lvlJc w:val="left"/>
      <w:pPr>
        <w:tabs>
          <w:tab w:val="num" w:pos="2291"/>
        </w:tabs>
        <w:ind w:left="2291" w:hanging="360"/>
      </w:pPr>
      <w:rPr>
        <w:rFonts w:ascii="Wingdings" w:eastAsia="Times New Roman" w:hAnsi="Wingdings" w:hint="default"/>
      </w:rPr>
    </w:lvl>
    <w:lvl w:ilvl="2" w:tplc="FFFFFFFF" w:tentative="1">
      <w:start w:val="1"/>
      <w:numFmt w:val="bullet"/>
      <w:lvlText w:val=""/>
      <w:lvlJc w:val="left"/>
      <w:pPr>
        <w:tabs>
          <w:tab w:val="num" w:pos="3011"/>
        </w:tabs>
        <w:ind w:left="3011" w:hanging="360"/>
      </w:pPr>
      <w:rPr>
        <w:rFonts w:ascii="Wingdings" w:hAnsi="Wingdings" w:hint="default"/>
      </w:rPr>
    </w:lvl>
    <w:lvl w:ilvl="3" w:tplc="FFFFFFFF" w:tentative="1">
      <w:start w:val="1"/>
      <w:numFmt w:val="bullet"/>
      <w:lvlText w:val=""/>
      <w:lvlJc w:val="left"/>
      <w:pPr>
        <w:tabs>
          <w:tab w:val="num" w:pos="3731"/>
        </w:tabs>
        <w:ind w:left="3731" w:hanging="360"/>
      </w:pPr>
      <w:rPr>
        <w:rFonts w:ascii="Symbol" w:hAnsi="Symbol" w:hint="default"/>
      </w:rPr>
    </w:lvl>
    <w:lvl w:ilvl="4" w:tplc="FFFFFFFF" w:tentative="1">
      <w:start w:val="1"/>
      <w:numFmt w:val="bullet"/>
      <w:lvlText w:val="o"/>
      <w:lvlJc w:val="left"/>
      <w:pPr>
        <w:tabs>
          <w:tab w:val="num" w:pos="4451"/>
        </w:tabs>
        <w:ind w:left="4451" w:hanging="360"/>
      </w:pPr>
      <w:rPr>
        <w:rFonts w:ascii="Courier New" w:hAnsi="Courier New" w:cs="Courier New" w:hint="default"/>
      </w:rPr>
    </w:lvl>
    <w:lvl w:ilvl="5" w:tplc="FFFFFFFF" w:tentative="1">
      <w:start w:val="1"/>
      <w:numFmt w:val="bullet"/>
      <w:lvlText w:val=""/>
      <w:lvlJc w:val="left"/>
      <w:pPr>
        <w:tabs>
          <w:tab w:val="num" w:pos="5171"/>
        </w:tabs>
        <w:ind w:left="5171" w:hanging="360"/>
      </w:pPr>
      <w:rPr>
        <w:rFonts w:ascii="Wingdings" w:hAnsi="Wingdings" w:hint="default"/>
      </w:rPr>
    </w:lvl>
    <w:lvl w:ilvl="6" w:tplc="FFFFFFFF" w:tentative="1">
      <w:start w:val="1"/>
      <w:numFmt w:val="bullet"/>
      <w:lvlText w:val=""/>
      <w:lvlJc w:val="left"/>
      <w:pPr>
        <w:tabs>
          <w:tab w:val="num" w:pos="5891"/>
        </w:tabs>
        <w:ind w:left="5891" w:hanging="360"/>
      </w:pPr>
      <w:rPr>
        <w:rFonts w:ascii="Symbol" w:hAnsi="Symbol" w:hint="default"/>
      </w:rPr>
    </w:lvl>
    <w:lvl w:ilvl="7" w:tplc="FFFFFFFF" w:tentative="1">
      <w:start w:val="1"/>
      <w:numFmt w:val="bullet"/>
      <w:lvlText w:val="o"/>
      <w:lvlJc w:val="left"/>
      <w:pPr>
        <w:tabs>
          <w:tab w:val="num" w:pos="6611"/>
        </w:tabs>
        <w:ind w:left="6611" w:hanging="360"/>
      </w:pPr>
      <w:rPr>
        <w:rFonts w:ascii="Courier New" w:hAnsi="Courier New" w:cs="Courier New" w:hint="default"/>
      </w:rPr>
    </w:lvl>
    <w:lvl w:ilvl="8" w:tplc="FFFFFFFF" w:tentative="1">
      <w:start w:val="1"/>
      <w:numFmt w:val="bullet"/>
      <w:lvlText w:val=""/>
      <w:lvlJc w:val="left"/>
      <w:pPr>
        <w:tabs>
          <w:tab w:val="num" w:pos="7331"/>
        </w:tabs>
        <w:ind w:left="7331" w:hanging="360"/>
      </w:pPr>
      <w:rPr>
        <w:rFonts w:ascii="Wingdings" w:hAnsi="Wingdings" w:hint="default"/>
      </w:rPr>
    </w:lvl>
  </w:abstractNum>
  <w:abstractNum w:abstractNumId="55" w15:restartNumberingAfterBreak="0">
    <w:nsid w:val="636567FB"/>
    <w:multiLevelType w:val="hybridMultilevel"/>
    <w:tmpl w:val="CE144940"/>
    <w:lvl w:ilvl="0" w:tplc="0410000F">
      <w:start w:val="1"/>
      <w:numFmt w:val="decimal"/>
      <w:lvlText w:val="%1."/>
      <w:lvlJc w:val="left"/>
      <w:pPr>
        <w:ind w:left="1571" w:hanging="360"/>
      </w:pPr>
      <w:rPr>
        <w:rFonts w:hint="default"/>
      </w:rPr>
    </w:lvl>
    <w:lvl w:ilvl="1" w:tplc="04100003">
      <w:start w:val="1"/>
      <w:numFmt w:val="bullet"/>
      <w:lvlText w:val="o"/>
      <w:lvlJc w:val="left"/>
      <w:pPr>
        <w:ind w:left="2291" w:hanging="360"/>
      </w:pPr>
      <w:rPr>
        <w:rFonts w:ascii="Courier New" w:hAnsi="Courier New" w:cs="Courier New" w:hint="default"/>
      </w:rPr>
    </w:lvl>
    <w:lvl w:ilvl="2" w:tplc="04100005" w:tentative="1">
      <w:start w:val="1"/>
      <w:numFmt w:val="bullet"/>
      <w:lvlText w:val=""/>
      <w:lvlJc w:val="left"/>
      <w:pPr>
        <w:ind w:left="3011" w:hanging="360"/>
      </w:pPr>
      <w:rPr>
        <w:rFonts w:ascii="Wingdings" w:hAnsi="Wingdings" w:hint="default"/>
      </w:rPr>
    </w:lvl>
    <w:lvl w:ilvl="3" w:tplc="04100001" w:tentative="1">
      <w:start w:val="1"/>
      <w:numFmt w:val="bullet"/>
      <w:lvlText w:val=""/>
      <w:lvlJc w:val="left"/>
      <w:pPr>
        <w:ind w:left="3731" w:hanging="360"/>
      </w:pPr>
      <w:rPr>
        <w:rFonts w:ascii="Symbol" w:hAnsi="Symbol" w:hint="default"/>
      </w:rPr>
    </w:lvl>
    <w:lvl w:ilvl="4" w:tplc="04100003" w:tentative="1">
      <w:start w:val="1"/>
      <w:numFmt w:val="bullet"/>
      <w:lvlText w:val="o"/>
      <w:lvlJc w:val="left"/>
      <w:pPr>
        <w:ind w:left="4451" w:hanging="360"/>
      </w:pPr>
      <w:rPr>
        <w:rFonts w:ascii="Courier New" w:hAnsi="Courier New" w:cs="Courier New" w:hint="default"/>
      </w:rPr>
    </w:lvl>
    <w:lvl w:ilvl="5" w:tplc="04100005" w:tentative="1">
      <w:start w:val="1"/>
      <w:numFmt w:val="bullet"/>
      <w:lvlText w:val=""/>
      <w:lvlJc w:val="left"/>
      <w:pPr>
        <w:ind w:left="5171" w:hanging="360"/>
      </w:pPr>
      <w:rPr>
        <w:rFonts w:ascii="Wingdings" w:hAnsi="Wingdings" w:hint="default"/>
      </w:rPr>
    </w:lvl>
    <w:lvl w:ilvl="6" w:tplc="04100001" w:tentative="1">
      <w:start w:val="1"/>
      <w:numFmt w:val="bullet"/>
      <w:lvlText w:val=""/>
      <w:lvlJc w:val="left"/>
      <w:pPr>
        <w:ind w:left="5891" w:hanging="360"/>
      </w:pPr>
      <w:rPr>
        <w:rFonts w:ascii="Symbol" w:hAnsi="Symbol" w:hint="default"/>
      </w:rPr>
    </w:lvl>
    <w:lvl w:ilvl="7" w:tplc="04100003" w:tentative="1">
      <w:start w:val="1"/>
      <w:numFmt w:val="bullet"/>
      <w:lvlText w:val="o"/>
      <w:lvlJc w:val="left"/>
      <w:pPr>
        <w:ind w:left="6611" w:hanging="360"/>
      </w:pPr>
      <w:rPr>
        <w:rFonts w:ascii="Courier New" w:hAnsi="Courier New" w:cs="Courier New" w:hint="default"/>
      </w:rPr>
    </w:lvl>
    <w:lvl w:ilvl="8" w:tplc="04100005" w:tentative="1">
      <w:start w:val="1"/>
      <w:numFmt w:val="bullet"/>
      <w:lvlText w:val=""/>
      <w:lvlJc w:val="left"/>
      <w:pPr>
        <w:ind w:left="7331" w:hanging="360"/>
      </w:pPr>
      <w:rPr>
        <w:rFonts w:ascii="Wingdings" w:hAnsi="Wingdings" w:hint="default"/>
      </w:rPr>
    </w:lvl>
  </w:abstractNum>
  <w:abstractNum w:abstractNumId="56" w15:restartNumberingAfterBreak="0">
    <w:nsid w:val="63BD1937"/>
    <w:multiLevelType w:val="hybridMultilevel"/>
    <w:tmpl w:val="C79C2668"/>
    <w:lvl w:ilvl="0" w:tplc="FFFFFFFF">
      <w:start w:val="1"/>
      <w:numFmt w:val="bullet"/>
      <w:lvlText w:val=""/>
      <w:lvlJc w:val="left"/>
      <w:pPr>
        <w:tabs>
          <w:tab w:val="num" w:pos="1211"/>
        </w:tabs>
        <w:ind w:left="1211" w:hanging="360"/>
      </w:pPr>
      <w:rPr>
        <w:rFonts w:ascii="Wingdings" w:hAnsi="Wingdings" w:hint="default"/>
        <w:sz w:val="16"/>
      </w:rPr>
    </w:lvl>
    <w:lvl w:ilvl="1" w:tplc="FFFFFFFF">
      <w:start w:val="1"/>
      <w:numFmt w:val="bullet"/>
      <w:lvlText w:val="o"/>
      <w:lvlJc w:val="left"/>
      <w:pPr>
        <w:tabs>
          <w:tab w:val="num" w:pos="-261"/>
        </w:tabs>
        <w:ind w:left="-261" w:hanging="360"/>
      </w:pPr>
      <w:rPr>
        <w:rFonts w:ascii="Courier New" w:hAnsi="Courier New" w:cs="Courier New" w:hint="default"/>
      </w:rPr>
    </w:lvl>
    <w:lvl w:ilvl="2" w:tplc="FFFFFFFF">
      <w:numFmt w:val="bullet"/>
      <w:lvlText w:val="-"/>
      <w:lvlJc w:val="left"/>
      <w:pPr>
        <w:tabs>
          <w:tab w:val="num" w:pos="459"/>
        </w:tabs>
        <w:ind w:left="459" w:hanging="360"/>
      </w:pPr>
      <w:rPr>
        <w:rFonts w:ascii="Arial" w:eastAsia="Times New Roman" w:hAnsi="Arial" w:cs="Arial" w:hint="default"/>
      </w:rPr>
    </w:lvl>
    <w:lvl w:ilvl="3" w:tplc="FFFFFFFF">
      <w:start w:val="1"/>
      <w:numFmt w:val="bullet"/>
      <w:lvlText w:val=""/>
      <w:lvlJc w:val="left"/>
      <w:pPr>
        <w:tabs>
          <w:tab w:val="num" w:pos="1179"/>
        </w:tabs>
        <w:ind w:left="1179" w:hanging="360"/>
      </w:pPr>
      <w:rPr>
        <w:rFonts w:ascii="Symbol" w:hAnsi="Symbol" w:hint="default"/>
      </w:rPr>
    </w:lvl>
    <w:lvl w:ilvl="4" w:tplc="FFFFFFFF">
      <w:start w:val="1"/>
      <w:numFmt w:val="bullet"/>
      <w:lvlText w:val="o"/>
      <w:lvlJc w:val="left"/>
      <w:pPr>
        <w:tabs>
          <w:tab w:val="num" w:pos="1899"/>
        </w:tabs>
        <w:ind w:left="1899" w:hanging="360"/>
      </w:pPr>
      <w:rPr>
        <w:rFonts w:ascii="Courier New" w:hAnsi="Courier New" w:cs="Courier New" w:hint="default"/>
      </w:rPr>
    </w:lvl>
    <w:lvl w:ilvl="5" w:tplc="FFFFFFFF" w:tentative="1">
      <w:start w:val="1"/>
      <w:numFmt w:val="bullet"/>
      <w:lvlText w:val=""/>
      <w:lvlJc w:val="left"/>
      <w:pPr>
        <w:tabs>
          <w:tab w:val="num" w:pos="2619"/>
        </w:tabs>
        <w:ind w:left="2619" w:hanging="360"/>
      </w:pPr>
      <w:rPr>
        <w:rFonts w:ascii="Wingdings" w:hAnsi="Wingdings" w:hint="default"/>
      </w:rPr>
    </w:lvl>
    <w:lvl w:ilvl="6" w:tplc="FFFFFFFF" w:tentative="1">
      <w:start w:val="1"/>
      <w:numFmt w:val="bullet"/>
      <w:lvlText w:val=""/>
      <w:lvlJc w:val="left"/>
      <w:pPr>
        <w:tabs>
          <w:tab w:val="num" w:pos="3339"/>
        </w:tabs>
        <w:ind w:left="3339" w:hanging="360"/>
      </w:pPr>
      <w:rPr>
        <w:rFonts w:ascii="Symbol" w:hAnsi="Symbol" w:hint="default"/>
      </w:rPr>
    </w:lvl>
    <w:lvl w:ilvl="7" w:tplc="FFFFFFFF" w:tentative="1">
      <w:start w:val="1"/>
      <w:numFmt w:val="bullet"/>
      <w:lvlText w:val="o"/>
      <w:lvlJc w:val="left"/>
      <w:pPr>
        <w:tabs>
          <w:tab w:val="num" w:pos="4059"/>
        </w:tabs>
        <w:ind w:left="4059" w:hanging="360"/>
      </w:pPr>
      <w:rPr>
        <w:rFonts w:ascii="Courier New" w:hAnsi="Courier New" w:cs="Courier New" w:hint="default"/>
      </w:rPr>
    </w:lvl>
    <w:lvl w:ilvl="8" w:tplc="FFFFFFFF" w:tentative="1">
      <w:start w:val="1"/>
      <w:numFmt w:val="bullet"/>
      <w:lvlText w:val=""/>
      <w:lvlJc w:val="left"/>
      <w:pPr>
        <w:tabs>
          <w:tab w:val="num" w:pos="4779"/>
        </w:tabs>
        <w:ind w:left="4779" w:hanging="360"/>
      </w:pPr>
      <w:rPr>
        <w:rFonts w:ascii="Wingdings" w:hAnsi="Wingdings" w:hint="default"/>
      </w:rPr>
    </w:lvl>
  </w:abstractNum>
  <w:abstractNum w:abstractNumId="57" w15:restartNumberingAfterBreak="0">
    <w:nsid w:val="64C533FA"/>
    <w:multiLevelType w:val="hybridMultilevel"/>
    <w:tmpl w:val="7FCC2B7E"/>
    <w:lvl w:ilvl="0" w:tplc="FFFFFFFF">
      <w:start w:val="1"/>
      <w:numFmt w:val="bullet"/>
      <w:lvlText w:val=""/>
      <w:lvlJc w:val="left"/>
      <w:pPr>
        <w:tabs>
          <w:tab w:val="num" w:pos="3763"/>
        </w:tabs>
        <w:ind w:left="3763" w:hanging="360"/>
      </w:pPr>
      <w:rPr>
        <w:rFonts w:ascii="Wingdings" w:hAnsi="Wingdings" w:hint="default"/>
        <w:sz w:val="16"/>
      </w:rPr>
    </w:lvl>
    <w:lvl w:ilvl="1" w:tplc="FFFFFFFF">
      <w:start w:val="1"/>
      <w:numFmt w:val="bullet"/>
      <w:lvlText w:val="o"/>
      <w:lvlJc w:val="left"/>
      <w:pPr>
        <w:tabs>
          <w:tab w:val="num" w:pos="2291"/>
        </w:tabs>
        <w:ind w:left="2291" w:hanging="360"/>
      </w:pPr>
      <w:rPr>
        <w:rFonts w:ascii="Courier New" w:hAnsi="Courier New" w:cs="Courier New" w:hint="default"/>
      </w:rPr>
    </w:lvl>
    <w:lvl w:ilvl="2" w:tplc="FFFFFFFF" w:tentative="1">
      <w:start w:val="1"/>
      <w:numFmt w:val="bullet"/>
      <w:lvlText w:val=""/>
      <w:lvlJc w:val="left"/>
      <w:pPr>
        <w:tabs>
          <w:tab w:val="num" w:pos="3011"/>
        </w:tabs>
        <w:ind w:left="3011" w:hanging="360"/>
      </w:pPr>
      <w:rPr>
        <w:rFonts w:ascii="Wingdings" w:hAnsi="Wingdings" w:hint="default"/>
      </w:rPr>
    </w:lvl>
    <w:lvl w:ilvl="3" w:tplc="FFFFFFFF" w:tentative="1">
      <w:start w:val="1"/>
      <w:numFmt w:val="bullet"/>
      <w:lvlText w:val=""/>
      <w:lvlJc w:val="left"/>
      <w:pPr>
        <w:tabs>
          <w:tab w:val="num" w:pos="3731"/>
        </w:tabs>
        <w:ind w:left="3731" w:hanging="360"/>
      </w:pPr>
      <w:rPr>
        <w:rFonts w:ascii="Symbol" w:hAnsi="Symbol" w:hint="default"/>
      </w:rPr>
    </w:lvl>
    <w:lvl w:ilvl="4" w:tplc="FFFFFFFF" w:tentative="1">
      <w:start w:val="1"/>
      <w:numFmt w:val="bullet"/>
      <w:lvlText w:val="o"/>
      <w:lvlJc w:val="left"/>
      <w:pPr>
        <w:tabs>
          <w:tab w:val="num" w:pos="4451"/>
        </w:tabs>
        <w:ind w:left="4451" w:hanging="360"/>
      </w:pPr>
      <w:rPr>
        <w:rFonts w:ascii="Courier New" w:hAnsi="Courier New" w:cs="Courier New" w:hint="default"/>
      </w:rPr>
    </w:lvl>
    <w:lvl w:ilvl="5" w:tplc="FFFFFFFF" w:tentative="1">
      <w:start w:val="1"/>
      <w:numFmt w:val="bullet"/>
      <w:lvlText w:val=""/>
      <w:lvlJc w:val="left"/>
      <w:pPr>
        <w:tabs>
          <w:tab w:val="num" w:pos="5171"/>
        </w:tabs>
        <w:ind w:left="5171" w:hanging="360"/>
      </w:pPr>
      <w:rPr>
        <w:rFonts w:ascii="Wingdings" w:hAnsi="Wingdings" w:hint="default"/>
      </w:rPr>
    </w:lvl>
    <w:lvl w:ilvl="6" w:tplc="FFFFFFFF" w:tentative="1">
      <w:start w:val="1"/>
      <w:numFmt w:val="bullet"/>
      <w:lvlText w:val=""/>
      <w:lvlJc w:val="left"/>
      <w:pPr>
        <w:tabs>
          <w:tab w:val="num" w:pos="5891"/>
        </w:tabs>
        <w:ind w:left="5891" w:hanging="360"/>
      </w:pPr>
      <w:rPr>
        <w:rFonts w:ascii="Symbol" w:hAnsi="Symbol" w:hint="default"/>
      </w:rPr>
    </w:lvl>
    <w:lvl w:ilvl="7" w:tplc="FFFFFFFF" w:tentative="1">
      <w:start w:val="1"/>
      <w:numFmt w:val="bullet"/>
      <w:lvlText w:val="o"/>
      <w:lvlJc w:val="left"/>
      <w:pPr>
        <w:tabs>
          <w:tab w:val="num" w:pos="6611"/>
        </w:tabs>
        <w:ind w:left="6611" w:hanging="360"/>
      </w:pPr>
      <w:rPr>
        <w:rFonts w:ascii="Courier New" w:hAnsi="Courier New" w:cs="Courier New" w:hint="default"/>
      </w:rPr>
    </w:lvl>
    <w:lvl w:ilvl="8" w:tplc="FFFFFFFF" w:tentative="1">
      <w:start w:val="1"/>
      <w:numFmt w:val="bullet"/>
      <w:lvlText w:val=""/>
      <w:lvlJc w:val="left"/>
      <w:pPr>
        <w:tabs>
          <w:tab w:val="num" w:pos="7331"/>
        </w:tabs>
        <w:ind w:left="7331" w:hanging="360"/>
      </w:pPr>
      <w:rPr>
        <w:rFonts w:ascii="Wingdings" w:hAnsi="Wingdings" w:hint="default"/>
      </w:rPr>
    </w:lvl>
  </w:abstractNum>
  <w:abstractNum w:abstractNumId="58" w15:restartNumberingAfterBreak="0">
    <w:nsid w:val="650D6B98"/>
    <w:multiLevelType w:val="hybridMultilevel"/>
    <w:tmpl w:val="E91ECBEA"/>
    <w:lvl w:ilvl="0" w:tplc="FFFFFFFF">
      <w:start w:val="1"/>
      <w:numFmt w:val="bullet"/>
      <w:lvlText w:val=""/>
      <w:lvlJc w:val="left"/>
      <w:pPr>
        <w:tabs>
          <w:tab w:val="num" w:pos="1571"/>
        </w:tabs>
        <w:ind w:left="1571" w:hanging="360"/>
      </w:pPr>
      <w:rPr>
        <w:rFonts w:ascii="Symbol" w:hAnsi="Symbol" w:hint="default"/>
      </w:rPr>
    </w:lvl>
    <w:lvl w:ilvl="1" w:tplc="FFFFFFFF" w:tentative="1">
      <w:start w:val="1"/>
      <w:numFmt w:val="bullet"/>
      <w:lvlText w:val="o"/>
      <w:lvlJc w:val="left"/>
      <w:pPr>
        <w:tabs>
          <w:tab w:val="num" w:pos="2291"/>
        </w:tabs>
        <w:ind w:left="2291" w:hanging="360"/>
      </w:pPr>
      <w:rPr>
        <w:rFonts w:ascii="Courier New" w:hAnsi="Courier New" w:cs="Courier New" w:hint="default"/>
      </w:rPr>
    </w:lvl>
    <w:lvl w:ilvl="2" w:tplc="FFFFFFFF" w:tentative="1">
      <w:start w:val="1"/>
      <w:numFmt w:val="bullet"/>
      <w:lvlText w:val=""/>
      <w:lvlJc w:val="left"/>
      <w:pPr>
        <w:tabs>
          <w:tab w:val="num" w:pos="3011"/>
        </w:tabs>
        <w:ind w:left="3011" w:hanging="360"/>
      </w:pPr>
      <w:rPr>
        <w:rFonts w:ascii="Wingdings" w:hAnsi="Wingdings" w:hint="default"/>
      </w:rPr>
    </w:lvl>
    <w:lvl w:ilvl="3" w:tplc="FFFFFFFF" w:tentative="1">
      <w:start w:val="1"/>
      <w:numFmt w:val="bullet"/>
      <w:lvlText w:val=""/>
      <w:lvlJc w:val="left"/>
      <w:pPr>
        <w:tabs>
          <w:tab w:val="num" w:pos="3731"/>
        </w:tabs>
        <w:ind w:left="3731" w:hanging="360"/>
      </w:pPr>
      <w:rPr>
        <w:rFonts w:ascii="Symbol" w:hAnsi="Symbol" w:hint="default"/>
      </w:rPr>
    </w:lvl>
    <w:lvl w:ilvl="4" w:tplc="FFFFFFFF" w:tentative="1">
      <w:start w:val="1"/>
      <w:numFmt w:val="bullet"/>
      <w:lvlText w:val="o"/>
      <w:lvlJc w:val="left"/>
      <w:pPr>
        <w:tabs>
          <w:tab w:val="num" w:pos="4451"/>
        </w:tabs>
        <w:ind w:left="4451" w:hanging="360"/>
      </w:pPr>
      <w:rPr>
        <w:rFonts w:ascii="Courier New" w:hAnsi="Courier New" w:cs="Courier New" w:hint="default"/>
      </w:rPr>
    </w:lvl>
    <w:lvl w:ilvl="5" w:tplc="FFFFFFFF" w:tentative="1">
      <w:start w:val="1"/>
      <w:numFmt w:val="bullet"/>
      <w:lvlText w:val=""/>
      <w:lvlJc w:val="left"/>
      <w:pPr>
        <w:tabs>
          <w:tab w:val="num" w:pos="5171"/>
        </w:tabs>
        <w:ind w:left="5171" w:hanging="360"/>
      </w:pPr>
      <w:rPr>
        <w:rFonts w:ascii="Wingdings" w:hAnsi="Wingdings" w:hint="default"/>
      </w:rPr>
    </w:lvl>
    <w:lvl w:ilvl="6" w:tplc="FFFFFFFF" w:tentative="1">
      <w:start w:val="1"/>
      <w:numFmt w:val="bullet"/>
      <w:lvlText w:val=""/>
      <w:lvlJc w:val="left"/>
      <w:pPr>
        <w:tabs>
          <w:tab w:val="num" w:pos="5891"/>
        </w:tabs>
        <w:ind w:left="5891" w:hanging="360"/>
      </w:pPr>
      <w:rPr>
        <w:rFonts w:ascii="Symbol" w:hAnsi="Symbol" w:hint="default"/>
      </w:rPr>
    </w:lvl>
    <w:lvl w:ilvl="7" w:tplc="FFFFFFFF" w:tentative="1">
      <w:start w:val="1"/>
      <w:numFmt w:val="bullet"/>
      <w:lvlText w:val="o"/>
      <w:lvlJc w:val="left"/>
      <w:pPr>
        <w:tabs>
          <w:tab w:val="num" w:pos="6611"/>
        </w:tabs>
        <w:ind w:left="6611" w:hanging="360"/>
      </w:pPr>
      <w:rPr>
        <w:rFonts w:ascii="Courier New" w:hAnsi="Courier New" w:cs="Courier New" w:hint="default"/>
      </w:rPr>
    </w:lvl>
    <w:lvl w:ilvl="8" w:tplc="FFFFFFFF" w:tentative="1">
      <w:start w:val="1"/>
      <w:numFmt w:val="bullet"/>
      <w:lvlText w:val=""/>
      <w:lvlJc w:val="left"/>
      <w:pPr>
        <w:tabs>
          <w:tab w:val="num" w:pos="7331"/>
        </w:tabs>
        <w:ind w:left="7331" w:hanging="360"/>
      </w:pPr>
      <w:rPr>
        <w:rFonts w:ascii="Wingdings" w:hAnsi="Wingdings" w:hint="default"/>
      </w:rPr>
    </w:lvl>
  </w:abstractNum>
  <w:abstractNum w:abstractNumId="59" w15:restartNumberingAfterBreak="0">
    <w:nsid w:val="65721A34"/>
    <w:multiLevelType w:val="hybridMultilevel"/>
    <w:tmpl w:val="DDCA243C"/>
    <w:lvl w:ilvl="0" w:tplc="04100003">
      <w:start w:val="1"/>
      <w:numFmt w:val="bullet"/>
      <w:lvlText w:val="o"/>
      <w:lvlJc w:val="left"/>
      <w:pPr>
        <w:tabs>
          <w:tab w:val="num" w:pos="1571"/>
        </w:tabs>
        <w:ind w:left="1571" w:hanging="360"/>
      </w:pPr>
      <w:rPr>
        <w:rFonts w:ascii="Courier New" w:hAnsi="Courier New" w:cs="Courier New" w:hint="default"/>
      </w:rPr>
    </w:lvl>
    <w:lvl w:ilvl="1" w:tplc="04100003" w:tentative="1">
      <w:start w:val="1"/>
      <w:numFmt w:val="bullet"/>
      <w:lvlText w:val="o"/>
      <w:lvlJc w:val="left"/>
      <w:pPr>
        <w:tabs>
          <w:tab w:val="num" w:pos="2291"/>
        </w:tabs>
        <w:ind w:left="2291" w:hanging="360"/>
      </w:pPr>
      <w:rPr>
        <w:rFonts w:ascii="Courier New" w:hAnsi="Courier New" w:cs="Courier New" w:hint="default"/>
      </w:rPr>
    </w:lvl>
    <w:lvl w:ilvl="2" w:tplc="04100005" w:tentative="1">
      <w:start w:val="1"/>
      <w:numFmt w:val="bullet"/>
      <w:lvlText w:val=""/>
      <w:lvlJc w:val="left"/>
      <w:pPr>
        <w:tabs>
          <w:tab w:val="num" w:pos="3011"/>
        </w:tabs>
        <w:ind w:left="3011" w:hanging="360"/>
      </w:pPr>
      <w:rPr>
        <w:rFonts w:ascii="Wingdings" w:hAnsi="Wingdings" w:hint="default"/>
      </w:rPr>
    </w:lvl>
    <w:lvl w:ilvl="3" w:tplc="04100001" w:tentative="1">
      <w:start w:val="1"/>
      <w:numFmt w:val="bullet"/>
      <w:lvlText w:val=""/>
      <w:lvlJc w:val="left"/>
      <w:pPr>
        <w:tabs>
          <w:tab w:val="num" w:pos="3731"/>
        </w:tabs>
        <w:ind w:left="3731" w:hanging="360"/>
      </w:pPr>
      <w:rPr>
        <w:rFonts w:ascii="Symbol" w:hAnsi="Symbol" w:hint="default"/>
      </w:rPr>
    </w:lvl>
    <w:lvl w:ilvl="4" w:tplc="04100003" w:tentative="1">
      <w:start w:val="1"/>
      <w:numFmt w:val="bullet"/>
      <w:lvlText w:val="o"/>
      <w:lvlJc w:val="left"/>
      <w:pPr>
        <w:tabs>
          <w:tab w:val="num" w:pos="4451"/>
        </w:tabs>
        <w:ind w:left="4451" w:hanging="360"/>
      </w:pPr>
      <w:rPr>
        <w:rFonts w:ascii="Courier New" w:hAnsi="Courier New" w:cs="Courier New" w:hint="default"/>
      </w:rPr>
    </w:lvl>
    <w:lvl w:ilvl="5" w:tplc="04100005" w:tentative="1">
      <w:start w:val="1"/>
      <w:numFmt w:val="bullet"/>
      <w:lvlText w:val=""/>
      <w:lvlJc w:val="left"/>
      <w:pPr>
        <w:tabs>
          <w:tab w:val="num" w:pos="5171"/>
        </w:tabs>
        <w:ind w:left="5171" w:hanging="360"/>
      </w:pPr>
      <w:rPr>
        <w:rFonts w:ascii="Wingdings" w:hAnsi="Wingdings" w:hint="default"/>
      </w:rPr>
    </w:lvl>
    <w:lvl w:ilvl="6" w:tplc="04100001" w:tentative="1">
      <w:start w:val="1"/>
      <w:numFmt w:val="bullet"/>
      <w:lvlText w:val=""/>
      <w:lvlJc w:val="left"/>
      <w:pPr>
        <w:tabs>
          <w:tab w:val="num" w:pos="5891"/>
        </w:tabs>
        <w:ind w:left="5891" w:hanging="360"/>
      </w:pPr>
      <w:rPr>
        <w:rFonts w:ascii="Symbol" w:hAnsi="Symbol" w:hint="default"/>
      </w:rPr>
    </w:lvl>
    <w:lvl w:ilvl="7" w:tplc="04100003" w:tentative="1">
      <w:start w:val="1"/>
      <w:numFmt w:val="bullet"/>
      <w:lvlText w:val="o"/>
      <w:lvlJc w:val="left"/>
      <w:pPr>
        <w:tabs>
          <w:tab w:val="num" w:pos="6611"/>
        </w:tabs>
        <w:ind w:left="6611" w:hanging="360"/>
      </w:pPr>
      <w:rPr>
        <w:rFonts w:ascii="Courier New" w:hAnsi="Courier New" w:cs="Courier New" w:hint="default"/>
      </w:rPr>
    </w:lvl>
    <w:lvl w:ilvl="8" w:tplc="04100005" w:tentative="1">
      <w:start w:val="1"/>
      <w:numFmt w:val="bullet"/>
      <w:lvlText w:val=""/>
      <w:lvlJc w:val="left"/>
      <w:pPr>
        <w:tabs>
          <w:tab w:val="num" w:pos="7331"/>
        </w:tabs>
        <w:ind w:left="7331" w:hanging="360"/>
      </w:pPr>
      <w:rPr>
        <w:rFonts w:ascii="Wingdings" w:hAnsi="Wingdings" w:hint="default"/>
      </w:rPr>
    </w:lvl>
  </w:abstractNum>
  <w:abstractNum w:abstractNumId="60" w15:restartNumberingAfterBreak="0">
    <w:nsid w:val="671A2371"/>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61" w15:restartNumberingAfterBreak="0">
    <w:nsid w:val="67F44DF0"/>
    <w:multiLevelType w:val="hybridMultilevel"/>
    <w:tmpl w:val="87FC728C"/>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2" w15:restartNumberingAfterBreak="0">
    <w:nsid w:val="684D148E"/>
    <w:multiLevelType w:val="hybridMultilevel"/>
    <w:tmpl w:val="80222660"/>
    <w:lvl w:ilvl="0" w:tplc="FFFFFFFF">
      <w:start w:val="1"/>
      <w:numFmt w:val="bullet"/>
      <w:lvlText w:val=""/>
      <w:lvlJc w:val="left"/>
      <w:pPr>
        <w:tabs>
          <w:tab w:val="num" w:pos="1211"/>
        </w:tabs>
        <w:ind w:left="1211" w:hanging="360"/>
      </w:pPr>
      <w:rPr>
        <w:rFonts w:ascii="Wingdings" w:hAnsi="Wingdings" w:hint="default"/>
        <w:sz w:val="16"/>
      </w:rPr>
    </w:lvl>
    <w:lvl w:ilvl="1" w:tplc="FFFFFFFF">
      <w:start w:val="1"/>
      <w:numFmt w:val="bullet"/>
      <w:lvlText w:val="o"/>
      <w:lvlJc w:val="left"/>
      <w:pPr>
        <w:tabs>
          <w:tab w:val="num" w:pos="-261"/>
        </w:tabs>
        <w:ind w:left="-261" w:hanging="360"/>
      </w:pPr>
      <w:rPr>
        <w:rFonts w:ascii="Courier New" w:hAnsi="Courier New" w:cs="Courier New" w:hint="default"/>
      </w:rPr>
    </w:lvl>
    <w:lvl w:ilvl="2" w:tplc="FFFFFFFF">
      <w:start w:val="1"/>
      <w:numFmt w:val="bullet"/>
      <w:lvlText w:val=""/>
      <w:lvlJc w:val="left"/>
      <w:pPr>
        <w:tabs>
          <w:tab w:val="num" w:pos="459"/>
        </w:tabs>
        <w:ind w:left="459" w:hanging="360"/>
      </w:pPr>
      <w:rPr>
        <w:rFonts w:ascii="Wingdings" w:hAnsi="Wingdings" w:hint="default"/>
      </w:rPr>
    </w:lvl>
    <w:lvl w:ilvl="3" w:tplc="FFFFFFFF" w:tentative="1">
      <w:start w:val="1"/>
      <w:numFmt w:val="bullet"/>
      <w:lvlText w:val=""/>
      <w:lvlJc w:val="left"/>
      <w:pPr>
        <w:tabs>
          <w:tab w:val="num" w:pos="1179"/>
        </w:tabs>
        <w:ind w:left="1179" w:hanging="360"/>
      </w:pPr>
      <w:rPr>
        <w:rFonts w:ascii="Symbol" w:hAnsi="Symbol" w:hint="default"/>
      </w:rPr>
    </w:lvl>
    <w:lvl w:ilvl="4" w:tplc="FFFFFFFF" w:tentative="1">
      <w:start w:val="1"/>
      <w:numFmt w:val="bullet"/>
      <w:lvlText w:val="o"/>
      <w:lvlJc w:val="left"/>
      <w:pPr>
        <w:tabs>
          <w:tab w:val="num" w:pos="1899"/>
        </w:tabs>
        <w:ind w:left="1899" w:hanging="360"/>
      </w:pPr>
      <w:rPr>
        <w:rFonts w:ascii="Courier New" w:hAnsi="Courier New" w:cs="Courier New" w:hint="default"/>
      </w:rPr>
    </w:lvl>
    <w:lvl w:ilvl="5" w:tplc="FFFFFFFF" w:tentative="1">
      <w:start w:val="1"/>
      <w:numFmt w:val="bullet"/>
      <w:lvlText w:val=""/>
      <w:lvlJc w:val="left"/>
      <w:pPr>
        <w:tabs>
          <w:tab w:val="num" w:pos="2619"/>
        </w:tabs>
        <w:ind w:left="2619" w:hanging="360"/>
      </w:pPr>
      <w:rPr>
        <w:rFonts w:ascii="Wingdings" w:hAnsi="Wingdings" w:hint="default"/>
      </w:rPr>
    </w:lvl>
    <w:lvl w:ilvl="6" w:tplc="FFFFFFFF" w:tentative="1">
      <w:start w:val="1"/>
      <w:numFmt w:val="bullet"/>
      <w:lvlText w:val=""/>
      <w:lvlJc w:val="left"/>
      <w:pPr>
        <w:tabs>
          <w:tab w:val="num" w:pos="3339"/>
        </w:tabs>
        <w:ind w:left="3339" w:hanging="360"/>
      </w:pPr>
      <w:rPr>
        <w:rFonts w:ascii="Symbol" w:hAnsi="Symbol" w:hint="default"/>
      </w:rPr>
    </w:lvl>
    <w:lvl w:ilvl="7" w:tplc="FFFFFFFF" w:tentative="1">
      <w:start w:val="1"/>
      <w:numFmt w:val="bullet"/>
      <w:lvlText w:val="o"/>
      <w:lvlJc w:val="left"/>
      <w:pPr>
        <w:tabs>
          <w:tab w:val="num" w:pos="4059"/>
        </w:tabs>
        <w:ind w:left="4059" w:hanging="360"/>
      </w:pPr>
      <w:rPr>
        <w:rFonts w:ascii="Courier New" w:hAnsi="Courier New" w:cs="Courier New" w:hint="default"/>
      </w:rPr>
    </w:lvl>
    <w:lvl w:ilvl="8" w:tplc="FFFFFFFF" w:tentative="1">
      <w:start w:val="1"/>
      <w:numFmt w:val="bullet"/>
      <w:lvlText w:val=""/>
      <w:lvlJc w:val="left"/>
      <w:pPr>
        <w:tabs>
          <w:tab w:val="num" w:pos="4779"/>
        </w:tabs>
        <w:ind w:left="4779" w:hanging="360"/>
      </w:pPr>
      <w:rPr>
        <w:rFonts w:ascii="Wingdings" w:hAnsi="Wingdings" w:hint="default"/>
      </w:rPr>
    </w:lvl>
  </w:abstractNum>
  <w:abstractNum w:abstractNumId="63" w15:restartNumberingAfterBreak="0">
    <w:nsid w:val="6874061B"/>
    <w:multiLevelType w:val="hybridMultilevel"/>
    <w:tmpl w:val="BCFC9486"/>
    <w:lvl w:ilvl="0" w:tplc="D564F8A8">
      <w:start w:val="1"/>
      <w:numFmt w:val="decimal"/>
      <w:lvlText w:val="%1)"/>
      <w:lvlJc w:val="left"/>
      <w:pPr>
        <w:ind w:left="720" w:hanging="360"/>
      </w:pPr>
      <w:rPr>
        <w:rFonts w:hint="default"/>
        <w:b/>
      </w:rPr>
    </w:lvl>
    <w:lvl w:ilvl="1" w:tplc="6C045C70">
      <w:start w:val="1"/>
      <w:numFmt w:val="lowerLetter"/>
      <w:lvlText w:val="%2)"/>
      <w:lvlJc w:val="left"/>
      <w:pPr>
        <w:ind w:left="1440" w:hanging="360"/>
      </w:pPr>
      <w:rPr>
        <w:rFonts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4" w15:restartNumberingAfterBreak="0">
    <w:nsid w:val="6D7039E4"/>
    <w:multiLevelType w:val="hybridMultilevel"/>
    <w:tmpl w:val="2AA082E2"/>
    <w:lvl w:ilvl="0" w:tplc="FFFFFFFF">
      <w:start w:val="1"/>
      <w:numFmt w:val="bullet"/>
      <w:lvlText w:val=""/>
      <w:lvlJc w:val="left"/>
      <w:pPr>
        <w:tabs>
          <w:tab w:val="num" w:pos="1211"/>
        </w:tabs>
        <w:ind w:left="1211" w:hanging="360"/>
      </w:pPr>
      <w:rPr>
        <w:rFonts w:ascii="Wingdings" w:hAnsi="Wingdings" w:hint="default"/>
        <w:sz w:val="16"/>
      </w:rPr>
    </w:lvl>
    <w:lvl w:ilvl="1" w:tplc="FFFFFFFF">
      <w:start w:val="1"/>
      <w:numFmt w:val="bullet"/>
      <w:lvlText w:val="o"/>
      <w:lvlJc w:val="left"/>
      <w:pPr>
        <w:tabs>
          <w:tab w:val="num" w:pos="-261"/>
        </w:tabs>
        <w:ind w:left="-261" w:hanging="360"/>
      </w:pPr>
      <w:rPr>
        <w:rFonts w:ascii="Courier New" w:hAnsi="Courier New" w:cs="Courier New" w:hint="default"/>
      </w:rPr>
    </w:lvl>
    <w:lvl w:ilvl="2" w:tplc="FFFFFFFF" w:tentative="1">
      <w:start w:val="1"/>
      <w:numFmt w:val="bullet"/>
      <w:lvlText w:val=""/>
      <w:lvlJc w:val="left"/>
      <w:pPr>
        <w:tabs>
          <w:tab w:val="num" w:pos="459"/>
        </w:tabs>
        <w:ind w:left="459" w:hanging="360"/>
      </w:pPr>
      <w:rPr>
        <w:rFonts w:ascii="Wingdings" w:hAnsi="Wingdings" w:hint="default"/>
      </w:rPr>
    </w:lvl>
    <w:lvl w:ilvl="3" w:tplc="FFFFFFFF" w:tentative="1">
      <w:start w:val="1"/>
      <w:numFmt w:val="bullet"/>
      <w:lvlText w:val=""/>
      <w:lvlJc w:val="left"/>
      <w:pPr>
        <w:tabs>
          <w:tab w:val="num" w:pos="1179"/>
        </w:tabs>
        <w:ind w:left="1179" w:hanging="360"/>
      </w:pPr>
      <w:rPr>
        <w:rFonts w:ascii="Symbol" w:hAnsi="Symbol" w:hint="default"/>
      </w:rPr>
    </w:lvl>
    <w:lvl w:ilvl="4" w:tplc="FFFFFFFF" w:tentative="1">
      <w:start w:val="1"/>
      <w:numFmt w:val="bullet"/>
      <w:lvlText w:val="o"/>
      <w:lvlJc w:val="left"/>
      <w:pPr>
        <w:tabs>
          <w:tab w:val="num" w:pos="1899"/>
        </w:tabs>
        <w:ind w:left="1899" w:hanging="360"/>
      </w:pPr>
      <w:rPr>
        <w:rFonts w:ascii="Courier New" w:hAnsi="Courier New" w:cs="Courier New" w:hint="default"/>
      </w:rPr>
    </w:lvl>
    <w:lvl w:ilvl="5" w:tplc="FFFFFFFF" w:tentative="1">
      <w:start w:val="1"/>
      <w:numFmt w:val="bullet"/>
      <w:lvlText w:val=""/>
      <w:lvlJc w:val="left"/>
      <w:pPr>
        <w:tabs>
          <w:tab w:val="num" w:pos="2619"/>
        </w:tabs>
        <w:ind w:left="2619" w:hanging="360"/>
      </w:pPr>
      <w:rPr>
        <w:rFonts w:ascii="Wingdings" w:hAnsi="Wingdings" w:hint="default"/>
      </w:rPr>
    </w:lvl>
    <w:lvl w:ilvl="6" w:tplc="FFFFFFFF" w:tentative="1">
      <w:start w:val="1"/>
      <w:numFmt w:val="bullet"/>
      <w:lvlText w:val=""/>
      <w:lvlJc w:val="left"/>
      <w:pPr>
        <w:tabs>
          <w:tab w:val="num" w:pos="3339"/>
        </w:tabs>
        <w:ind w:left="3339" w:hanging="360"/>
      </w:pPr>
      <w:rPr>
        <w:rFonts w:ascii="Symbol" w:hAnsi="Symbol" w:hint="default"/>
      </w:rPr>
    </w:lvl>
    <w:lvl w:ilvl="7" w:tplc="FFFFFFFF" w:tentative="1">
      <w:start w:val="1"/>
      <w:numFmt w:val="bullet"/>
      <w:lvlText w:val="o"/>
      <w:lvlJc w:val="left"/>
      <w:pPr>
        <w:tabs>
          <w:tab w:val="num" w:pos="4059"/>
        </w:tabs>
        <w:ind w:left="4059" w:hanging="360"/>
      </w:pPr>
      <w:rPr>
        <w:rFonts w:ascii="Courier New" w:hAnsi="Courier New" w:cs="Courier New" w:hint="default"/>
      </w:rPr>
    </w:lvl>
    <w:lvl w:ilvl="8" w:tplc="FFFFFFFF" w:tentative="1">
      <w:start w:val="1"/>
      <w:numFmt w:val="bullet"/>
      <w:lvlText w:val=""/>
      <w:lvlJc w:val="left"/>
      <w:pPr>
        <w:tabs>
          <w:tab w:val="num" w:pos="4779"/>
        </w:tabs>
        <w:ind w:left="4779" w:hanging="360"/>
      </w:pPr>
      <w:rPr>
        <w:rFonts w:ascii="Wingdings" w:hAnsi="Wingdings" w:hint="default"/>
      </w:rPr>
    </w:lvl>
  </w:abstractNum>
  <w:abstractNum w:abstractNumId="65" w15:restartNumberingAfterBreak="0">
    <w:nsid w:val="6D7202C1"/>
    <w:multiLevelType w:val="singleLevel"/>
    <w:tmpl w:val="99FE2A96"/>
    <w:lvl w:ilvl="0">
      <w:start w:val="1"/>
      <w:numFmt w:val="bullet"/>
      <w:lvlText w:val=""/>
      <w:lvlJc w:val="left"/>
      <w:pPr>
        <w:tabs>
          <w:tab w:val="num" w:pos="454"/>
        </w:tabs>
        <w:ind w:left="454" w:hanging="454"/>
      </w:pPr>
      <w:rPr>
        <w:rFonts w:ascii="Wingdings" w:hAnsi="Wingdings" w:hint="default"/>
      </w:rPr>
    </w:lvl>
  </w:abstractNum>
  <w:abstractNum w:abstractNumId="66" w15:restartNumberingAfterBreak="0">
    <w:nsid w:val="702A5DC4"/>
    <w:multiLevelType w:val="hybridMultilevel"/>
    <w:tmpl w:val="35CC5E92"/>
    <w:lvl w:ilvl="0" w:tplc="FE4C3FC8">
      <w:start w:val="1"/>
      <w:numFmt w:val="decimal"/>
      <w:lvlText w:val="%1)"/>
      <w:lvlJc w:val="left"/>
      <w:pPr>
        <w:ind w:left="427" w:hanging="360"/>
      </w:pPr>
      <w:rPr>
        <w:rFonts w:hint="default"/>
      </w:rPr>
    </w:lvl>
    <w:lvl w:ilvl="1" w:tplc="04100019" w:tentative="1">
      <w:start w:val="1"/>
      <w:numFmt w:val="lowerLetter"/>
      <w:lvlText w:val="%2."/>
      <w:lvlJc w:val="left"/>
      <w:pPr>
        <w:ind w:left="1147" w:hanging="360"/>
      </w:pPr>
    </w:lvl>
    <w:lvl w:ilvl="2" w:tplc="0410001B" w:tentative="1">
      <w:start w:val="1"/>
      <w:numFmt w:val="lowerRoman"/>
      <w:lvlText w:val="%3."/>
      <w:lvlJc w:val="right"/>
      <w:pPr>
        <w:ind w:left="1867" w:hanging="180"/>
      </w:pPr>
    </w:lvl>
    <w:lvl w:ilvl="3" w:tplc="0410000F" w:tentative="1">
      <w:start w:val="1"/>
      <w:numFmt w:val="decimal"/>
      <w:lvlText w:val="%4."/>
      <w:lvlJc w:val="left"/>
      <w:pPr>
        <w:ind w:left="2587" w:hanging="360"/>
      </w:pPr>
    </w:lvl>
    <w:lvl w:ilvl="4" w:tplc="04100019" w:tentative="1">
      <w:start w:val="1"/>
      <w:numFmt w:val="lowerLetter"/>
      <w:lvlText w:val="%5."/>
      <w:lvlJc w:val="left"/>
      <w:pPr>
        <w:ind w:left="3307" w:hanging="360"/>
      </w:pPr>
    </w:lvl>
    <w:lvl w:ilvl="5" w:tplc="0410001B" w:tentative="1">
      <w:start w:val="1"/>
      <w:numFmt w:val="lowerRoman"/>
      <w:lvlText w:val="%6."/>
      <w:lvlJc w:val="right"/>
      <w:pPr>
        <w:ind w:left="4027" w:hanging="180"/>
      </w:pPr>
    </w:lvl>
    <w:lvl w:ilvl="6" w:tplc="0410000F" w:tentative="1">
      <w:start w:val="1"/>
      <w:numFmt w:val="decimal"/>
      <w:lvlText w:val="%7."/>
      <w:lvlJc w:val="left"/>
      <w:pPr>
        <w:ind w:left="4747" w:hanging="360"/>
      </w:pPr>
    </w:lvl>
    <w:lvl w:ilvl="7" w:tplc="04100019" w:tentative="1">
      <w:start w:val="1"/>
      <w:numFmt w:val="lowerLetter"/>
      <w:lvlText w:val="%8."/>
      <w:lvlJc w:val="left"/>
      <w:pPr>
        <w:ind w:left="5467" w:hanging="360"/>
      </w:pPr>
    </w:lvl>
    <w:lvl w:ilvl="8" w:tplc="0410001B" w:tentative="1">
      <w:start w:val="1"/>
      <w:numFmt w:val="lowerRoman"/>
      <w:lvlText w:val="%9."/>
      <w:lvlJc w:val="right"/>
      <w:pPr>
        <w:ind w:left="6187" w:hanging="180"/>
      </w:pPr>
    </w:lvl>
  </w:abstractNum>
  <w:abstractNum w:abstractNumId="67" w15:restartNumberingAfterBreak="0">
    <w:nsid w:val="70646CFA"/>
    <w:multiLevelType w:val="hybridMultilevel"/>
    <w:tmpl w:val="CD6C3854"/>
    <w:lvl w:ilvl="0" w:tplc="04100017">
      <w:start w:val="1"/>
      <w:numFmt w:val="lowerLetter"/>
      <w:lvlText w:val="%1)"/>
      <w:lvlJc w:val="left"/>
      <w:pPr>
        <w:ind w:left="1428" w:hanging="360"/>
      </w:pPr>
      <w:rPr>
        <w:rFonts w:hint="default"/>
      </w:r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68" w15:restartNumberingAfterBreak="0">
    <w:nsid w:val="71447E3D"/>
    <w:multiLevelType w:val="multilevel"/>
    <w:tmpl w:val="5C88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FA2348"/>
    <w:multiLevelType w:val="hybridMultilevel"/>
    <w:tmpl w:val="87AC6882"/>
    <w:lvl w:ilvl="0" w:tplc="3B3CE826">
      <w:numFmt w:val="bullet"/>
      <w:lvlText w:val="•"/>
      <w:lvlJc w:val="left"/>
      <w:pPr>
        <w:ind w:left="1571" w:hanging="360"/>
      </w:pPr>
      <w:rPr>
        <w:rFonts w:ascii="Arial" w:eastAsia="Times New Roman" w:hAnsi="Arial" w:cs="Arial" w:hint="default"/>
      </w:rPr>
    </w:lvl>
    <w:lvl w:ilvl="1" w:tplc="04100003" w:tentative="1">
      <w:start w:val="1"/>
      <w:numFmt w:val="bullet"/>
      <w:lvlText w:val="o"/>
      <w:lvlJc w:val="left"/>
      <w:pPr>
        <w:ind w:left="2291" w:hanging="360"/>
      </w:pPr>
      <w:rPr>
        <w:rFonts w:ascii="Courier New" w:hAnsi="Courier New" w:cs="Courier New" w:hint="default"/>
      </w:rPr>
    </w:lvl>
    <w:lvl w:ilvl="2" w:tplc="04100005" w:tentative="1">
      <w:start w:val="1"/>
      <w:numFmt w:val="bullet"/>
      <w:lvlText w:val=""/>
      <w:lvlJc w:val="left"/>
      <w:pPr>
        <w:ind w:left="3011" w:hanging="360"/>
      </w:pPr>
      <w:rPr>
        <w:rFonts w:ascii="Wingdings" w:hAnsi="Wingdings" w:hint="default"/>
      </w:rPr>
    </w:lvl>
    <w:lvl w:ilvl="3" w:tplc="04100001" w:tentative="1">
      <w:start w:val="1"/>
      <w:numFmt w:val="bullet"/>
      <w:lvlText w:val=""/>
      <w:lvlJc w:val="left"/>
      <w:pPr>
        <w:ind w:left="3731" w:hanging="360"/>
      </w:pPr>
      <w:rPr>
        <w:rFonts w:ascii="Symbol" w:hAnsi="Symbol" w:hint="default"/>
      </w:rPr>
    </w:lvl>
    <w:lvl w:ilvl="4" w:tplc="04100003" w:tentative="1">
      <w:start w:val="1"/>
      <w:numFmt w:val="bullet"/>
      <w:lvlText w:val="o"/>
      <w:lvlJc w:val="left"/>
      <w:pPr>
        <w:ind w:left="4451" w:hanging="360"/>
      </w:pPr>
      <w:rPr>
        <w:rFonts w:ascii="Courier New" w:hAnsi="Courier New" w:cs="Courier New" w:hint="default"/>
      </w:rPr>
    </w:lvl>
    <w:lvl w:ilvl="5" w:tplc="04100005" w:tentative="1">
      <w:start w:val="1"/>
      <w:numFmt w:val="bullet"/>
      <w:lvlText w:val=""/>
      <w:lvlJc w:val="left"/>
      <w:pPr>
        <w:ind w:left="5171" w:hanging="360"/>
      </w:pPr>
      <w:rPr>
        <w:rFonts w:ascii="Wingdings" w:hAnsi="Wingdings" w:hint="default"/>
      </w:rPr>
    </w:lvl>
    <w:lvl w:ilvl="6" w:tplc="04100001" w:tentative="1">
      <w:start w:val="1"/>
      <w:numFmt w:val="bullet"/>
      <w:lvlText w:val=""/>
      <w:lvlJc w:val="left"/>
      <w:pPr>
        <w:ind w:left="5891" w:hanging="360"/>
      </w:pPr>
      <w:rPr>
        <w:rFonts w:ascii="Symbol" w:hAnsi="Symbol" w:hint="default"/>
      </w:rPr>
    </w:lvl>
    <w:lvl w:ilvl="7" w:tplc="04100003" w:tentative="1">
      <w:start w:val="1"/>
      <w:numFmt w:val="bullet"/>
      <w:lvlText w:val="o"/>
      <w:lvlJc w:val="left"/>
      <w:pPr>
        <w:ind w:left="6611" w:hanging="360"/>
      </w:pPr>
      <w:rPr>
        <w:rFonts w:ascii="Courier New" w:hAnsi="Courier New" w:cs="Courier New" w:hint="default"/>
      </w:rPr>
    </w:lvl>
    <w:lvl w:ilvl="8" w:tplc="04100005" w:tentative="1">
      <w:start w:val="1"/>
      <w:numFmt w:val="bullet"/>
      <w:lvlText w:val=""/>
      <w:lvlJc w:val="left"/>
      <w:pPr>
        <w:ind w:left="7331" w:hanging="360"/>
      </w:pPr>
      <w:rPr>
        <w:rFonts w:ascii="Wingdings" w:hAnsi="Wingdings" w:hint="default"/>
      </w:rPr>
    </w:lvl>
  </w:abstractNum>
  <w:abstractNum w:abstractNumId="70" w15:restartNumberingAfterBreak="0">
    <w:nsid w:val="72FC7CEE"/>
    <w:multiLevelType w:val="hybridMultilevel"/>
    <w:tmpl w:val="384AB5F6"/>
    <w:lvl w:ilvl="0" w:tplc="FFFFFFFF">
      <w:start w:val="1"/>
      <w:numFmt w:val="bullet"/>
      <w:lvlText w:val=""/>
      <w:lvlJc w:val="left"/>
      <w:pPr>
        <w:tabs>
          <w:tab w:val="num" w:pos="1211"/>
        </w:tabs>
        <w:ind w:left="1211" w:hanging="360"/>
      </w:pPr>
      <w:rPr>
        <w:rFonts w:ascii="Wingdings" w:hAnsi="Wingdings" w:hint="default"/>
      </w:rPr>
    </w:lvl>
    <w:lvl w:ilvl="1" w:tplc="FFFFFFFF" w:tentative="1">
      <w:start w:val="1"/>
      <w:numFmt w:val="bullet"/>
      <w:lvlText w:val="o"/>
      <w:lvlJc w:val="left"/>
      <w:pPr>
        <w:tabs>
          <w:tab w:val="num" w:pos="1931"/>
        </w:tabs>
        <w:ind w:left="1931" w:hanging="360"/>
      </w:pPr>
      <w:rPr>
        <w:rFonts w:ascii="Courier New" w:hAnsi="Courier New" w:hint="default"/>
      </w:rPr>
    </w:lvl>
    <w:lvl w:ilvl="2" w:tplc="FFFFFFFF" w:tentative="1">
      <w:start w:val="1"/>
      <w:numFmt w:val="bullet"/>
      <w:lvlText w:val=""/>
      <w:lvlJc w:val="left"/>
      <w:pPr>
        <w:tabs>
          <w:tab w:val="num" w:pos="2651"/>
        </w:tabs>
        <w:ind w:left="2651" w:hanging="360"/>
      </w:pPr>
      <w:rPr>
        <w:rFonts w:ascii="Wingdings" w:hAnsi="Wingdings" w:hint="default"/>
      </w:rPr>
    </w:lvl>
    <w:lvl w:ilvl="3" w:tplc="FFFFFFFF" w:tentative="1">
      <w:start w:val="1"/>
      <w:numFmt w:val="bullet"/>
      <w:lvlText w:val=""/>
      <w:lvlJc w:val="left"/>
      <w:pPr>
        <w:tabs>
          <w:tab w:val="num" w:pos="3371"/>
        </w:tabs>
        <w:ind w:left="3371" w:hanging="360"/>
      </w:pPr>
      <w:rPr>
        <w:rFonts w:ascii="Symbol" w:hAnsi="Symbol" w:hint="default"/>
      </w:rPr>
    </w:lvl>
    <w:lvl w:ilvl="4" w:tplc="FFFFFFFF" w:tentative="1">
      <w:start w:val="1"/>
      <w:numFmt w:val="bullet"/>
      <w:lvlText w:val="o"/>
      <w:lvlJc w:val="left"/>
      <w:pPr>
        <w:tabs>
          <w:tab w:val="num" w:pos="4091"/>
        </w:tabs>
        <w:ind w:left="4091" w:hanging="360"/>
      </w:pPr>
      <w:rPr>
        <w:rFonts w:ascii="Courier New" w:hAnsi="Courier New" w:hint="default"/>
      </w:rPr>
    </w:lvl>
    <w:lvl w:ilvl="5" w:tplc="FFFFFFFF" w:tentative="1">
      <w:start w:val="1"/>
      <w:numFmt w:val="bullet"/>
      <w:lvlText w:val=""/>
      <w:lvlJc w:val="left"/>
      <w:pPr>
        <w:tabs>
          <w:tab w:val="num" w:pos="4811"/>
        </w:tabs>
        <w:ind w:left="4811" w:hanging="360"/>
      </w:pPr>
      <w:rPr>
        <w:rFonts w:ascii="Wingdings" w:hAnsi="Wingdings" w:hint="default"/>
      </w:rPr>
    </w:lvl>
    <w:lvl w:ilvl="6" w:tplc="FFFFFFFF" w:tentative="1">
      <w:start w:val="1"/>
      <w:numFmt w:val="bullet"/>
      <w:lvlText w:val=""/>
      <w:lvlJc w:val="left"/>
      <w:pPr>
        <w:tabs>
          <w:tab w:val="num" w:pos="5531"/>
        </w:tabs>
        <w:ind w:left="5531" w:hanging="360"/>
      </w:pPr>
      <w:rPr>
        <w:rFonts w:ascii="Symbol" w:hAnsi="Symbol" w:hint="default"/>
      </w:rPr>
    </w:lvl>
    <w:lvl w:ilvl="7" w:tplc="FFFFFFFF" w:tentative="1">
      <w:start w:val="1"/>
      <w:numFmt w:val="bullet"/>
      <w:lvlText w:val="o"/>
      <w:lvlJc w:val="left"/>
      <w:pPr>
        <w:tabs>
          <w:tab w:val="num" w:pos="6251"/>
        </w:tabs>
        <w:ind w:left="6251" w:hanging="360"/>
      </w:pPr>
      <w:rPr>
        <w:rFonts w:ascii="Courier New" w:hAnsi="Courier New" w:hint="default"/>
      </w:rPr>
    </w:lvl>
    <w:lvl w:ilvl="8" w:tplc="FFFFFFFF" w:tentative="1">
      <w:start w:val="1"/>
      <w:numFmt w:val="bullet"/>
      <w:lvlText w:val=""/>
      <w:lvlJc w:val="left"/>
      <w:pPr>
        <w:tabs>
          <w:tab w:val="num" w:pos="6971"/>
        </w:tabs>
        <w:ind w:left="6971" w:hanging="360"/>
      </w:pPr>
      <w:rPr>
        <w:rFonts w:ascii="Wingdings" w:hAnsi="Wingdings" w:hint="default"/>
      </w:rPr>
    </w:lvl>
  </w:abstractNum>
  <w:abstractNum w:abstractNumId="71" w15:restartNumberingAfterBreak="0">
    <w:nsid w:val="77170C12"/>
    <w:multiLevelType w:val="hybridMultilevel"/>
    <w:tmpl w:val="63F057BA"/>
    <w:lvl w:ilvl="0" w:tplc="FFFFFFFF">
      <w:start w:val="1"/>
      <w:numFmt w:val="bullet"/>
      <w:lvlText w:val="o"/>
      <w:lvlJc w:val="left"/>
      <w:pPr>
        <w:tabs>
          <w:tab w:val="num" w:pos="1211"/>
        </w:tabs>
        <w:ind w:left="1211" w:hanging="360"/>
      </w:pPr>
      <w:rPr>
        <w:rFonts w:ascii="Courier New" w:hAnsi="Courier New" w:cs="Wingdings" w:hint="default"/>
      </w:rPr>
    </w:lvl>
    <w:lvl w:ilvl="1" w:tplc="FFFFFFFF" w:tentative="1">
      <w:start w:val="1"/>
      <w:numFmt w:val="bullet"/>
      <w:lvlText w:val="o"/>
      <w:lvlJc w:val="left"/>
      <w:pPr>
        <w:tabs>
          <w:tab w:val="num" w:pos="1931"/>
        </w:tabs>
        <w:ind w:left="1931" w:hanging="360"/>
      </w:pPr>
      <w:rPr>
        <w:rFonts w:ascii="Courier New" w:hAnsi="Courier New" w:cs="Wingdings" w:hint="default"/>
      </w:rPr>
    </w:lvl>
    <w:lvl w:ilvl="2" w:tplc="FFFFFFFF" w:tentative="1">
      <w:start w:val="1"/>
      <w:numFmt w:val="bullet"/>
      <w:lvlText w:val=""/>
      <w:lvlJc w:val="left"/>
      <w:pPr>
        <w:tabs>
          <w:tab w:val="num" w:pos="2651"/>
        </w:tabs>
        <w:ind w:left="2651" w:hanging="360"/>
      </w:pPr>
      <w:rPr>
        <w:rFonts w:ascii="Wingdings" w:hAnsi="Wingdings" w:hint="default"/>
      </w:rPr>
    </w:lvl>
    <w:lvl w:ilvl="3" w:tplc="FFFFFFFF" w:tentative="1">
      <w:start w:val="1"/>
      <w:numFmt w:val="bullet"/>
      <w:lvlText w:val=""/>
      <w:lvlJc w:val="left"/>
      <w:pPr>
        <w:tabs>
          <w:tab w:val="num" w:pos="3371"/>
        </w:tabs>
        <w:ind w:left="3371" w:hanging="360"/>
      </w:pPr>
      <w:rPr>
        <w:rFonts w:ascii="Symbol" w:hAnsi="Symbol" w:hint="default"/>
      </w:rPr>
    </w:lvl>
    <w:lvl w:ilvl="4" w:tplc="FFFFFFFF" w:tentative="1">
      <w:start w:val="1"/>
      <w:numFmt w:val="bullet"/>
      <w:lvlText w:val="o"/>
      <w:lvlJc w:val="left"/>
      <w:pPr>
        <w:tabs>
          <w:tab w:val="num" w:pos="4091"/>
        </w:tabs>
        <w:ind w:left="4091" w:hanging="360"/>
      </w:pPr>
      <w:rPr>
        <w:rFonts w:ascii="Courier New" w:hAnsi="Courier New" w:cs="Wingdings" w:hint="default"/>
      </w:rPr>
    </w:lvl>
    <w:lvl w:ilvl="5" w:tplc="FFFFFFFF" w:tentative="1">
      <w:start w:val="1"/>
      <w:numFmt w:val="bullet"/>
      <w:lvlText w:val=""/>
      <w:lvlJc w:val="left"/>
      <w:pPr>
        <w:tabs>
          <w:tab w:val="num" w:pos="4811"/>
        </w:tabs>
        <w:ind w:left="4811" w:hanging="360"/>
      </w:pPr>
      <w:rPr>
        <w:rFonts w:ascii="Wingdings" w:hAnsi="Wingdings" w:hint="default"/>
      </w:rPr>
    </w:lvl>
    <w:lvl w:ilvl="6" w:tplc="FFFFFFFF" w:tentative="1">
      <w:start w:val="1"/>
      <w:numFmt w:val="bullet"/>
      <w:lvlText w:val=""/>
      <w:lvlJc w:val="left"/>
      <w:pPr>
        <w:tabs>
          <w:tab w:val="num" w:pos="5531"/>
        </w:tabs>
        <w:ind w:left="5531" w:hanging="360"/>
      </w:pPr>
      <w:rPr>
        <w:rFonts w:ascii="Symbol" w:hAnsi="Symbol" w:hint="default"/>
      </w:rPr>
    </w:lvl>
    <w:lvl w:ilvl="7" w:tplc="FFFFFFFF" w:tentative="1">
      <w:start w:val="1"/>
      <w:numFmt w:val="bullet"/>
      <w:lvlText w:val="o"/>
      <w:lvlJc w:val="left"/>
      <w:pPr>
        <w:tabs>
          <w:tab w:val="num" w:pos="6251"/>
        </w:tabs>
        <w:ind w:left="6251" w:hanging="360"/>
      </w:pPr>
      <w:rPr>
        <w:rFonts w:ascii="Courier New" w:hAnsi="Courier New" w:cs="Wingdings" w:hint="default"/>
      </w:rPr>
    </w:lvl>
    <w:lvl w:ilvl="8" w:tplc="FFFFFFFF" w:tentative="1">
      <w:start w:val="1"/>
      <w:numFmt w:val="bullet"/>
      <w:lvlText w:val=""/>
      <w:lvlJc w:val="left"/>
      <w:pPr>
        <w:tabs>
          <w:tab w:val="num" w:pos="6971"/>
        </w:tabs>
        <w:ind w:left="6971" w:hanging="360"/>
      </w:pPr>
      <w:rPr>
        <w:rFonts w:ascii="Wingdings" w:hAnsi="Wingdings" w:hint="default"/>
      </w:rPr>
    </w:lvl>
  </w:abstractNum>
  <w:abstractNum w:abstractNumId="72" w15:restartNumberingAfterBreak="0">
    <w:nsid w:val="773C7C0B"/>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73" w15:restartNumberingAfterBreak="0">
    <w:nsid w:val="7954624D"/>
    <w:multiLevelType w:val="hybridMultilevel"/>
    <w:tmpl w:val="FDAAF4A6"/>
    <w:lvl w:ilvl="0" w:tplc="FFFFFFFF">
      <w:start w:val="1"/>
      <w:numFmt w:val="bullet"/>
      <w:lvlText w:val=""/>
      <w:lvlJc w:val="left"/>
      <w:pPr>
        <w:tabs>
          <w:tab w:val="num" w:pos="1211"/>
        </w:tabs>
        <w:ind w:left="1211" w:hanging="360"/>
      </w:pPr>
      <w:rPr>
        <w:rFonts w:ascii="Wingdings" w:hAnsi="Wingdings" w:hint="default"/>
        <w:sz w:val="16"/>
      </w:rPr>
    </w:lvl>
    <w:lvl w:ilvl="1" w:tplc="FFFFFFFF">
      <w:start w:val="1"/>
      <w:numFmt w:val="bullet"/>
      <w:lvlText w:val="o"/>
      <w:lvlJc w:val="left"/>
      <w:pPr>
        <w:tabs>
          <w:tab w:val="num" w:pos="-261"/>
        </w:tabs>
        <w:ind w:left="-261" w:hanging="360"/>
      </w:pPr>
      <w:rPr>
        <w:rFonts w:ascii="Courier New" w:hAnsi="Courier New" w:cs="Courier New" w:hint="default"/>
      </w:rPr>
    </w:lvl>
    <w:lvl w:ilvl="2" w:tplc="FFFFFFFF" w:tentative="1">
      <w:start w:val="1"/>
      <w:numFmt w:val="bullet"/>
      <w:lvlText w:val=""/>
      <w:lvlJc w:val="left"/>
      <w:pPr>
        <w:tabs>
          <w:tab w:val="num" w:pos="459"/>
        </w:tabs>
        <w:ind w:left="459" w:hanging="360"/>
      </w:pPr>
      <w:rPr>
        <w:rFonts w:ascii="Wingdings" w:hAnsi="Wingdings" w:hint="default"/>
      </w:rPr>
    </w:lvl>
    <w:lvl w:ilvl="3" w:tplc="FFFFFFFF" w:tentative="1">
      <w:start w:val="1"/>
      <w:numFmt w:val="bullet"/>
      <w:lvlText w:val=""/>
      <w:lvlJc w:val="left"/>
      <w:pPr>
        <w:tabs>
          <w:tab w:val="num" w:pos="1179"/>
        </w:tabs>
        <w:ind w:left="1179" w:hanging="360"/>
      </w:pPr>
      <w:rPr>
        <w:rFonts w:ascii="Symbol" w:hAnsi="Symbol" w:hint="default"/>
      </w:rPr>
    </w:lvl>
    <w:lvl w:ilvl="4" w:tplc="FFFFFFFF" w:tentative="1">
      <w:start w:val="1"/>
      <w:numFmt w:val="bullet"/>
      <w:lvlText w:val="o"/>
      <w:lvlJc w:val="left"/>
      <w:pPr>
        <w:tabs>
          <w:tab w:val="num" w:pos="1899"/>
        </w:tabs>
        <w:ind w:left="1899" w:hanging="360"/>
      </w:pPr>
      <w:rPr>
        <w:rFonts w:ascii="Courier New" w:hAnsi="Courier New" w:cs="Courier New" w:hint="default"/>
      </w:rPr>
    </w:lvl>
    <w:lvl w:ilvl="5" w:tplc="FFFFFFFF" w:tentative="1">
      <w:start w:val="1"/>
      <w:numFmt w:val="bullet"/>
      <w:lvlText w:val=""/>
      <w:lvlJc w:val="left"/>
      <w:pPr>
        <w:tabs>
          <w:tab w:val="num" w:pos="2619"/>
        </w:tabs>
        <w:ind w:left="2619" w:hanging="360"/>
      </w:pPr>
      <w:rPr>
        <w:rFonts w:ascii="Wingdings" w:hAnsi="Wingdings" w:hint="default"/>
      </w:rPr>
    </w:lvl>
    <w:lvl w:ilvl="6" w:tplc="FFFFFFFF" w:tentative="1">
      <w:start w:val="1"/>
      <w:numFmt w:val="bullet"/>
      <w:lvlText w:val=""/>
      <w:lvlJc w:val="left"/>
      <w:pPr>
        <w:tabs>
          <w:tab w:val="num" w:pos="3339"/>
        </w:tabs>
        <w:ind w:left="3339" w:hanging="360"/>
      </w:pPr>
      <w:rPr>
        <w:rFonts w:ascii="Symbol" w:hAnsi="Symbol" w:hint="default"/>
      </w:rPr>
    </w:lvl>
    <w:lvl w:ilvl="7" w:tplc="FFFFFFFF" w:tentative="1">
      <w:start w:val="1"/>
      <w:numFmt w:val="bullet"/>
      <w:lvlText w:val="o"/>
      <w:lvlJc w:val="left"/>
      <w:pPr>
        <w:tabs>
          <w:tab w:val="num" w:pos="4059"/>
        </w:tabs>
        <w:ind w:left="4059" w:hanging="360"/>
      </w:pPr>
      <w:rPr>
        <w:rFonts w:ascii="Courier New" w:hAnsi="Courier New" w:cs="Courier New" w:hint="default"/>
      </w:rPr>
    </w:lvl>
    <w:lvl w:ilvl="8" w:tplc="FFFFFFFF" w:tentative="1">
      <w:start w:val="1"/>
      <w:numFmt w:val="bullet"/>
      <w:lvlText w:val=""/>
      <w:lvlJc w:val="left"/>
      <w:pPr>
        <w:tabs>
          <w:tab w:val="num" w:pos="4779"/>
        </w:tabs>
        <w:ind w:left="4779" w:hanging="360"/>
      </w:pPr>
      <w:rPr>
        <w:rFonts w:ascii="Wingdings" w:hAnsi="Wingdings" w:hint="default"/>
      </w:rPr>
    </w:lvl>
  </w:abstractNum>
  <w:abstractNum w:abstractNumId="74" w15:restartNumberingAfterBreak="0">
    <w:nsid w:val="7D9E57A6"/>
    <w:multiLevelType w:val="hybridMultilevel"/>
    <w:tmpl w:val="98162F64"/>
    <w:lvl w:ilvl="0" w:tplc="FFFFFFFF">
      <w:start w:val="1"/>
      <w:numFmt w:val="bullet"/>
      <w:lvlText w:val="o"/>
      <w:lvlJc w:val="left"/>
      <w:pPr>
        <w:tabs>
          <w:tab w:val="num" w:pos="1571"/>
        </w:tabs>
        <w:ind w:left="1571" w:hanging="360"/>
      </w:pPr>
      <w:rPr>
        <w:rFonts w:ascii="Courier New" w:hAnsi="Courier New" w:cs="Courier New" w:hint="default"/>
      </w:rPr>
    </w:lvl>
    <w:lvl w:ilvl="1" w:tplc="FFFFFFFF" w:tentative="1">
      <w:start w:val="1"/>
      <w:numFmt w:val="bullet"/>
      <w:lvlText w:val="o"/>
      <w:lvlJc w:val="left"/>
      <w:pPr>
        <w:tabs>
          <w:tab w:val="num" w:pos="2291"/>
        </w:tabs>
        <w:ind w:left="2291" w:hanging="360"/>
      </w:pPr>
      <w:rPr>
        <w:rFonts w:ascii="Courier New" w:hAnsi="Courier New" w:cs="Courier New" w:hint="default"/>
      </w:rPr>
    </w:lvl>
    <w:lvl w:ilvl="2" w:tplc="FFFFFFFF" w:tentative="1">
      <w:start w:val="1"/>
      <w:numFmt w:val="bullet"/>
      <w:lvlText w:val=""/>
      <w:lvlJc w:val="left"/>
      <w:pPr>
        <w:tabs>
          <w:tab w:val="num" w:pos="3011"/>
        </w:tabs>
        <w:ind w:left="3011" w:hanging="360"/>
      </w:pPr>
      <w:rPr>
        <w:rFonts w:ascii="Wingdings" w:hAnsi="Wingdings" w:hint="default"/>
      </w:rPr>
    </w:lvl>
    <w:lvl w:ilvl="3" w:tplc="FFFFFFFF" w:tentative="1">
      <w:start w:val="1"/>
      <w:numFmt w:val="bullet"/>
      <w:lvlText w:val=""/>
      <w:lvlJc w:val="left"/>
      <w:pPr>
        <w:tabs>
          <w:tab w:val="num" w:pos="3731"/>
        </w:tabs>
        <w:ind w:left="3731" w:hanging="360"/>
      </w:pPr>
      <w:rPr>
        <w:rFonts w:ascii="Symbol" w:hAnsi="Symbol" w:hint="default"/>
      </w:rPr>
    </w:lvl>
    <w:lvl w:ilvl="4" w:tplc="FFFFFFFF" w:tentative="1">
      <w:start w:val="1"/>
      <w:numFmt w:val="bullet"/>
      <w:lvlText w:val="o"/>
      <w:lvlJc w:val="left"/>
      <w:pPr>
        <w:tabs>
          <w:tab w:val="num" w:pos="4451"/>
        </w:tabs>
        <w:ind w:left="4451" w:hanging="360"/>
      </w:pPr>
      <w:rPr>
        <w:rFonts w:ascii="Courier New" w:hAnsi="Courier New" w:cs="Courier New" w:hint="default"/>
      </w:rPr>
    </w:lvl>
    <w:lvl w:ilvl="5" w:tplc="FFFFFFFF" w:tentative="1">
      <w:start w:val="1"/>
      <w:numFmt w:val="bullet"/>
      <w:lvlText w:val=""/>
      <w:lvlJc w:val="left"/>
      <w:pPr>
        <w:tabs>
          <w:tab w:val="num" w:pos="5171"/>
        </w:tabs>
        <w:ind w:left="5171" w:hanging="360"/>
      </w:pPr>
      <w:rPr>
        <w:rFonts w:ascii="Wingdings" w:hAnsi="Wingdings" w:hint="default"/>
      </w:rPr>
    </w:lvl>
    <w:lvl w:ilvl="6" w:tplc="FFFFFFFF" w:tentative="1">
      <w:start w:val="1"/>
      <w:numFmt w:val="bullet"/>
      <w:lvlText w:val=""/>
      <w:lvlJc w:val="left"/>
      <w:pPr>
        <w:tabs>
          <w:tab w:val="num" w:pos="5891"/>
        </w:tabs>
        <w:ind w:left="5891" w:hanging="360"/>
      </w:pPr>
      <w:rPr>
        <w:rFonts w:ascii="Symbol" w:hAnsi="Symbol" w:hint="default"/>
      </w:rPr>
    </w:lvl>
    <w:lvl w:ilvl="7" w:tplc="FFFFFFFF" w:tentative="1">
      <w:start w:val="1"/>
      <w:numFmt w:val="bullet"/>
      <w:lvlText w:val="o"/>
      <w:lvlJc w:val="left"/>
      <w:pPr>
        <w:tabs>
          <w:tab w:val="num" w:pos="6611"/>
        </w:tabs>
        <w:ind w:left="6611" w:hanging="360"/>
      </w:pPr>
      <w:rPr>
        <w:rFonts w:ascii="Courier New" w:hAnsi="Courier New" w:cs="Courier New" w:hint="default"/>
      </w:rPr>
    </w:lvl>
    <w:lvl w:ilvl="8" w:tplc="FFFFFFFF" w:tentative="1">
      <w:start w:val="1"/>
      <w:numFmt w:val="bullet"/>
      <w:lvlText w:val=""/>
      <w:lvlJc w:val="left"/>
      <w:pPr>
        <w:tabs>
          <w:tab w:val="num" w:pos="7331"/>
        </w:tabs>
        <w:ind w:left="7331" w:hanging="360"/>
      </w:pPr>
      <w:rPr>
        <w:rFonts w:ascii="Wingdings" w:hAnsi="Wingdings" w:hint="default"/>
      </w:rPr>
    </w:lvl>
  </w:abstractNum>
  <w:num w:numId="1" w16cid:durableId="323630682">
    <w:abstractNumId w:val="28"/>
  </w:num>
  <w:num w:numId="2" w16cid:durableId="93062027">
    <w:abstractNumId w:val="72"/>
  </w:num>
  <w:num w:numId="3" w16cid:durableId="320933589">
    <w:abstractNumId w:val="48"/>
  </w:num>
  <w:num w:numId="4" w16cid:durableId="1275285091">
    <w:abstractNumId w:val="50"/>
  </w:num>
  <w:num w:numId="5" w16cid:durableId="536166930">
    <w:abstractNumId w:val="43"/>
  </w:num>
  <w:num w:numId="6" w16cid:durableId="1503348250">
    <w:abstractNumId w:val="24"/>
  </w:num>
  <w:num w:numId="7" w16cid:durableId="2048021332">
    <w:abstractNumId w:val="42"/>
  </w:num>
  <w:num w:numId="8" w16cid:durableId="660231780">
    <w:abstractNumId w:val="20"/>
  </w:num>
  <w:num w:numId="9" w16cid:durableId="130245876">
    <w:abstractNumId w:val="60"/>
  </w:num>
  <w:num w:numId="10" w16cid:durableId="730546187">
    <w:abstractNumId w:val="36"/>
  </w:num>
  <w:num w:numId="11" w16cid:durableId="102844474">
    <w:abstractNumId w:val="53"/>
  </w:num>
  <w:num w:numId="12" w16cid:durableId="508256723">
    <w:abstractNumId w:val="34"/>
  </w:num>
  <w:num w:numId="13" w16cid:durableId="1115170179">
    <w:abstractNumId w:val="11"/>
  </w:num>
  <w:num w:numId="14" w16cid:durableId="464005249">
    <w:abstractNumId w:val="73"/>
  </w:num>
  <w:num w:numId="15" w16cid:durableId="865750676">
    <w:abstractNumId w:val="18"/>
  </w:num>
  <w:num w:numId="16" w16cid:durableId="953483672">
    <w:abstractNumId w:val="26"/>
  </w:num>
  <w:num w:numId="17" w16cid:durableId="1532839845">
    <w:abstractNumId w:val="49"/>
  </w:num>
  <w:num w:numId="18" w16cid:durableId="488592890">
    <w:abstractNumId w:val="15"/>
  </w:num>
  <w:num w:numId="19" w16cid:durableId="841549920">
    <w:abstractNumId w:val="10"/>
  </w:num>
  <w:num w:numId="20" w16cid:durableId="708258549">
    <w:abstractNumId w:val="0"/>
    <w:lvlOverride w:ilvl="0">
      <w:lvl w:ilvl="0">
        <w:start w:val="1"/>
        <w:numFmt w:val="bullet"/>
        <w:lvlText w:val=""/>
        <w:legacy w:legacy="1" w:legacySpace="0" w:legacyIndent="283"/>
        <w:lvlJc w:val="left"/>
        <w:pPr>
          <w:ind w:left="1134" w:hanging="283"/>
        </w:pPr>
        <w:rPr>
          <w:rFonts w:ascii="Symbol" w:hAnsi="Symbol" w:hint="default"/>
        </w:rPr>
      </w:lvl>
    </w:lvlOverride>
  </w:num>
  <w:num w:numId="21" w16cid:durableId="384178491">
    <w:abstractNumId w:val="44"/>
  </w:num>
  <w:num w:numId="22" w16cid:durableId="380515571">
    <w:abstractNumId w:val="52"/>
  </w:num>
  <w:num w:numId="23" w16cid:durableId="1268541499">
    <w:abstractNumId w:val="19"/>
  </w:num>
  <w:num w:numId="24" w16cid:durableId="1835993767">
    <w:abstractNumId w:val="70"/>
  </w:num>
  <w:num w:numId="25" w16cid:durableId="708725099">
    <w:abstractNumId w:val="40"/>
  </w:num>
  <w:num w:numId="26" w16cid:durableId="116536593">
    <w:abstractNumId w:val="55"/>
  </w:num>
  <w:num w:numId="27" w16cid:durableId="1567574016">
    <w:abstractNumId w:val="22"/>
  </w:num>
  <w:num w:numId="28" w16cid:durableId="1438720477">
    <w:abstractNumId w:val="21"/>
  </w:num>
  <w:num w:numId="29" w16cid:durableId="1795555968">
    <w:abstractNumId w:val="56"/>
  </w:num>
  <w:num w:numId="30" w16cid:durableId="2030181801">
    <w:abstractNumId w:val="9"/>
  </w:num>
  <w:num w:numId="31" w16cid:durableId="1580098329">
    <w:abstractNumId w:val="58"/>
  </w:num>
  <w:num w:numId="32" w16cid:durableId="144320878">
    <w:abstractNumId w:val="32"/>
  </w:num>
  <w:num w:numId="33" w16cid:durableId="1149324123">
    <w:abstractNumId w:val="3"/>
  </w:num>
  <w:num w:numId="34" w16cid:durableId="563950273">
    <w:abstractNumId w:val="8"/>
  </w:num>
  <w:num w:numId="35" w16cid:durableId="2041708644">
    <w:abstractNumId w:val="1"/>
  </w:num>
  <w:num w:numId="36" w16cid:durableId="1164396130">
    <w:abstractNumId w:val="64"/>
  </w:num>
  <w:num w:numId="37" w16cid:durableId="1283726230">
    <w:abstractNumId w:val="4"/>
  </w:num>
  <w:num w:numId="38" w16cid:durableId="983126001">
    <w:abstractNumId w:val="65"/>
  </w:num>
  <w:num w:numId="39" w16cid:durableId="1863938270">
    <w:abstractNumId w:val="7"/>
  </w:num>
  <w:num w:numId="40" w16cid:durableId="1383481420">
    <w:abstractNumId w:val="59"/>
  </w:num>
  <w:num w:numId="41" w16cid:durableId="1437212066">
    <w:abstractNumId w:val="29"/>
  </w:num>
  <w:num w:numId="42" w16cid:durableId="1082725632">
    <w:abstractNumId w:val="6"/>
  </w:num>
  <w:num w:numId="43" w16cid:durableId="1746491148">
    <w:abstractNumId w:val="45"/>
  </w:num>
  <w:num w:numId="44" w16cid:durableId="330987546">
    <w:abstractNumId w:val="25"/>
  </w:num>
  <w:num w:numId="45" w16cid:durableId="1623414370">
    <w:abstractNumId w:val="12"/>
  </w:num>
  <w:num w:numId="46" w16cid:durableId="2147354345">
    <w:abstractNumId w:val="35"/>
  </w:num>
  <w:num w:numId="47" w16cid:durableId="1298143856">
    <w:abstractNumId w:val="54"/>
  </w:num>
  <w:num w:numId="48" w16cid:durableId="1641957966">
    <w:abstractNumId w:val="71"/>
  </w:num>
  <w:num w:numId="49" w16cid:durableId="1328753588">
    <w:abstractNumId w:val="14"/>
  </w:num>
  <w:num w:numId="50" w16cid:durableId="811752459">
    <w:abstractNumId w:val="57"/>
  </w:num>
  <w:num w:numId="51" w16cid:durableId="839275626">
    <w:abstractNumId w:val="16"/>
  </w:num>
  <w:num w:numId="52" w16cid:durableId="205262989">
    <w:abstractNumId w:val="74"/>
  </w:num>
  <w:num w:numId="53" w16cid:durableId="457139198">
    <w:abstractNumId w:val="62"/>
  </w:num>
  <w:num w:numId="54" w16cid:durableId="1357460562">
    <w:abstractNumId w:val="2"/>
  </w:num>
  <w:num w:numId="55" w16cid:durableId="1145242769">
    <w:abstractNumId w:val="23"/>
  </w:num>
  <w:num w:numId="56" w16cid:durableId="883520275">
    <w:abstractNumId w:val="46"/>
  </w:num>
  <w:num w:numId="57" w16cid:durableId="895748476">
    <w:abstractNumId w:val="47"/>
  </w:num>
  <w:num w:numId="58" w16cid:durableId="114493070">
    <w:abstractNumId w:val="69"/>
  </w:num>
  <w:num w:numId="59" w16cid:durableId="258373196">
    <w:abstractNumId w:val="30"/>
  </w:num>
  <w:num w:numId="60" w16cid:durableId="550727204">
    <w:abstractNumId w:val="63"/>
  </w:num>
  <w:num w:numId="61" w16cid:durableId="990521152">
    <w:abstractNumId w:val="67"/>
  </w:num>
  <w:num w:numId="62" w16cid:durableId="1006664477">
    <w:abstractNumId w:val="68"/>
  </w:num>
  <w:num w:numId="63" w16cid:durableId="1347050149">
    <w:abstractNumId w:val="13"/>
  </w:num>
  <w:num w:numId="64" w16cid:durableId="446196583">
    <w:abstractNumId w:val="38"/>
  </w:num>
  <w:num w:numId="65" w16cid:durableId="941258001">
    <w:abstractNumId w:val="31"/>
  </w:num>
  <w:num w:numId="66" w16cid:durableId="374088335">
    <w:abstractNumId w:val="27"/>
  </w:num>
  <w:num w:numId="67" w16cid:durableId="2001422309">
    <w:abstractNumId w:val="5"/>
  </w:num>
  <w:num w:numId="68" w16cid:durableId="253787295">
    <w:abstractNumId w:val="39"/>
  </w:num>
  <w:num w:numId="69" w16cid:durableId="1574508615">
    <w:abstractNumId w:val="61"/>
  </w:num>
  <w:num w:numId="70" w16cid:durableId="363409725">
    <w:abstractNumId w:val="37"/>
  </w:num>
  <w:num w:numId="71" w16cid:durableId="2044592925">
    <w:abstractNumId w:val="41"/>
  </w:num>
  <w:num w:numId="72" w16cid:durableId="214703903">
    <w:abstractNumId w:val="33"/>
  </w:num>
  <w:num w:numId="73" w16cid:durableId="850414543">
    <w:abstractNumId w:val="51"/>
  </w:num>
  <w:num w:numId="74" w16cid:durableId="440996250">
    <w:abstractNumId w:val="66"/>
  </w:num>
  <w:num w:numId="75" w16cid:durableId="251166702">
    <w:abstractNumId w:val="17"/>
  </w:num>
  <w:numIdMacAtCleanup w:val="7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BIOLOGIA">
    <w15:presenceInfo w15:providerId="None" w15:userId="MICROBIOLOGIA"/>
  </w15:person>
  <w15:person w15:author="11770">
    <w15:presenceInfo w15:providerId="AD" w15:userId="S::C11770@365i.team::7938ac91-cfbd-41c3-828a-f249ff5f0a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283"/>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C0945"/>
    <w:rsid w:val="000015B0"/>
    <w:rsid w:val="00004F38"/>
    <w:rsid w:val="00010364"/>
    <w:rsid w:val="0001370E"/>
    <w:rsid w:val="00013E0E"/>
    <w:rsid w:val="00014089"/>
    <w:rsid w:val="000179C8"/>
    <w:rsid w:val="00020180"/>
    <w:rsid w:val="000205A9"/>
    <w:rsid w:val="00022340"/>
    <w:rsid w:val="000268DD"/>
    <w:rsid w:val="00026BB1"/>
    <w:rsid w:val="000270E0"/>
    <w:rsid w:val="00030F6D"/>
    <w:rsid w:val="00033EEE"/>
    <w:rsid w:val="000345CE"/>
    <w:rsid w:val="00035D75"/>
    <w:rsid w:val="00036AB6"/>
    <w:rsid w:val="0003784C"/>
    <w:rsid w:val="00040B93"/>
    <w:rsid w:val="000416DD"/>
    <w:rsid w:val="00044669"/>
    <w:rsid w:val="000447AC"/>
    <w:rsid w:val="00045F55"/>
    <w:rsid w:val="000473DF"/>
    <w:rsid w:val="0005008F"/>
    <w:rsid w:val="0005295A"/>
    <w:rsid w:val="00052B9B"/>
    <w:rsid w:val="00054ECA"/>
    <w:rsid w:val="000602E3"/>
    <w:rsid w:val="00061A50"/>
    <w:rsid w:val="000655C3"/>
    <w:rsid w:val="000677E7"/>
    <w:rsid w:val="0007043F"/>
    <w:rsid w:val="00070B83"/>
    <w:rsid w:val="0007117C"/>
    <w:rsid w:val="00074621"/>
    <w:rsid w:val="000831D8"/>
    <w:rsid w:val="0008419E"/>
    <w:rsid w:val="000855B5"/>
    <w:rsid w:val="00087516"/>
    <w:rsid w:val="00087E20"/>
    <w:rsid w:val="00090A17"/>
    <w:rsid w:val="00090E8E"/>
    <w:rsid w:val="0009206B"/>
    <w:rsid w:val="000969D2"/>
    <w:rsid w:val="00096C53"/>
    <w:rsid w:val="000A0AA3"/>
    <w:rsid w:val="000A1B1F"/>
    <w:rsid w:val="000B0CF9"/>
    <w:rsid w:val="000C1A8D"/>
    <w:rsid w:val="000C28BC"/>
    <w:rsid w:val="000C50D4"/>
    <w:rsid w:val="000C687F"/>
    <w:rsid w:val="000D0402"/>
    <w:rsid w:val="000D0B7D"/>
    <w:rsid w:val="000D0BF6"/>
    <w:rsid w:val="000D4537"/>
    <w:rsid w:val="000D49F0"/>
    <w:rsid w:val="000D6D47"/>
    <w:rsid w:val="000D6F33"/>
    <w:rsid w:val="000D6FF9"/>
    <w:rsid w:val="000E174D"/>
    <w:rsid w:val="000E21E7"/>
    <w:rsid w:val="000E70D0"/>
    <w:rsid w:val="000F093A"/>
    <w:rsid w:val="000F10CA"/>
    <w:rsid w:val="000F283E"/>
    <w:rsid w:val="000F2F40"/>
    <w:rsid w:val="000F3D42"/>
    <w:rsid w:val="000F3FDD"/>
    <w:rsid w:val="000F677D"/>
    <w:rsid w:val="001015CC"/>
    <w:rsid w:val="001054ED"/>
    <w:rsid w:val="001061D8"/>
    <w:rsid w:val="0010699E"/>
    <w:rsid w:val="00110F38"/>
    <w:rsid w:val="00111BB8"/>
    <w:rsid w:val="00111EA5"/>
    <w:rsid w:val="001136DC"/>
    <w:rsid w:val="0011402C"/>
    <w:rsid w:val="001157E7"/>
    <w:rsid w:val="00120038"/>
    <w:rsid w:val="00120FB8"/>
    <w:rsid w:val="00121C9E"/>
    <w:rsid w:val="00122238"/>
    <w:rsid w:val="00125BA9"/>
    <w:rsid w:val="0012785C"/>
    <w:rsid w:val="00130FC6"/>
    <w:rsid w:val="00131203"/>
    <w:rsid w:val="00132828"/>
    <w:rsid w:val="001336F1"/>
    <w:rsid w:val="00133DB1"/>
    <w:rsid w:val="00135830"/>
    <w:rsid w:val="001360AF"/>
    <w:rsid w:val="00136446"/>
    <w:rsid w:val="0013645E"/>
    <w:rsid w:val="00137E90"/>
    <w:rsid w:val="0014020B"/>
    <w:rsid w:val="001437B6"/>
    <w:rsid w:val="001513F3"/>
    <w:rsid w:val="00153E0E"/>
    <w:rsid w:val="00154715"/>
    <w:rsid w:val="00155713"/>
    <w:rsid w:val="00162783"/>
    <w:rsid w:val="0016481D"/>
    <w:rsid w:val="00164F88"/>
    <w:rsid w:val="00170318"/>
    <w:rsid w:val="001713A2"/>
    <w:rsid w:val="00171D8E"/>
    <w:rsid w:val="001736A9"/>
    <w:rsid w:val="00175277"/>
    <w:rsid w:val="001752BB"/>
    <w:rsid w:val="00182255"/>
    <w:rsid w:val="00182DB8"/>
    <w:rsid w:val="00182FE2"/>
    <w:rsid w:val="00184D0A"/>
    <w:rsid w:val="00185068"/>
    <w:rsid w:val="001856EB"/>
    <w:rsid w:val="001867CD"/>
    <w:rsid w:val="001868F9"/>
    <w:rsid w:val="00186D65"/>
    <w:rsid w:val="001919FF"/>
    <w:rsid w:val="001925B9"/>
    <w:rsid w:val="00192C36"/>
    <w:rsid w:val="00192E53"/>
    <w:rsid w:val="00196C0A"/>
    <w:rsid w:val="001A1564"/>
    <w:rsid w:val="001A51AF"/>
    <w:rsid w:val="001A5BA4"/>
    <w:rsid w:val="001B12F0"/>
    <w:rsid w:val="001B1967"/>
    <w:rsid w:val="001B33FD"/>
    <w:rsid w:val="001B41A2"/>
    <w:rsid w:val="001B6EA6"/>
    <w:rsid w:val="001B7ACD"/>
    <w:rsid w:val="001C17B2"/>
    <w:rsid w:val="001C7915"/>
    <w:rsid w:val="001D18D3"/>
    <w:rsid w:val="001D1BC9"/>
    <w:rsid w:val="001D1C08"/>
    <w:rsid w:val="001D1D07"/>
    <w:rsid w:val="001D21E0"/>
    <w:rsid w:val="001D2C9A"/>
    <w:rsid w:val="001D3072"/>
    <w:rsid w:val="001D52FF"/>
    <w:rsid w:val="001D592F"/>
    <w:rsid w:val="001D6853"/>
    <w:rsid w:val="001D712B"/>
    <w:rsid w:val="001D7722"/>
    <w:rsid w:val="001D7D8A"/>
    <w:rsid w:val="001E2850"/>
    <w:rsid w:val="001E4C7E"/>
    <w:rsid w:val="001E4EBF"/>
    <w:rsid w:val="001E6B47"/>
    <w:rsid w:val="001F1087"/>
    <w:rsid w:val="001F3258"/>
    <w:rsid w:val="001F34B3"/>
    <w:rsid w:val="001F3940"/>
    <w:rsid w:val="001F460A"/>
    <w:rsid w:val="001F4C5F"/>
    <w:rsid w:val="001F5062"/>
    <w:rsid w:val="001F53F3"/>
    <w:rsid w:val="001F6211"/>
    <w:rsid w:val="001F6A39"/>
    <w:rsid w:val="001F7EE4"/>
    <w:rsid w:val="0020029A"/>
    <w:rsid w:val="002005BF"/>
    <w:rsid w:val="0020173D"/>
    <w:rsid w:val="0020175B"/>
    <w:rsid w:val="0020345C"/>
    <w:rsid w:val="00206A9E"/>
    <w:rsid w:val="00207BA9"/>
    <w:rsid w:val="00207C50"/>
    <w:rsid w:val="00210344"/>
    <w:rsid w:val="00210959"/>
    <w:rsid w:val="00210C0C"/>
    <w:rsid w:val="00212A01"/>
    <w:rsid w:val="00213598"/>
    <w:rsid w:val="0021377B"/>
    <w:rsid w:val="00215118"/>
    <w:rsid w:val="00215F26"/>
    <w:rsid w:val="0021648F"/>
    <w:rsid w:val="00216CB3"/>
    <w:rsid w:val="0021757F"/>
    <w:rsid w:val="002200AD"/>
    <w:rsid w:val="00220719"/>
    <w:rsid w:val="00223328"/>
    <w:rsid w:val="0022377F"/>
    <w:rsid w:val="002309A1"/>
    <w:rsid w:val="002318BE"/>
    <w:rsid w:val="002339BD"/>
    <w:rsid w:val="00235899"/>
    <w:rsid w:val="00236511"/>
    <w:rsid w:val="00237756"/>
    <w:rsid w:val="00242664"/>
    <w:rsid w:val="002431A3"/>
    <w:rsid w:val="00243CC5"/>
    <w:rsid w:val="002449EF"/>
    <w:rsid w:val="00245143"/>
    <w:rsid w:val="002458D5"/>
    <w:rsid w:val="002475C2"/>
    <w:rsid w:val="002476C3"/>
    <w:rsid w:val="00254BEA"/>
    <w:rsid w:val="00255C9E"/>
    <w:rsid w:val="00256452"/>
    <w:rsid w:val="002564FB"/>
    <w:rsid w:val="00257756"/>
    <w:rsid w:val="002618B7"/>
    <w:rsid w:val="00263395"/>
    <w:rsid w:val="002639CF"/>
    <w:rsid w:val="00263A60"/>
    <w:rsid w:val="00264464"/>
    <w:rsid w:val="00266392"/>
    <w:rsid w:val="002665FF"/>
    <w:rsid w:val="002676F9"/>
    <w:rsid w:val="00271511"/>
    <w:rsid w:val="00273DA2"/>
    <w:rsid w:val="002752A9"/>
    <w:rsid w:val="00276CFD"/>
    <w:rsid w:val="00280697"/>
    <w:rsid w:val="00280B53"/>
    <w:rsid w:val="002829E3"/>
    <w:rsid w:val="002845F7"/>
    <w:rsid w:val="00284778"/>
    <w:rsid w:val="0028530E"/>
    <w:rsid w:val="002864C3"/>
    <w:rsid w:val="0028725B"/>
    <w:rsid w:val="00287E36"/>
    <w:rsid w:val="00291EC4"/>
    <w:rsid w:val="002931F1"/>
    <w:rsid w:val="0029478F"/>
    <w:rsid w:val="00294E61"/>
    <w:rsid w:val="00294FEC"/>
    <w:rsid w:val="0029699E"/>
    <w:rsid w:val="002A00A4"/>
    <w:rsid w:val="002A0295"/>
    <w:rsid w:val="002A0FEB"/>
    <w:rsid w:val="002A11DE"/>
    <w:rsid w:val="002A1DDE"/>
    <w:rsid w:val="002A3599"/>
    <w:rsid w:val="002A7922"/>
    <w:rsid w:val="002B1865"/>
    <w:rsid w:val="002B1D57"/>
    <w:rsid w:val="002C278F"/>
    <w:rsid w:val="002C36B9"/>
    <w:rsid w:val="002C379E"/>
    <w:rsid w:val="002D016F"/>
    <w:rsid w:val="002D460D"/>
    <w:rsid w:val="002D5DFA"/>
    <w:rsid w:val="002D6673"/>
    <w:rsid w:val="002D7A3B"/>
    <w:rsid w:val="002E1D68"/>
    <w:rsid w:val="002E2F9A"/>
    <w:rsid w:val="002E529C"/>
    <w:rsid w:val="002F2FBB"/>
    <w:rsid w:val="002F3042"/>
    <w:rsid w:val="002F391E"/>
    <w:rsid w:val="002F69B3"/>
    <w:rsid w:val="002F6EE2"/>
    <w:rsid w:val="00302251"/>
    <w:rsid w:val="00303681"/>
    <w:rsid w:val="00303FDB"/>
    <w:rsid w:val="00304868"/>
    <w:rsid w:val="00305591"/>
    <w:rsid w:val="00305BEC"/>
    <w:rsid w:val="00306E5D"/>
    <w:rsid w:val="0031469D"/>
    <w:rsid w:val="00314F07"/>
    <w:rsid w:val="00315673"/>
    <w:rsid w:val="00315975"/>
    <w:rsid w:val="0031602E"/>
    <w:rsid w:val="00316D46"/>
    <w:rsid w:val="00317289"/>
    <w:rsid w:val="00317F64"/>
    <w:rsid w:val="00320191"/>
    <w:rsid w:val="003208D2"/>
    <w:rsid w:val="00322846"/>
    <w:rsid w:val="00326AE6"/>
    <w:rsid w:val="003275B4"/>
    <w:rsid w:val="00327E45"/>
    <w:rsid w:val="003304CD"/>
    <w:rsid w:val="00331EDD"/>
    <w:rsid w:val="003321B2"/>
    <w:rsid w:val="003366EC"/>
    <w:rsid w:val="00342DDF"/>
    <w:rsid w:val="0034548A"/>
    <w:rsid w:val="00346785"/>
    <w:rsid w:val="003520F4"/>
    <w:rsid w:val="003528C3"/>
    <w:rsid w:val="00353758"/>
    <w:rsid w:val="003548EB"/>
    <w:rsid w:val="00355EFB"/>
    <w:rsid w:val="00356307"/>
    <w:rsid w:val="003633F5"/>
    <w:rsid w:val="003634F2"/>
    <w:rsid w:val="003640D8"/>
    <w:rsid w:val="00364585"/>
    <w:rsid w:val="0036667E"/>
    <w:rsid w:val="00367851"/>
    <w:rsid w:val="003708FE"/>
    <w:rsid w:val="00372972"/>
    <w:rsid w:val="00373793"/>
    <w:rsid w:val="00375664"/>
    <w:rsid w:val="00375890"/>
    <w:rsid w:val="00375954"/>
    <w:rsid w:val="003810D6"/>
    <w:rsid w:val="0038238B"/>
    <w:rsid w:val="003858B1"/>
    <w:rsid w:val="00385DD6"/>
    <w:rsid w:val="003901CD"/>
    <w:rsid w:val="00390A68"/>
    <w:rsid w:val="00390E4D"/>
    <w:rsid w:val="00390FE9"/>
    <w:rsid w:val="00391700"/>
    <w:rsid w:val="003927CE"/>
    <w:rsid w:val="00395384"/>
    <w:rsid w:val="003954E8"/>
    <w:rsid w:val="00396C2B"/>
    <w:rsid w:val="003970B1"/>
    <w:rsid w:val="003A59BC"/>
    <w:rsid w:val="003A5AB0"/>
    <w:rsid w:val="003B0707"/>
    <w:rsid w:val="003B28E2"/>
    <w:rsid w:val="003B2CED"/>
    <w:rsid w:val="003B32AF"/>
    <w:rsid w:val="003B3FE3"/>
    <w:rsid w:val="003C18D1"/>
    <w:rsid w:val="003C1E74"/>
    <w:rsid w:val="003C349F"/>
    <w:rsid w:val="003C3A7F"/>
    <w:rsid w:val="003C51A2"/>
    <w:rsid w:val="003C6827"/>
    <w:rsid w:val="003C7911"/>
    <w:rsid w:val="003C7EA9"/>
    <w:rsid w:val="003D0ED1"/>
    <w:rsid w:val="003D23D0"/>
    <w:rsid w:val="003D52EB"/>
    <w:rsid w:val="003D5C4A"/>
    <w:rsid w:val="003D5E97"/>
    <w:rsid w:val="003D6311"/>
    <w:rsid w:val="003E03E9"/>
    <w:rsid w:val="003E0423"/>
    <w:rsid w:val="003E2731"/>
    <w:rsid w:val="003E2D89"/>
    <w:rsid w:val="003E3C87"/>
    <w:rsid w:val="003E3FFC"/>
    <w:rsid w:val="003E444A"/>
    <w:rsid w:val="003E44BA"/>
    <w:rsid w:val="003E4A7D"/>
    <w:rsid w:val="003E5605"/>
    <w:rsid w:val="003E584B"/>
    <w:rsid w:val="003E6E9E"/>
    <w:rsid w:val="003E7651"/>
    <w:rsid w:val="003E7E46"/>
    <w:rsid w:val="003F0CCD"/>
    <w:rsid w:val="003F1C5C"/>
    <w:rsid w:val="003F1DB3"/>
    <w:rsid w:val="003F249D"/>
    <w:rsid w:val="003F5C0D"/>
    <w:rsid w:val="003F66BF"/>
    <w:rsid w:val="003F7630"/>
    <w:rsid w:val="00402A13"/>
    <w:rsid w:val="00403368"/>
    <w:rsid w:val="00405B01"/>
    <w:rsid w:val="00411040"/>
    <w:rsid w:val="00412AAF"/>
    <w:rsid w:val="00414E3F"/>
    <w:rsid w:val="00415B48"/>
    <w:rsid w:val="00415CBF"/>
    <w:rsid w:val="004214A7"/>
    <w:rsid w:val="00424A3C"/>
    <w:rsid w:val="004258ED"/>
    <w:rsid w:val="00425E88"/>
    <w:rsid w:val="00425ED3"/>
    <w:rsid w:val="0042731E"/>
    <w:rsid w:val="00427EBD"/>
    <w:rsid w:val="0043064C"/>
    <w:rsid w:val="00430E18"/>
    <w:rsid w:val="0043106D"/>
    <w:rsid w:val="004324D8"/>
    <w:rsid w:val="00433121"/>
    <w:rsid w:val="0043351E"/>
    <w:rsid w:val="00433F39"/>
    <w:rsid w:val="00433FC3"/>
    <w:rsid w:val="00434071"/>
    <w:rsid w:val="00437A77"/>
    <w:rsid w:val="004415E4"/>
    <w:rsid w:val="00444303"/>
    <w:rsid w:val="00447665"/>
    <w:rsid w:val="00447D4C"/>
    <w:rsid w:val="00451F8E"/>
    <w:rsid w:val="00455BF1"/>
    <w:rsid w:val="004575E0"/>
    <w:rsid w:val="00460D87"/>
    <w:rsid w:val="0046249D"/>
    <w:rsid w:val="004625E4"/>
    <w:rsid w:val="004631FD"/>
    <w:rsid w:val="004677F7"/>
    <w:rsid w:val="00470D09"/>
    <w:rsid w:val="004728BE"/>
    <w:rsid w:val="00472CBA"/>
    <w:rsid w:val="00473903"/>
    <w:rsid w:val="00474365"/>
    <w:rsid w:val="0047638F"/>
    <w:rsid w:val="00476D1E"/>
    <w:rsid w:val="004800BC"/>
    <w:rsid w:val="00480A8D"/>
    <w:rsid w:val="00481D16"/>
    <w:rsid w:val="004829C0"/>
    <w:rsid w:val="00487028"/>
    <w:rsid w:val="00487373"/>
    <w:rsid w:val="00487F8D"/>
    <w:rsid w:val="00492393"/>
    <w:rsid w:val="00492C36"/>
    <w:rsid w:val="004945F3"/>
    <w:rsid w:val="00495B5A"/>
    <w:rsid w:val="00496850"/>
    <w:rsid w:val="004A0A8B"/>
    <w:rsid w:val="004A1CF9"/>
    <w:rsid w:val="004A2F91"/>
    <w:rsid w:val="004A504D"/>
    <w:rsid w:val="004A6B96"/>
    <w:rsid w:val="004B049D"/>
    <w:rsid w:val="004B0ED0"/>
    <w:rsid w:val="004B1161"/>
    <w:rsid w:val="004B11F4"/>
    <w:rsid w:val="004B3EEE"/>
    <w:rsid w:val="004B51DC"/>
    <w:rsid w:val="004B6D01"/>
    <w:rsid w:val="004B75FC"/>
    <w:rsid w:val="004B7994"/>
    <w:rsid w:val="004C1E71"/>
    <w:rsid w:val="004C29DF"/>
    <w:rsid w:val="004C45EE"/>
    <w:rsid w:val="004C4658"/>
    <w:rsid w:val="004C4EAB"/>
    <w:rsid w:val="004C5051"/>
    <w:rsid w:val="004C62CB"/>
    <w:rsid w:val="004C700D"/>
    <w:rsid w:val="004D08A3"/>
    <w:rsid w:val="004D2577"/>
    <w:rsid w:val="004D494C"/>
    <w:rsid w:val="004D5EBC"/>
    <w:rsid w:val="004D6023"/>
    <w:rsid w:val="004E0581"/>
    <w:rsid w:val="004E06F6"/>
    <w:rsid w:val="004E3F05"/>
    <w:rsid w:val="004E5A98"/>
    <w:rsid w:val="004E5D81"/>
    <w:rsid w:val="004E6120"/>
    <w:rsid w:val="004E6382"/>
    <w:rsid w:val="004E6BEB"/>
    <w:rsid w:val="004E7251"/>
    <w:rsid w:val="004F0795"/>
    <w:rsid w:val="004F263D"/>
    <w:rsid w:val="004F2769"/>
    <w:rsid w:val="004F3121"/>
    <w:rsid w:val="004F56CC"/>
    <w:rsid w:val="00500E5B"/>
    <w:rsid w:val="00501FED"/>
    <w:rsid w:val="00502225"/>
    <w:rsid w:val="00503C85"/>
    <w:rsid w:val="0050783B"/>
    <w:rsid w:val="0051008C"/>
    <w:rsid w:val="0051129A"/>
    <w:rsid w:val="005121EC"/>
    <w:rsid w:val="005151B7"/>
    <w:rsid w:val="005154BE"/>
    <w:rsid w:val="005159E9"/>
    <w:rsid w:val="00521EE9"/>
    <w:rsid w:val="00522304"/>
    <w:rsid w:val="005226F5"/>
    <w:rsid w:val="0052313E"/>
    <w:rsid w:val="005235CD"/>
    <w:rsid w:val="00523AFB"/>
    <w:rsid w:val="00523C35"/>
    <w:rsid w:val="0052486A"/>
    <w:rsid w:val="00527256"/>
    <w:rsid w:val="00527369"/>
    <w:rsid w:val="005274AD"/>
    <w:rsid w:val="0053051D"/>
    <w:rsid w:val="00531D39"/>
    <w:rsid w:val="005324DE"/>
    <w:rsid w:val="00532AB9"/>
    <w:rsid w:val="00534F40"/>
    <w:rsid w:val="00536E31"/>
    <w:rsid w:val="00537BFB"/>
    <w:rsid w:val="0054237F"/>
    <w:rsid w:val="00542A4A"/>
    <w:rsid w:val="0054486F"/>
    <w:rsid w:val="005457F1"/>
    <w:rsid w:val="00545E7D"/>
    <w:rsid w:val="00546DFF"/>
    <w:rsid w:val="00547EBD"/>
    <w:rsid w:val="00550F2B"/>
    <w:rsid w:val="005528BA"/>
    <w:rsid w:val="005530ED"/>
    <w:rsid w:val="0055674A"/>
    <w:rsid w:val="005578D3"/>
    <w:rsid w:val="0056004C"/>
    <w:rsid w:val="005606CA"/>
    <w:rsid w:val="005630B1"/>
    <w:rsid w:val="00563422"/>
    <w:rsid w:val="00564C5A"/>
    <w:rsid w:val="00564F16"/>
    <w:rsid w:val="00571666"/>
    <w:rsid w:val="00572801"/>
    <w:rsid w:val="00572FF0"/>
    <w:rsid w:val="005736A8"/>
    <w:rsid w:val="00573A0E"/>
    <w:rsid w:val="005742F8"/>
    <w:rsid w:val="00576EDD"/>
    <w:rsid w:val="00577995"/>
    <w:rsid w:val="00580A9E"/>
    <w:rsid w:val="00580C14"/>
    <w:rsid w:val="005816DB"/>
    <w:rsid w:val="00581D66"/>
    <w:rsid w:val="00583288"/>
    <w:rsid w:val="0058502B"/>
    <w:rsid w:val="00591658"/>
    <w:rsid w:val="0059203B"/>
    <w:rsid w:val="005932B1"/>
    <w:rsid w:val="0059335D"/>
    <w:rsid w:val="00593B86"/>
    <w:rsid w:val="00593CB3"/>
    <w:rsid w:val="005955F3"/>
    <w:rsid w:val="00596925"/>
    <w:rsid w:val="00596C8B"/>
    <w:rsid w:val="005A0216"/>
    <w:rsid w:val="005A252F"/>
    <w:rsid w:val="005A32CD"/>
    <w:rsid w:val="005A39C9"/>
    <w:rsid w:val="005A51A9"/>
    <w:rsid w:val="005A5E21"/>
    <w:rsid w:val="005A7029"/>
    <w:rsid w:val="005A796C"/>
    <w:rsid w:val="005B6CA0"/>
    <w:rsid w:val="005C0AB2"/>
    <w:rsid w:val="005C288A"/>
    <w:rsid w:val="005C28C6"/>
    <w:rsid w:val="005C3AC1"/>
    <w:rsid w:val="005C4306"/>
    <w:rsid w:val="005C6044"/>
    <w:rsid w:val="005C787C"/>
    <w:rsid w:val="005D0180"/>
    <w:rsid w:val="005D130A"/>
    <w:rsid w:val="005D362D"/>
    <w:rsid w:val="005D4171"/>
    <w:rsid w:val="005D47F3"/>
    <w:rsid w:val="005D49A8"/>
    <w:rsid w:val="005E0CDB"/>
    <w:rsid w:val="005E0D8F"/>
    <w:rsid w:val="005E1AC4"/>
    <w:rsid w:val="005E35B0"/>
    <w:rsid w:val="005F3BB5"/>
    <w:rsid w:val="005F4F9F"/>
    <w:rsid w:val="005F616F"/>
    <w:rsid w:val="005F68B1"/>
    <w:rsid w:val="005F69E9"/>
    <w:rsid w:val="00604E00"/>
    <w:rsid w:val="00607C79"/>
    <w:rsid w:val="00611288"/>
    <w:rsid w:val="00613F47"/>
    <w:rsid w:val="00615240"/>
    <w:rsid w:val="0061559B"/>
    <w:rsid w:val="0061588E"/>
    <w:rsid w:val="00615A34"/>
    <w:rsid w:val="00617486"/>
    <w:rsid w:val="006179F5"/>
    <w:rsid w:val="00620AB1"/>
    <w:rsid w:val="00621260"/>
    <w:rsid w:val="00622C93"/>
    <w:rsid w:val="006234D8"/>
    <w:rsid w:val="00630B88"/>
    <w:rsid w:val="00631741"/>
    <w:rsid w:val="00632F6E"/>
    <w:rsid w:val="0063347C"/>
    <w:rsid w:val="006342BB"/>
    <w:rsid w:val="006347EE"/>
    <w:rsid w:val="00634FCE"/>
    <w:rsid w:val="00635EA1"/>
    <w:rsid w:val="006365FE"/>
    <w:rsid w:val="00637405"/>
    <w:rsid w:val="00637C2F"/>
    <w:rsid w:val="00640109"/>
    <w:rsid w:val="00640168"/>
    <w:rsid w:val="006409E6"/>
    <w:rsid w:val="006442A3"/>
    <w:rsid w:val="0064641E"/>
    <w:rsid w:val="00647D68"/>
    <w:rsid w:val="0065260F"/>
    <w:rsid w:val="006548DA"/>
    <w:rsid w:val="00655FC2"/>
    <w:rsid w:val="00656114"/>
    <w:rsid w:val="0065791D"/>
    <w:rsid w:val="006602F7"/>
    <w:rsid w:val="0066090F"/>
    <w:rsid w:val="00662A67"/>
    <w:rsid w:val="00663253"/>
    <w:rsid w:val="0066459C"/>
    <w:rsid w:val="006662BF"/>
    <w:rsid w:val="006677E3"/>
    <w:rsid w:val="00667960"/>
    <w:rsid w:val="00667AB2"/>
    <w:rsid w:val="006702BB"/>
    <w:rsid w:val="006735B7"/>
    <w:rsid w:val="00674835"/>
    <w:rsid w:val="0067566E"/>
    <w:rsid w:val="00675F00"/>
    <w:rsid w:val="00677A4B"/>
    <w:rsid w:val="00677CE9"/>
    <w:rsid w:val="00682A0A"/>
    <w:rsid w:val="00682B99"/>
    <w:rsid w:val="00684867"/>
    <w:rsid w:val="00684B94"/>
    <w:rsid w:val="00685C73"/>
    <w:rsid w:val="006912DA"/>
    <w:rsid w:val="00691903"/>
    <w:rsid w:val="00691C9D"/>
    <w:rsid w:val="00692206"/>
    <w:rsid w:val="00692456"/>
    <w:rsid w:val="006977B5"/>
    <w:rsid w:val="006A389D"/>
    <w:rsid w:val="006A7645"/>
    <w:rsid w:val="006A7857"/>
    <w:rsid w:val="006B09F8"/>
    <w:rsid w:val="006B0EE8"/>
    <w:rsid w:val="006B33AA"/>
    <w:rsid w:val="006B4034"/>
    <w:rsid w:val="006B581C"/>
    <w:rsid w:val="006B636D"/>
    <w:rsid w:val="006B641E"/>
    <w:rsid w:val="006B7938"/>
    <w:rsid w:val="006B7BD3"/>
    <w:rsid w:val="006C0302"/>
    <w:rsid w:val="006C0D95"/>
    <w:rsid w:val="006C3EB3"/>
    <w:rsid w:val="006C3EB7"/>
    <w:rsid w:val="006C5FDF"/>
    <w:rsid w:val="006D1987"/>
    <w:rsid w:val="006D1DAB"/>
    <w:rsid w:val="006D1E49"/>
    <w:rsid w:val="006D3C81"/>
    <w:rsid w:val="006D3DF1"/>
    <w:rsid w:val="006D4249"/>
    <w:rsid w:val="006D6DDA"/>
    <w:rsid w:val="006D7590"/>
    <w:rsid w:val="006D7C8C"/>
    <w:rsid w:val="006D7FB0"/>
    <w:rsid w:val="006E0B69"/>
    <w:rsid w:val="006E2692"/>
    <w:rsid w:val="006E3315"/>
    <w:rsid w:val="006E4184"/>
    <w:rsid w:val="006E43D3"/>
    <w:rsid w:val="006E7833"/>
    <w:rsid w:val="006F19A4"/>
    <w:rsid w:val="006F20A3"/>
    <w:rsid w:val="006F3D02"/>
    <w:rsid w:val="006F3ED3"/>
    <w:rsid w:val="006F66B0"/>
    <w:rsid w:val="006F6964"/>
    <w:rsid w:val="006F7A4E"/>
    <w:rsid w:val="007003D5"/>
    <w:rsid w:val="00701B9F"/>
    <w:rsid w:val="00703302"/>
    <w:rsid w:val="00706BF5"/>
    <w:rsid w:val="00710C7D"/>
    <w:rsid w:val="00711E4E"/>
    <w:rsid w:val="007135D0"/>
    <w:rsid w:val="00714333"/>
    <w:rsid w:val="007209DC"/>
    <w:rsid w:val="007211C9"/>
    <w:rsid w:val="00721D12"/>
    <w:rsid w:val="0072228B"/>
    <w:rsid w:val="00723F62"/>
    <w:rsid w:val="00725A66"/>
    <w:rsid w:val="0072617E"/>
    <w:rsid w:val="00726309"/>
    <w:rsid w:val="007265DE"/>
    <w:rsid w:val="00726A4C"/>
    <w:rsid w:val="007270EE"/>
    <w:rsid w:val="007274F8"/>
    <w:rsid w:val="0072758F"/>
    <w:rsid w:val="00727C5B"/>
    <w:rsid w:val="00727F3E"/>
    <w:rsid w:val="00730404"/>
    <w:rsid w:val="0073724E"/>
    <w:rsid w:val="007373A1"/>
    <w:rsid w:val="00740103"/>
    <w:rsid w:val="0074122F"/>
    <w:rsid w:val="00742862"/>
    <w:rsid w:val="0074404C"/>
    <w:rsid w:val="0074518F"/>
    <w:rsid w:val="00745D11"/>
    <w:rsid w:val="007502AE"/>
    <w:rsid w:val="00750F70"/>
    <w:rsid w:val="00752FA7"/>
    <w:rsid w:val="00753DC0"/>
    <w:rsid w:val="00754821"/>
    <w:rsid w:val="00754F45"/>
    <w:rsid w:val="00756F98"/>
    <w:rsid w:val="00757391"/>
    <w:rsid w:val="00757ACC"/>
    <w:rsid w:val="0076014C"/>
    <w:rsid w:val="00760951"/>
    <w:rsid w:val="00760D41"/>
    <w:rsid w:val="00761B8F"/>
    <w:rsid w:val="0076594B"/>
    <w:rsid w:val="00766FE8"/>
    <w:rsid w:val="0077043B"/>
    <w:rsid w:val="007711E8"/>
    <w:rsid w:val="007712B6"/>
    <w:rsid w:val="00771FA9"/>
    <w:rsid w:val="007731BF"/>
    <w:rsid w:val="007738AC"/>
    <w:rsid w:val="00773C2F"/>
    <w:rsid w:val="00773CA2"/>
    <w:rsid w:val="00775A83"/>
    <w:rsid w:val="00775DE0"/>
    <w:rsid w:val="00776FBE"/>
    <w:rsid w:val="0077754F"/>
    <w:rsid w:val="0078037B"/>
    <w:rsid w:val="0078260C"/>
    <w:rsid w:val="007857E5"/>
    <w:rsid w:val="00785CFE"/>
    <w:rsid w:val="00785E56"/>
    <w:rsid w:val="007875FB"/>
    <w:rsid w:val="00790D2E"/>
    <w:rsid w:val="00791FF8"/>
    <w:rsid w:val="007922A2"/>
    <w:rsid w:val="007937ED"/>
    <w:rsid w:val="007A31E6"/>
    <w:rsid w:val="007A4A82"/>
    <w:rsid w:val="007A6CE9"/>
    <w:rsid w:val="007B25B4"/>
    <w:rsid w:val="007B518A"/>
    <w:rsid w:val="007B54F5"/>
    <w:rsid w:val="007B79E3"/>
    <w:rsid w:val="007C1F94"/>
    <w:rsid w:val="007C3C59"/>
    <w:rsid w:val="007C41BA"/>
    <w:rsid w:val="007C628C"/>
    <w:rsid w:val="007C676D"/>
    <w:rsid w:val="007D044D"/>
    <w:rsid w:val="007D2A01"/>
    <w:rsid w:val="007D2BF5"/>
    <w:rsid w:val="007D2FBE"/>
    <w:rsid w:val="007D32DA"/>
    <w:rsid w:val="007D4F9F"/>
    <w:rsid w:val="007D538B"/>
    <w:rsid w:val="007D5B6D"/>
    <w:rsid w:val="007D64E7"/>
    <w:rsid w:val="007D6B07"/>
    <w:rsid w:val="007D7477"/>
    <w:rsid w:val="007E1D59"/>
    <w:rsid w:val="007E230D"/>
    <w:rsid w:val="007E2FEC"/>
    <w:rsid w:val="007E31BF"/>
    <w:rsid w:val="007E35A5"/>
    <w:rsid w:val="007E3957"/>
    <w:rsid w:val="007E5D05"/>
    <w:rsid w:val="007E7689"/>
    <w:rsid w:val="007E7C53"/>
    <w:rsid w:val="007F241A"/>
    <w:rsid w:val="007F2887"/>
    <w:rsid w:val="007F3988"/>
    <w:rsid w:val="007F4A1F"/>
    <w:rsid w:val="007F7FD3"/>
    <w:rsid w:val="00800E51"/>
    <w:rsid w:val="008010BC"/>
    <w:rsid w:val="00801745"/>
    <w:rsid w:val="00802279"/>
    <w:rsid w:val="008023EE"/>
    <w:rsid w:val="0080330F"/>
    <w:rsid w:val="00804265"/>
    <w:rsid w:val="00804A8D"/>
    <w:rsid w:val="00804BA1"/>
    <w:rsid w:val="00806D11"/>
    <w:rsid w:val="00806F21"/>
    <w:rsid w:val="00807308"/>
    <w:rsid w:val="00811C56"/>
    <w:rsid w:val="00813A28"/>
    <w:rsid w:val="00813F2C"/>
    <w:rsid w:val="0081422D"/>
    <w:rsid w:val="0081624E"/>
    <w:rsid w:val="008171C6"/>
    <w:rsid w:val="00817C15"/>
    <w:rsid w:val="0082111A"/>
    <w:rsid w:val="008219E0"/>
    <w:rsid w:val="00823532"/>
    <w:rsid w:val="00825807"/>
    <w:rsid w:val="008302ED"/>
    <w:rsid w:val="0083129E"/>
    <w:rsid w:val="00834358"/>
    <w:rsid w:val="00836DDE"/>
    <w:rsid w:val="008373C2"/>
    <w:rsid w:val="00841DB0"/>
    <w:rsid w:val="00843922"/>
    <w:rsid w:val="008472D1"/>
    <w:rsid w:val="00853230"/>
    <w:rsid w:val="00853EAA"/>
    <w:rsid w:val="0085447F"/>
    <w:rsid w:val="00854BF7"/>
    <w:rsid w:val="00860792"/>
    <w:rsid w:val="00860798"/>
    <w:rsid w:val="008632A3"/>
    <w:rsid w:val="00863747"/>
    <w:rsid w:val="00863AFD"/>
    <w:rsid w:val="00864184"/>
    <w:rsid w:val="008646A7"/>
    <w:rsid w:val="008656A2"/>
    <w:rsid w:val="00866E03"/>
    <w:rsid w:val="008678E1"/>
    <w:rsid w:val="00867CD3"/>
    <w:rsid w:val="0087250E"/>
    <w:rsid w:val="008733B1"/>
    <w:rsid w:val="008736C0"/>
    <w:rsid w:val="00875525"/>
    <w:rsid w:val="008778B3"/>
    <w:rsid w:val="00880634"/>
    <w:rsid w:val="00881D8A"/>
    <w:rsid w:val="00882BF2"/>
    <w:rsid w:val="0088708E"/>
    <w:rsid w:val="00887F51"/>
    <w:rsid w:val="008904D0"/>
    <w:rsid w:val="00892D12"/>
    <w:rsid w:val="00893AD7"/>
    <w:rsid w:val="00893C7F"/>
    <w:rsid w:val="008A0DF3"/>
    <w:rsid w:val="008A18C5"/>
    <w:rsid w:val="008A2ACD"/>
    <w:rsid w:val="008A3274"/>
    <w:rsid w:val="008A3F03"/>
    <w:rsid w:val="008A446F"/>
    <w:rsid w:val="008A449D"/>
    <w:rsid w:val="008A4766"/>
    <w:rsid w:val="008A7267"/>
    <w:rsid w:val="008B3AAE"/>
    <w:rsid w:val="008B4478"/>
    <w:rsid w:val="008B5153"/>
    <w:rsid w:val="008B5276"/>
    <w:rsid w:val="008B58CD"/>
    <w:rsid w:val="008B6964"/>
    <w:rsid w:val="008C045F"/>
    <w:rsid w:val="008C1BA9"/>
    <w:rsid w:val="008C1DC4"/>
    <w:rsid w:val="008C3B0A"/>
    <w:rsid w:val="008C4397"/>
    <w:rsid w:val="008C65C7"/>
    <w:rsid w:val="008C7856"/>
    <w:rsid w:val="008D2ACF"/>
    <w:rsid w:val="008D469F"/>
    <w:rsid w:val="008D772F"/>
    <w:rsid w:val="008E06C9"/>
    <w:rsid w:val="008E20BF"/>
    <w:rsid w:val="008E42B6"/>
    <w:rsid w:val="008E47AB"/>
    <w:rsid w:val="008E5D94"/>
    <w:rsid w:val="008E712D"/>
    <w:rsid w:val="008F0A6E"/>
    <w:rsid w:val="008F2D74"/>
    <w:rsid w:val="008F2F86"/>
    <w:rsid w:val="008F301B"/>
    <w:rsid w:val="008F4D30"/>
    <w:rsid w:val="008F5BDE"/>
    <w:rsid w:val="00900073"/>
    <w:rsid w:val="0090027B"/>
    <w:rsid w:val="00900353"/>
    <w:rsid w:val="009015CD"/>
    <w:rsid w:val="00903044"/>
    <w:rsid w:val="00903CB1"/>
    <w:rsid w:val="00903F46"/>
    <w:rsid w:val="009106BD"/>
    <w:rsid w:val="00911C4B"/>
    <w:rsid w:val="00914302"/>
    <w:rsid w:val="0091698A"/>
    <w:rsid w:val="00916E11"/>
    <w:rsid w:val="00920823"/>
    <w:rsid w:val="00922DCD"/>
    <w:rsid w:val="00925677"/>
    <w:rsid w:val="00925AFA"/>
    <w:rsid w:val="00926AF7"/>
    <w:rsid w:val="00927587"/>
    <w:rsid w:val="0092791D"/>
    <w:rsid w:val="00931E59"/>
    <w:rsid w:val="00932FE0"/>
    <w:rsid w:val="00933663"/>
    <w:rsid w:val="0093398A"/>
    <w:rsid w:val="00934969"/>
    <w:rsid w:val="00936D3E"/>
    <w:rsid w:val="00936E4B"/>
    <w:rsid w:val="00940043"/>
    <w:rsid w:val="00940C58"/>
    <w:rsid w:val="00943364"/>
    <w:rsid w:val="009437E6"/>
    <w:rsid w:val="00944744"/>
    <w:rsid w:val="00945750"/>
    <w:rsid w:val="00947090"/>
    <w:rsid w:val="0095068D"/>
    <w:rsid w:val="0095105F"/>
    <w:rsid w:val="00951FCC"/>
    <w:rsid w:val="00952F78"/>
    <w:rsid w:val="00953C63"/>
    <w:rsid w:val="00953DA5"/>
    <w:rsid w:val="0095465C"/>
    <w:rsid w:val="00956A18"/>
    <w:rsid w:val="00957717"/>
    <w:rsid w:val="009619C4"/>
    <w:rsid w:val="00962790"/>
    <w:rsid w:val="00964899"/>
    <w:rsid w:val="009673E1"/>
    <w:rsid w:val="00971F43"/>
    <w:rsid w:val="00972A74"/>
    <w:rsid w:val="0097364B"/>
    <w:rsid w:val="009736B1"/>
    <w:rsid w:val="0097386E"/>
    <w:rsid w:val="0097444F"/>
    <w:rsid w:val="00974DD3"/>
    <w:rsid w:val="009763B3"/>
    <w:rsid w:val="00976D1B"/>
    <w:rsid w:val="009778A3"/>
    <w:rsid w:val="00977932"/>
    <w:rsid w:val="00982432"/>
    <w:rsid w:val="00983A15"/>
    <w:rsid w:val="00984CA7"/>
    <w:rsid w:val="00984D4F"/>
    <w:rsid w:val="00987D89"/>
    <w:rsid w:val="00991514"/>
    <w:rsid w:val="0099192F"/>
    <w:rsid w:val="0099260A"/>
    <w:rsid w:val="009927BE"/>
    <w:rsid w:val="00992A8E"/>
    <w:rsid w:val="0099424D"/>
    <w:rsid w:val="009947DD"/>
    <w:rsid w:val="00994E0A"/>
    <w:rsid w:val="009950E8"/>
    <w:rsid w:val="00996D92"/>
    <w:rsid w:val="009A034E"/>
    <w:rsid w:val="009A0A86"/>
    <w:rsid w:val="009A2F53"/>
    <w:rsid w:val="009A33C1"/>
    <w:rsid w:val="009A4357"/>
    <w:rsid w:val="009A65D7"/>
    <w:rsid w:val="009B1997"/>
    <w:rsid w:val="009B22A8"/>
    <w:rsid w:val="009B2BC0"/>
    <w:rsid w:val="009B3C16"/>
    <w:rsid w:val="009B4241"/>
    <w:rsid w:val="009B4555"/>
    <w:rsid w:val="009B4C59"/>
    <w:rsid w:val="009B57D9"/>
    <w:rsid w:val="009B77E9"/>
    <w:rsid w:val="009C015F"/>
    <w:rsid w:val="009C1A29"/>
    <w:rsid w:val="009C1BF1"/>
    <w:rsid w:val="009C28A9"/>
    <w:rsid w:val="009C3E6C"/>
    <w:rsid w:val="009C4D90"/>
    <w:rsid w:val="009C6096"/>
    <w:rsid w:val="009D1DA1"/>
    <w:rsid w:val="009D51AD"/>
    <w:rsid w:val="009D7623"/>
    <w:rsid w:val="009D7F7F"/>
    <w:rsid w:val="009E1FF5"/>
    <w:rsid w:val="009E2395"/>
    <w:rsid w:val="009E33E0"/>
    <w:rsid w:val="009E40C3"/>
    <w:rsid w:val="009E440E"/>
    <w:rsid w:val="009E5FE7"/>
    <w:rsid w:val="009E6FD3"/>
    <w:rsid w:val="009F693A"/>
    <w:rsid w:val="00A00CA3"/>
    <w:rsid w:val="00A018DA"/>
    <w:rsid w:val="00A01D64"/>
    <w:rsid w:val="00A02734"/>
    <w:rsid w:val="00A02BEB"/>
    <w:rsid w:val="00A02E91"/>
    <w:rsid w:val="00A045C2"/>
    <w:rsid w:val="00A0490A"/>
    <w:rsid w:val="00A04918"/>
    <w:rsid w:val="00A06B80"/>
    <w:rsid w:val="00A07703"/>
    <w:rsid w:val="00A160FA"/>
    <w:rsid w:val="00A17C72"/>
    <w:rsid w:val="00A23697"/>
    <w:rsid w:val="00A243A5"/>
    <w:rsid w:val="00A244CE"/>
    <w:rsid w:val="00A252A4"/>
    <w:rsid w:val="00A2582A"/>
    <w:rsid w:val="00A26D4F"/>
    <w:rsid w:val="00A2791F"/>
    <w:rsid w:val="00A2797B"/>
    <w:rsid w:val="00A27F0F"/>
    <w:rsid w:val="00A302BC"/>
    <w:rsid w:val="00A30A04"/>
    <w:rsid w:val="00A30CDB"/>
    <w:rsid w:val="00A31890"/>
    <w:rsid w:val="00A32A1D"/>
    <w:rsid w:val="00A3486A"/>
    <w:rsid w:val="00A35B79"/>
    <w:rsid w:val="00A35C28"/>
    <w:rsid w:val="00A36E32"/>
    <w:rsid w:val="00A40C75"/>
    <w:rsid w:val="00A4141D"/>
    <w:rsid w:val="00A42503"/>
    <w:rsid w:val="00A46D7A"/>
    <w:rsid w:val="00A52CA9"/>
    <w:rsid w:val="00A56B3B"/>
    <w:rsid w:val="00A6217E"/>
    <w:rsid w:val="00A62EB3"/>
    <w:rsid w:val="00A643FD"/>
    <w:rsid w:val="00A64BC5"/>
    <w:rsid w:val="00A66751"/>
    <w:rsid w:val="00A70B6E"/>
    <w:rsid w:val="00A73C87"/>
    <w:rsid w:val="00A74A45"/>
    <w:rsid w:val="00A7538B"/>
    <w:rsid w:val="00A758C6"/>
    <w:rsid w:val="00A76037"/>
    <w:rsid w:val="00A766E2"/>
    <w:rsid w:val="00A76A7D"/>
    <w:rsid w:val="00A82172"/>
    <w:rsid w:val="00A827C0"/>
    <w:rsid w:val="00A828B5"/>
    <w:rsid w:val="00A82B9E"/>
    <w:rsid w:val="00A84A9A"/>
    <w:rsid w:val="00A85813"/>
    <w:rsid w:val="00A9140F"/>
    <w:rsid w:val="00A928D6"/>
    <w:rsid w:val="00A931BF"/>
    <w:rsid w:val="00A93472"/>
    <w:rsid w:val="00A9365E"/>
    <w:rsid w:val="00A93F41"/>
    <w:rsid w:val="00A9439E"/>
    <w:rsid w:val="00A97C2B"/>
    <w:rsid w:val="00AA0043"/>
    <w:rsid w:val="00AA00E0"/>
    <w:rsid w:val="00AA1383"/>
    <w:rsid w:val="00AA1706"/>
    <w:rsid w:val="00AA29AE"/>
    <w:rsid w:val="00AB0BCD"/>
    <w:rsid w:val="00AB1076"/>
    <w:rsid w:val="00AB2BAB"/>
    <w:rsid w:val="00AB3511"/>
    <w:rsid w:val="00AB5567"/>
    <w:rsid w:val="00AB6853"/>
    <w:rsid w:val="00AB786C"/>
    <w:rsid w:val="00AB7B4D"/>
    <w:rsid w:val="00AC111A"/>
    <w:rsid w:val="00AC51E9"/>
    <w:rsid w:val="00AC58E7"/>
    <w:rsid w:val="00AC7A22"/>
    <w:rsid w:val="00AC7F94"/>
    <w:rsid w:val="00AD0D9B"/>
    <w:rsid w:val="00AD11DE"/>
    <w:rsid w:val="00AD27A7"/>
    <w:rsid w:val="00AD2A70"/>
    <w:rsid w:val="00AD459A"/>
    <w:rsid w:val="00AD5C00"/>
    <w:rsid w:val="00AD7052"/>
    <w:rsid w:val="00AD7C7F"/>
    <w:rsid w:val="00AE196D"/>
    <w:rsid w:val="00AE2171"/>
    <w:rsid w:val="00AE4255"/>
    <w:rsid w:val="00AE7CED"/>
    <w:rsid w:val="00AF0983"/>
    <w:rsid w:val="00AF10BD"/>
    <w:rsid w:val="00AF39EE"/>
    <w:rsid w:val="00AF3B32"/>
    <w:rsid w:val="00AF5CE0"/>
    <w:rsid w:val="00AF7834"/>
    <w:rsid w:val="00B004A6"/>
    <w:rsid w:val="00B034B3"/>
    <w:rsid w:val="00B03E85"/>
    <w:rsid w:val="00B0471E"/>
    <w:rsid w:val="00B05302"/>
    <w:rsid w:val="00B05C25"/>
    <w:rsid w:val="00B069D8"/>
    <w:rsid w:val="00B07388"/>
    <w:rsid w:val="00B120BE"/>
    <w:rsid w:val="00B16E43"/>
    <w:rsid w:val="00B17A0B"/>
    <w:rsid w:val="00B21EE3"/>
    <w:rsid w:val="00B21F6C"/>
    <w:rsid w:val="00B23B3A"/>
    <w:rsid w:val="00B2427B"/>
    <w:rsid w:val="00B24C65"/>
    <w:rsid w:val="00B25187"/>
    <w:rsid w:val="00B27BB5"/>
    <w:rsid w:val="00B30587"/>
    <w:rsid w:val="00B327DC"/>
    <w:rsid w:val="00B33386"/>
    <w:rsid w:val="00B3488A"/>
    <w:rsid w:val="00B360D1"/>
    <w:rsid w:val="00B372D8"/>
    <w:rsid w:val="00B4225D"/>
    <w:rsid w:val="00B447AF"/>
    <w:rsid w:val="00B463B4"/>
    <w:rsid w:val="00B468EE"/>
    <w:rsid w:val="00B47234"/>
    <w:rsid w:val="00B50397"/>
    <w:rsid w:val="00B55A0C"/>
    <w:rsid w:val="00B55E06"/>
    <w:rsid w:val="00B565E1"/>
    <w:rsid w:val="00B61113"/>
    <w:rsid w:val="00B618BD"/>
    <w:rsid w:val="00B628F1"/>
    <w:rsid w:val="00B63205"/>
    <w:rsid w:val="00B641A1"/>
    <w:rsid w:val="00B65BCE"/>
    <w:rsid w:val="00B673C1"/>
    <w:rsid w:val="00B67FD9"/>
    <w:rsid w:val="00B71E5A"/>
    <w:rsid w:val="00B73AAF"/>
    <w:rsid w:val="00B73F54"/>
    <w:rsid w:val="00B763ED"/>
    <w:rsid w:val="00B803B7"/>
    <w:rsid w:val="00B8451D"/>
    <w:rsid w:val="00B85522"/>
    <w:rsid w:val="00B855ED"/>
    <w:rsid w:val="00B860C8"/>
    <w:rsid w:val="00B86388"/>
    <w:rsid w:val="00B86A09"/>
    <w:rsid w:val="00B86ED8"/>
    <w:rsid w:val="00B90CD2"/>
    <w:rsid w:val="00B93547"/>
    <w:rsid w:val="00BA0341"/>
    <w:rsid w:val="00BA05A0"/>
    <w:rsid w:val="00BA071A"/>
    <w:rsid w:val="00BA0954"/>
    <w:rsid w:val="00BA2D62"/>
    <w:rsid w:val="00BA4708"/>
    <w:rsid w:val="00BA627C"/>
    <w:rsid w:val="00BA6C43"/>
    <w:rsid w:val="00BA7168"/>
    <w:rsid w:val="00BA7782"/>
    <w:rsid w:val="00BA7FCF"/>
    <w:rsid w:val="00BB03DD"/>
    <w:rsid w:val="00BB155D"/>
    <w:rsid w:val="00BB156E"/>
    <w:rsid w:val="00BB215D"/>
    <w:rsid w:val="00BB46CE"/>
    <w:rsid w:val="00BB6042"/>
    <w:rsid w:val="00BC0451"/>
    <w:rsid w:val="00BC07D5"/>
    <w:rsid w:val="00BC40F8"/>
    <w:rsid w:val="00BC4292"/>
    <w:rsid w:val="00BC6A85"/>
    <w:rsid w:val="00BC7DEA"/>
    <w:rsid w:val="00BD0534"/>
    <w:rsid w:val="00BD0A9B"/>
    <w:rsid w:val="00BD29B9"/>
    <w:rsid w:val="00BD500C"/>
    <w:rsid w:val="00BD6DFA"/>
    <w:rsid w:val="00BD7859"/>
    <w:rsid w:val="00BD7C21"/>
    <w:rsid w:val="00BE167D"/>
    <w:rsid w:val="00BE27AD"/>
    <w:rsid w:val="00BE324D"/>
    <w:rsid w:val="00BE60F8"/>
    <w:rsid w:val="00BE6697"/>
    <w:rsid w:val="00BF2D07"/>
    <w:rsid w:val="00BF3E35"/>
    <w:rsid w:val="00BF4513"/>
    <w:rsid w:val="00BF5856"/>
    <w:rsid w:val="00BF676F"/>
    <w:rsid w:val="00C00A8B"/>
    <w:rsid w:val="00C0173A"/>
    <w:rsid w:val="00C02CF2"/>
    <w:rsid w:val="00C031D0"/>
    <w:rsid w:val="00C05CF9"/>
    <w:rsid w:val="00C06F5E"/>
    <w:rsid w:val="00C0739F"/>
    <w:rsid w:val="00C07CB3"/>
    <w:rsid w:val="00C10421"/>
    <w:rsid w:val="00C104B9"/>
    <w:rsid w:val="00C10F01"/>
    <w:rsid w:val="00C11A93"/>
    <w:rsid w:val="00C17A95"/>
    <w:rsid w:val="00C20596"/>
    <w:rsid w:val="00C22D52"/>
    <w:rsid w:val="00C23615"/>
    <w:rsid w:val="00C23F06"/>
    <w:rsid w:val="00C247EB"/>
    <w:rsid w:val="00C265EE"/>
    <w:rsid w:val="00C27FC6"/>
    <w:rsid w:val="00C30056"/>
    <w:rsid w:val="00C30966"/>
    <w:rsid w:val="00C31003"/>
    <w:rsid w:val="00C31C65"/>
    <w:rsid w:val="00C332DB"/>
    <w:rsid w:val="00C34376"/>
    <w:rsid w:val="00C34CA5"/>
    <w:rsid w:val="00C34F6D"/>
    <w:rsid w:val="00C36A88"/>
    <w:rsid w:val="00C36BFC"/>
    <w:rsid w:val="00C36F74"/>
    <w:rsid w:val="00C4026B"/>
    <w:rsid w:val="00C40930"/>
    <w:rsid w:val="00C40A7A"/>
    <w:rsid w:val="00C4258A"/>
    <w:rsid w:val="00C43298"/>
    <w:rsid w:val="00C45043"/>
    <w:rsid w:val="00C4616D"/>
    <w:rsid w:val="00C465D4"/>
    <w:rsid w:val="00C51730"/>
    <w:rsid w:val="00C5184C"/>
    <w:rsid w:val="00C51869"/>
    <w:rsid w:val="00C51C91"/>
    <w:rsid w:val="00C51CED"/>
    <w:rsid w:val="00C530F5"/>
    <w:rsid w:val="00C53173"/>
    <w:rsid w:val="00C56294"/>
    <w:rsid w:val="00C563F5"/>
    <w:rsid w:val="00C567E2"/>
    <w:rsid w:val="00C56E65"/>
    <w:rsid w:val="00C56F2B"/>
    <w:rsid w:val="00C57675"/>
    <w:rsid w:val="00C6128C"/>
    <w:rsid w:val="00C645BB"/>
    <w:rsid w:val="00C702A1"/>
    <w:rsid w:val="00C70F74"/>
    <w:rsid w:val="00C71E2C"/>
    <w:rsid w:val="00C7210F"/>
    <w:rsid w:val="00C74166"/>
    <w:rsid w:val="00C76C61"/>
    <w:rsid w:val="00C77405"/>
    <w:rsid w:val="00C776F8"/>
    <w:rsid w:val="00C77EF3"/>
    <w:rsid w:val="00C80834"/>
    <w:rsid w:val="00C84385"/>
    <w:rsid w:val="00C9158D"/>
    <w:rsid w:val="00C928AA"/>
    <w:rsid w:val="00C92A7B"/>
    <w:rsid w:val="00C93A52"/>
    <w:rsid w:val="00C93BF0"/>
    <w:rsid w:val="00C945A4"/>
    <w:rsid w:val="00C946D8"/>
    <w:rsid w:val="00C962B0"/>
    <w:rsid w:val="00C965E4"/>
    <w:rsid w:val="00C97025"/>
    <w:rsid w:val="00CA2D2A"/>
    <w:rsid w:val="00CA5B51"/>
    <w:rsid w:val="00CA7F8C"/>
    <w:rsid w:val="00CB13D8"/>
    <w:rsid w:val="00CB190C"/>
    <w:rsid w:val="00CB222D"/>
    <w:rsid w:val="00CB4062"/>
    <w:rsid w:val="00CB72EB"/>
    <w:rsid w:val="00CC01B2"/>
    <w:rsid w:val="00CC0945"/>
    <w:rsid w:val="00CC0DF9"/>
    <w:rsid w:val="00CC0F00"/>
    <w:rsid w:val="00CC11C7"/>
    <w:rsid w:val="00CC129F"/>
    <w:rsid w:val="00CC32C4"/>
    <w:rsid w:val="00CC489D"/>
    <w:rsid w:val="00CC4A9D"/>
    <w:rsid w:val="00CC6A03"/>
    <w:rsid w:val="00CC7857"/>
    <w:rsid w:val="00CC794D"/>
    <w:rsid w:val="00CC7E3F"/>
    <w:rsid w:val="00CE1DBF"/>
    <w:rsid w:val="00CE215C"/>
    <w:rsid w:val="00CE4068"/>
    <w:rsid w:val="00CE44BA"/>
    <w:rsid w:val="00CE6240"/>
    <w:rsid w:val="00CE774B"/>
    <w:rsid w:val="00CE7F40"/>
    <w:rsid w:val="00CF0818"/>
    <w:rsid w:val="00CF0A2C"/>
    <w:rsid w:val="00CF22F0"/>
    <w:rsid w:val="00CF3090"/>
    <w:rsid w:val="00CF4E2C"/>
    <w:rsid w:val="00CF7619"/>
    <w:rsid w:val="00CF7DA9"/>
    <w:rsid w:val="00D00F05"/>
    <w:rsid w:val="00D028DB"/>
    <w:rsid w:val="00D076F2"/>
    <w:rsid w:val="00D103D9"/>
    <w:rsid w:val="00D10723"/>
    <w:rsid w:val="00D10AB0"/>
    <w:rsid w:val="00D12328"/>
    <w:rsid w:val="00D1311E"/>
    <w:rsid w:val="00D16D82"/>
    <w:rsid w:val="00D1727D"/>
    <w:rsid w:val="00D17ACC"/>
    <w:rsid w:val="00D2003D"/>
    <w:rsid w:val="00D21318"/>
    <w:rsid w:val="00D21CDA"/>
    <w:rsid w:val="00D22936"/>
    <w:rsid w:val="00D22AEE"/>
    <w:rsid w:val="00D22C93"/>
    <w:rsid w:val="00D23200"/>
    <w:rsid w:val="00D2469E"/>
    <w:rsid w:val="00D253FD"/>
    <w:rsid w:val="00D25C03"/>
    <w:rsid w:val="00D273A6"/>
    <w:rsid w:val="00D30845"/>
    <w:rsid w:val="00D328A0"/>
    <w:rsid w:val="00D34930"/>
    <w:rsid w:val="00D3522A"/>
    <w:rsid w:val="00D371DF"/>
    <w:rsid w:val="00D37FF2"/>
    <w:rsid w:val="00D41377"/>
    <w:rsid w:val="00D41A6B"/>
    <w:rsid w:val="00D426AE"/>
    <w:rsid w:val="00D42CF8"/>
    <w:rsid w:val="00D4397E"/>
    <w:rsid w:val="00D44117"/>
    <w:rsid w:val="00D448A1"/>
    <w:rsid w:val="00D463F7"/>
    <w:rsid w:val="00D46936"/>
    <w:rsid w:val="00D47E16"/>
    <w:rsid w:val="00D50834"/>
    <w:rsid w:val="00D51453"/>
    <w:rsid w:val="00D51FE8"/>
    <w:rsid w:val="00D529EB"/>
    <w:rsid w:val="00D53260"/>
    <w:rsid w:val="00D54CA0"/>
    <w:rsid w:val="00D569EF"/>
    <w:rsid w:val="00D608EE"/>
    <w:rsid w:val="00D60B5C"/>
    <w:rsid w:val="00D6115B"/>
    <w:rsid w:val="00D61813"/>
    <w:rsid w:val="00D62D04"/>
    <w:rsid w:val="00D630B5"/>
    <w:rsid w:val="00D64CB6"/>
    <w:rsid w:val="00D662A0"/>
    <w:rsid w:val="00D67324"/>
    <w:rsid w:val="00D70C4D"/>
    <w:rsid w:val="00D75ECE"/>
    <w:rsid w:val="00D75F65"/>
    <w:rsid w:val="00D766AC"/>
    <w:rsid w:val="00D76A8F"/>
    <w:rsid w:val="00D771B0"/>
    <w:rsid w:val="00D80498"/>
    <w:rsid w:val="00D839B5"/>
    <w:rsid w:val="00D83D57"/>
    <w:rsid w:val="00D8463C"/>
    <w:rsid w:val="00D8695C"/>
    <w:rsid w:val="00D942D3"/>
    <w:rsid w:val="00D94363"/>
    <w:rsid w:val="00D95B96"/>
    <w:rsid w:val="00D965C9"/>
    <w:rsid w:val="00D96ECC"/>
    <w:rsid w:val="00D970AB"/>
    <w:rsid w:val="00D975F8"/>
    <w:rsid w:val="00D97645"/>
    <w:rsid w:val="00D97F41"/>
    <w:rsid w:val="00DA1C26"/>
    <w:rsid w:val="00DA352C"/>
    <w:rsid w:val="00DA387A"/>
    <w:rsid w:val="00DA59EE"/>
    <w:rsid w:val="00DA5E20"/>
    <w:rsid w:val="00DA6B5E"/>
    <w:rsid w:val="00DB1E43"/>
    <w:rsid w:val="00DB4820"/>
    <w:rsid w:val="00DB612C"/>
    <w:rsid w:val="00DB66E4"/>
    <w:rsid w:val="00DC0550"/>
    <w:rsid w:val="00DC0E64"/>
    <w:rsid w:val="00DC219E"/>
    <w:rsid w:val="00DC258D"/>
    <w:rsid w:val="00DC294F"/>
    <w:rsid w:val="00DC34E0"/>
    <w:rsid w:val="00DC3C45"/>
    <w:rsid w:val="00DC4C9D"/>
    <w:rsid w:val="00DC4EC5"/>
    <w:rsid w:val="00DC52A4"/>
    <w:rsid w:val="00DD077A"/>
    <w:rsid w:val="00DD1D0C"/>
    <w:rsid w:val="00DD246C"/>
    <w:rsid w:val="00DD2A23"/>
    <w:rsid w:val="00DD2E67"/>
    <w:rsid w:val="00DD3F94"/>
    <w:rsid w:val="00DD41D4"/>
    <w:rsid w:val="00DD436C"/>
    <w:rsid w:val="00DD67A0"/>
    <w:rsid w:val="00DD7113"/>
    <w:rsid w:val="00DE1828"/>
    <w:rsid w:val="00DE2C2C"/>
    <w:rsid w:val="00DE3622"/>
    <w:rsid w:val="00DE43F2"/>
    <w:rsid w:val="00DE7B09"/>
    <w:rsid w:val="00DE7DEC"/>
    <w:rsid w:val="00DF14B0"/>
    <w:rsid w:val="00DF21BF"/>
    <w:rsid w:val="00DF2DF9"/>
    <w:rsid w:val="00DF3DD5"/>
    <w:rsid w:val="00DF42B6"/>
    <w:rsid w:val="00DF490C"/>
    <w:rsid w:val="00DF551F"/>
    <w:rsid w:val="00E006D5"/>
    <w:rsid w:val="00E00E88"/>
    <w:rsid w:val="00E0329B"/>
    <w:rsid w:val="00E03EBE"/>
    <w:rsid w:val="00E04FD5"/>
    <w:rsid w:val="00E06D38"/>
    <w:rsid w:val="00E06E78"/>
    <w:rsid w:val="00E07904"/>
    <w:rsid w:val="00E12AAD"/>
    <w:rsid w:val="00E164C6"/>
    <w:rsid w:val="00E16A60"/>
    <w:rsid w:val="00E17F41"/>
    <w:rsid w:val="00E22446"/>
    <w:rsid w:val="00E22613"/>
    <w:rsid w:val="00E2356C"/>
    <w:rsid w:val="00E3142B"/>
    <w:rsid w:val="00E33223"/>
    <w:rsid w:val="00E33D51"/>
    <w:rsid w:val="00E35175"/>
    <w:rsid w:val="00E36EC2"/>
    <w:rsid w:val="00E37038"/>
    <w:rsid w:val="00E371F8"/>
    <w:rsid w:val="00E37D75"/>
    <w:rsid w:val="00E41BF8"/>
    <w:rsid w:val="00E42297"/>
    <w:rsid w:val="00E441E8"/>
    <w:rsid w:val="00E4596F"/>
    <w:rsid w:val="00E465B8"/>
    <w:rsid w:val="00E47694"/>
    <w:rsid w:val="00E50936"/>
    <w:rsid w:val="00E51D77"/>
    <w:rsid w:val="00E526EC"/>
    <w:rsid w:val="00E527AA"/>
    <w:rsid w:val="00E52BBC"/>
    <w:rsid w:val="00E55C46"/>
    <w:rsid w:val="00E56BF4"/>
    <w:rsid w:val="00E6168C"/>
    <w:rsid w:val="00E62DE8"/>
    <w:rsid w:val="00E63938"/>
    <w:rsid w:val="00E65347"/>
    <w:rsid w:val="00E65388"/>
    <w:rsid w:val="00E65A99"/>
    <w:rsid w:val="00E666D4"/>
    <w:rsid w:val="00E668C8"/>
    <w:rsid w:val="00E66BA7"/>
    <w:rsid w:val="00E67BE0"/>
    <w:rsid w:val="00E70CBB"/>
    <w:rsid w:val="00E757F3"/>
    <w:rsid w:val="00E81445"/>
    <w:rsid w:val="00E814C4"/>
    <w:rsid w:val="00E81883"/>
    <w:rsid w:val="00E81ABA"/>
    <w:rsid w:val="00E82867"/>
    <w:rsid w:val="00E8315D"/>
    <w:rsid w:val="00E842F9"/>
    <w:rsid w:val="00E84FE7"/>
    <w:rsid w:val="00E86880"/>
    <w:rsid w:val="00E91043"/>
    <w:rsid w:val="00E91A52"/>
    <w:rsid w:val="00E9251D"/>
    <w:rsid w:val="00E92863"/>
    <w:rsid w:val="00E92A99"/>
    <w:rsid w:val="00E954FF"/>
    <w:rsid w:val="00E95570"/>
    <w:rsid w:val="00E96889"/>
    <w:rsid w:val="00E97740"/>
    <w:rsid w:val="00EA0CA0"/>
    <w:rsid w:val="00EA2E87"/>
    <w:rsid w:val="00EA337E"/>
    <w:rsid w:val="00EA33FE"/>
    <w:rsid w:val="00EA4282"/>
    <w:rsid w:val="00EA5B62"/>
    <w:rsid w:val="00EA62F5"/>
    <w:rsid w:val="00EA6564"/>
    <w:rsid w:val="00EA6D7F"/>
    <w:rsid w:val="00EA77AE"/>
    <w:rsid w:val="00EB3953"/>
    <w:rsid w:val="00EB5C1C"/>
    <w:rsid w:val="00EB6538"/>
    <w:rsid w:val="00EB6709"/>
    <w:rsid w:val="00EB699B"/>
    <w:rsid w:val="00EC10A9"/>
    <w:rsid w:val="00EC2E9A"/>
    <w:rsid w:val="00EC3ADD"/>
    <w:rsid w:val="00EC4873"/>
    <w:rsid w:val="00EC4A57"/>
    <w:rsid w:val="00EC60EA"/>
    <w:rsid w:val="00EC66C5"/>
    <w:rsid w:val="00EC69E2"/>
    <w:rsid w:val="00EC6B51"/>
    <w:rsid w:val="00ED1325"/>
    <w:rsid w:val="00ED36BC"/>
    <w:rsid w:val="00ED36D1"/>
    <w:rsid w:val="00ED3B5E"/>
    <w:rsid w:val="00ED4CD3"/>
    <w:rsid w:val="00ED523A"/>
    <w:rsid w:val="00ED5C8A"/>
    <w:rsid w:val="00ED622E"/>
    <w:rsid w:val="00ED7D92"/>
    <w:rsid w:val="00EE09A2"/>
    <w:rsid w:val="00EE295D"/>
    <w:rsid w:val="00EE458E"/>
    <w:rsid w:val="00EE48A7"/>
    <w:rsid w:val="00EE5563"/>
    <w:rsid w:val="00EE6EB1"/>
    <w:rsid w:val="00EF36E7"/>
    <w:rsid w:val="00EF6D4B"/>
    <w:rsid w:val="00F0379F"/>
    <w:rsid w:val="00F03B03"/>
    <w:rsid w:val="00F04030"/>
    <w:rsid w:val="00F06DE5"/>
    <w:rsid w:val="00F13DFF"/>
    <w:rsid w:val="00F141B4"/>
    <w:rsid w:val="00F144C3"/>
    <w:rsid w:val="00F150B4"/>
    <w:rsid w:val="00F16CFE"/>
    <w:rsid w:val="00F17428"/>
    <w:rsid w:val="00F17A66"/>
    <w:rsid w:val="00F21E63"/>
    <w:rsid w:val="00F22702"/>
    <w:rsid w:val="00F23CC2"/>
    <w:rsid w:val="00F246DD"/>
    <w:rsid w:val="00F259E3"/>
    <w:rsid w:val="00F25BB4"/>
    <w:rsid w:val="00F27B64"/>
    <w:rsid w:val="00F333D8"/>
    <w:rsid w:val="00F33880"/>
    <w:rsid w:val="00F35837"/>
    <w:rsid w:val="00F35D7D"/>
    <w:rsid w:val="00F35D86"/>
    <w:rsid w:val="00F36CF9"/>
    <w:rsid w:val="00F37657"/>
    <w:rsid w:val="00F414B0"/>
    <w:rsid w:val="00F43039"/>
    <w:rsid w:val="00F4376C"/>
    <w:rsid w:val="00F43E84"/>
    <w:rsid w:val="00F45306"/>
    <w:rsid w:val="00F5016C"/>
    <w:rsid w:val="00F504EC"/>
    <w:rsid w:val="00F50CA6"/>
    <w:rsid w:val="00F5115A"/>
    <w:rsid w:val="00F527BA"/>
    <w:rsid w:val="00F52C8C"/>
    <w:rsid w:val="00F54CC9"/>
    <w:rsid w:val="00F5601E"/>
    <w:rsid w:val="00F616FE"/>
    <w:rsid w:val="00F61894"/>
    <w:rsid w:val="00F623F9"/>
    <w:rsid w:val="00F62BCA"/>
    <w:rsid w:val="00F640A6"/>
    <w:rsid w:val="00F661E2"/>
    <w:rsid w:val="00F66E4E"/>
    <w:rsid w:val="00F7376F"/>
    <w:rsid w:val="00F74D90"/>
    <w:rsid w:val="00F76F11"/>
    <w:rsid w:val="00F77F56"/>
    <w:rsid w:val="00F80885"/>
    <w:rsid w:val="00F80D05"/>
    <w:rsid w:val="00F8109F"/>
    <w:rsid w:val="00F812ED"/>
    <w:rsid w:val="00F82266"/>
    <w:rsid w:val="00F83DAE"/>
    <w:rsid w:val="00F85CBA"/>
    <w:rsid w:val="00F860A6"/>
    <w:rsid w:val="00F8666A"/>
    <w:rsid w:val="00F876AD"/>
    <w:rsid w:val="00F907AB"/>
    <w:rsid w:val="00F90B4F"/>
    <w:rsid w:val="00F942FF"/>
    <w:rsid w:val="00F95E92"/>
    <w:rsid w:val="00F961B8"/>
    <w:rsid w:val="00F967F8"/>
    <w:rsid w:val="00F96ECD"/>
    <w:rsid w:val="00FA038A"/>
    <w:rsid w:val="00FA1CD3"/>
    <w:rsid w:val="00FA1E49"/>
    <w:rsid w:val="00FA329B"/>
    <w:rsid w:val="00FA457C"/>
    <w:rsid w:val="00FA4BB8"/>
    <w:rsid w:val="00FA6621"/>
    <w:rsid w:val="00FA726F"/>
    <w:rsid w:val="00FA7DD8"/>
    <w:rsid w:val="00FB2424"/>
    <w:rsid w:val="00FB2E72"/>
    <w:rsid w:val="00FB54D3"/>
    <w:rsid w:val="00FB6AD7"/>
    <w:rsid w:val="00FB7185"/>
    <w:rsid w:val="00FB748B"/>
    <w:rsid w:val="00FC0544"/>
    <w:rsid w:val="00FC0FE0"/>
    <w:rsid w:val="00FC148F"/>
    <w:rsid w:val="00FC16F3"/>
    <w:rsid w:val="00FC1F46"/>
    <w:rsid w:val="00FC3217"/>
    <w:rsid w:val="00FC38D4"/>
    <w:rsid w:val="00FC3D5E"/>
    <w:rsid w:val="00FC7407"/>
    <w:rsid w:val="00FC7A2C"/>
    <w:rsid w:val="00FD224C"/>
    <w:rsid w:val="00FD234B"/>
    <w:rsid w:val="00FD2FA5"/>
    <w:rsid w:val="00FD485F"/>
    <w:rsid w:val="00FE0110"/>
    <w:rsid w:val="00FE0819"/>
    <w:rsid w:val="00FE182F"/>
    <w:rsid w:val="00FE1E0A"/>
    <w:rsid w:val="00FE29A0"/>
    <w:rsid w:val="00FE5DAB"/>
    <w:rsid w:val="00FE62DC"/>
    <w:rsid w:val="00FE69A7"/>
    <w:rsid w:val="00FF186A"/>
    <w:rsid w:val="00FF1AA0"/>
    <w:rsid w:val="00FF46B1"/>
    <w:rsid w:val="00FF4BF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2B8E8065"/>
  <w15:docId w15:val="{35C086A7-18D4-4650-9AA4-92458E3DA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e">
    <w:name w:val="Normal"/>
    <w:qFormat/>
    <w:rsid w:val="000831D8"/>
    <w:rPr>
      <w:rFonts w:ascii="Times New Roman" w:eastAsia="Times New Roman" w:hAnsi="Times New Roman" w:cs="Times New Roman"/>
      <w:lang w:eastAsia="it-IT"/>
    </w:rPr>
  </w:style>
  <w:style w:type="paragraph" w:styleId="Titolo1">
    <w:name w:val="heading 1"/>
    <w:basedOn w:val="Normale"/>
    <w:next w:val="Normale"/>
    <w:link w:val="Titolo1Carattere"/>
    <w:uiPriority w:val="9"/>
    <w:qFormat/>
    <w:rsid w:val="00CC094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unhideWhenUsed/>
    <w:qFormat/>
    <w:rsid w:val="00CC09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olo3">
    <w:name w:val="heading 3"/>
    <w:basedOn w:val="Normale"/>
    <w:next w:val="Normale"/>
    <w:link w:val="Titolo3Carattere"/>
    <w:uiPriority w:val="9"/>
    <w:unhideWhenUsed/>
    <w:qFormat/>
    <w:rsid w:val="004E7251"/>
    <w:pPr>
      <w:keepNext/>
      <w:keepLines/>
      <w:spacing w:before="40"/>
      <w:outlineLvl w:val="2"/>
    </w:pPr>
    <w:rPr>
      <w:rFonts w:asciiTheme="majorHAnsi" w:eastAsiaTheme="majorEastAsia" w:hAnsiTheme="majorHAnsi" w:cstheme="majorBidi"/>
      <w:color w:val="1F3763" w:themeColor="accent1" w:themeShade="7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C0945"/>
    <w:rPr>
      <w:rFonts w:asciiTheme="majorHAnsi" w:eastAsiaTheme="majorEastAsia" w:hAnsiTheme="majorHAnsi" w:cstheme="majorBidi"/>
      <w:color w:val="2F5496" w:themeColor="accent1" w:themeShade="BF"/>
      <w:sz w:val="32"/>
      <w:szCs w:val="32"/>
    </w:rPr>
  </w:style>
  <w:style w:type="paragraph" w:styleId="Titolosommario">
    <w:name w:val="TOC Heading"/>
    <w:basedOn w:val="Titolo1"/>
    <w:next w:val="Normale"/>
    <w:uiPriority w:val="39"/>
    <w:unhideWhenUsed/>
    <w:qFormat/>
    <w:rsid w:val="00CC0945"/>
    <w:pPr>
      <w:spacing w:before="480" w:line="276" w:lineRule="auto"/>
      <w:outlineLvl w:val="9"/>
    </w:pPr>
    <w:rPr>
      <w:b/>
      <w:bCs/>
      <w:sz w:val="28"/>
      <w:szCs w:val="28"/>
    </w:rPr>
  </w:style>
  <w:style w:type="paragraph" w:styleId="Sommario1">
    <w:name w:val="toc 1"/>
    <w:basedOn w:val="Normale"/>
    <w:next w:val="Normale"/>
    <w:autoRedefine/>
    <w:uiPriority w:val="39"/>
    <w:unhideWhenUsed/>
    <w:rsid w:val="00DE7B09"/>
    <w:pPr>
      <w:tabs>
        <w:tab w:val="left" w:pos="480"/>
        <w:tab w:val="right" w:leader="dot" w:pos="9622"/>
      </w:tabs>
      <w:spacing w:after="100"/>
    </w:pPr>
  </w:style>
  <w:style w:type="character" w:styleId="Collegamentoipertestuale">
    <w:name w:val="Hyperlink"/>
    <w:basedOn w:val="Carpredefinitoparagrafo"/>
    <w:uiPriority w:val="99"/>
    <w:unhideWhenUsed/>
    <w:rsid w:val="00CC0945"/>
    <w:rPr>
      <w:color w:val="0563C1" w:themeColor="hyperlink"/>
      <w:u w:val="single"/>
    </w:rPr>
  </w:style>
  <w:style w:type="character" w:customStyle="1" w:styleId="Titolo2Carattere">
    <w:name w:val="Titolo 2 Carattere"/>
    <w:basedOn w:val="Carpredefinitoparagrafo"/>
    <w:link w:val="Titolo2"/>
    <w:uiPriority w:val="9"/>
    <w:rsid w:val="00CC0945"/>
    <w:rPr>
      <w:rFonts w:asciiTheme="majorHAnsi" w:eastAsiaTheme="majorEastAsia" w:hAnsiTheme="majorHAnsi" w:cstheme="majorBidi"/>
      <w:color w:val="2F5496" w:themeColor="accent1" w:themeShade="BF"/>
      <w:sz w:val="26"/>
      <w:szCs w:val="26"/>
    </w:rPr>
  </w:style>
  <w:style w:type="paragraph" w:styleId="Paragrafoelenco">
    <w:name w:val="List Paragraph"/>
    <w:basedOn w:val="Normale"/>
    <w:uiPriority w:val="34"/>
    <w:qFormat/>
    <w:rsid w:val="00C53173"/>
    <w:pPr>
      <w:ind w:left="720"/>
      <w:contextualSpacing/>
    </w:pPr>
  </w:style>
  <w:style w:type="paragraph" w:customStyle="1" w:styleId="testo">
    <w:name w:val="testo"/>
    <w:basedOn w:val="Normale"/>
    <w:link w:val="testoCarattere"/>
    <w:rsid w:val="00C53173"/>
    <w:pPr>
      <w:keepLines/>
      <w:spacing w:line="280" w:lineRule="exact"/>
      <w:ind w:left="851" w:right="284"/>
      <w:jc w:val="both"/>
    </w:pPr>
    <w:rPr>
      <w:rFonts w:ascii="Arial" w:hAnsi="Arial"/>
      <w:sz w:val="20"/>
      <w:szCs w:val="20"/>
    </w:rPr>
  </w:style>
  <w:style w:type="paragraph" w:customStyle="1" w:styleId="Testo0">
    <w:name w:val="Testo"/>
    <w:basedOn w:val="Testonormale"/>
    <w:rsid w:val="00C53173"/>
    <w:pPr>
      <w:spacing w:line="280" w:lineRule="exact"/>
      <w:ind w:left="851"/>
    </w:pPr>
    <w:rPr>
      <w:rFonts w:ascii="Arial" w:hAnsi="Arial" w:cs="Times New Roman"/>
      <w:sz w:val="22"/>
      <w:szCs w:val="20"/>
    </w:rPr>
  </w:style>
  <w:style w:type="paragraph" w:styleId="Testonormale">
    <w:name w:val="Plain Text"/>
    <w:basedOn w:val="Normale"/>
    <w:link w:val="TestonormaleCarattere"/>
    <w:uiPriority w:val="99"/>
    <w:semiHidden/>
    <w:unhideWhenUsed/>
    <w:rsid w:val="00C53173"/>
    <w:rPr>
      <w:rFonts w:ascii="Consolas" w:hAnsi="Consolas" w:cs="Consolas"/>
      <w:sz w:val="21"/>
      <w:szCs w:val="21"/>
    </w:rPr>
  </w:style>
  <w:style w:type="character" w:customStyle="1" w:styleId="TestonormaleCarattere">
    <w:name w:val="Testo normale Carattere"/>
    <w:basedOn w:val="Carpredefinitoparagrafo"/>
    <w:link w:val="Testonormale"/>
    <w:uiPriority w:val="99"/>
    <w:semiHidden/>
    <w:rsid w:val="00C53173"/>
    <w:rPr>
      <w:rFonts w:ascii="Consolas" w:hAnsi="Consolas" w:cs="Consolas"/>
      <w:sz w:val="21"/>
      <w:szCs w:val="21"/>
    </w:rPr>
  </w:style>
  <w:style w:type="character" w:customStyle="1" w:styleId="Titolo3Carattere">
    <w:name w:val="Titolo 3 Carattere"/>
    <w:basedOn w:val="Carpredefinitoparagrafo"/>
    <w:link w:val="Titolo3"/>
    <w:uiPriority w:val="9"/>
    <w:rsid w:val="004E7251"/>
    <w:rPr>
      <w:rFonts w:asciiTheme="majorHAnsi" w:eastAsiaTheme="majorEastAsia" w:hAnsiTheme="majorHAnsi" w:cstheme="majorBidi"/>
      <w:color w:val="1F3763" w:themeColor="accent1" w:themeShade="7F"/>
    </w:rPr>
  </w:style>
  <w:style w:type="paragraph" w:customStyle="1" w:styleId="Style1">
    <w:name w:val="Style 1"/>
    <w:basedOn w:val="Normale"/>
    <w:uiPriority w:val="99"/>
    <w:rsid w:val="009927BE"/>
    <w:pPr>
      <w:widowControl w:val="0"/>
      <w:autoSpaceDE w:val="0"/>
      <w:autoSpaceDN w:val="0"/>
      <w:adjustRightInd w:val="0"/>
    </w:pPr>
    <w:rPr>
      <w:rFonts w:eastAsiaTheme="minorEastAsia"/>
      <w:sz w:val="20"/>
      <w:szCs w:val="20"/>
    </w:rPr>
  </w:style>
  <w:style w:type="character" w:customStyle="1" w:styleId="CharacterStyle1">
    <w:name w:val="Character Style 1"/>
    <w:uiPriority w:val="99"/>
    <w:rsid w:val="009927BE"/>
    <w:rPr>
      <w:sz w:val="20"/>
      <w:szCs w:val="20"/>
    </w:rPr>
  </w:style>
  <w:style w:type="character" w:styleId="Rimandocommento">
    <w:name w:val="annotation reference"/>
    <w:basedOn w:val="Carpredefinitoparagrafo"/>
    <w:uiPriority w:val="99"/>
    <w:semiHidden/>
    <w:unhideWhenUsed/>
    <w:rsid w:val="008736C0"/>
    <w:rPr>
      <w:sz w:val="16"/>
      <w:szCs w:val="16"/>
    </w:rPr>
  </w:style>
  <w:style w:type="paragraph" w:styleId="Testocommento">
    <w:name w:val="annotation text"/>
    <w:basedOn w:val="Normale"/>
    <w:link w:val="TestocommentoCarattere"/>
    <w:unhideWhenUsed/>
    <w:rsid w:val="008736C0"/>
    <w:rPr>
      <w:sz w:val="20"/>
      <w:szCs w:val="20"/>
    </w:rPr>
  </w:style>
  <w:style w:type="character" w:customStyle="1" w:styleId="TestocommentoCarattere">
    <w:name w:val="Testo commento Carattere"/>
    <w:basedOn w:val="Carpredefinitoparagrafo"/>
    <w:link w:val="Testocommento"/>
    <w:uiPriority w:val="99"/>
    <w:rsid w:val="008736C0"/>
    <w:rPr>
      <w:sz w:val="20"/>
      <w:szCs w:val="20"/>
    </w:rPr>
  </w:style>
  <w:style w:type="paragraph" w:styleId="Soggettocommento">
    <w:name w:val="annotation subject"/>
    <w:basedOn w:val="Testocommento"/>
    <w:next w:val="Testocommento"/>
    <w:link w:val="SoggettocommentoCarattere"/>
    <w:uiPriority w:val="99"/>
    <w:semiHidden/>
    <w:unhideWhenUsed/>
    <w:rsid w:val="008736C0"/>
    <w:rPr>
      <w:b/>
      <w:bCs/>
    </w:rPr>
  </w:style>
  <w:style w:type="character" w:customStyle="1" w:styleId="SoggettocommentoCarattere">
    <w:name w:val="Soggetto commento Carattere"/>
    <w:basedOn w:val="TestocommentoCarattere"/>
    <w:link w:val="Soggettocommento"/>
    <w:uiPriority w:val="99"/>
    <w:semiHidden/>
    <w:rsid w:val="008736C0"/>
    <w:rPr>
      <w:b/>
      <w:bCs/>
      <w:sz w:val="20"/>
      <w:szCs w:val="20"/>
    </w:rPr>
  </w:style>
  <w:style w:type="paragraph" w:styleId="Testofumetto">
    <w:name w:val="Balloon Text"/>
    <w:basedOn w:val="Normale"/>
    <w:link w:val="TestofumettoCarattere"/>
    <w:semiHidden/>
    <w:unhideWhenUsed/>
    <w:rsid w:val="008736C0"/>
    <w:rPr>
      <w:sz w:val="26"/>
      <w:szCs w:val="26"/>
    </w:rPr>
  </w:style>
  <w:style w:type="character" w:customStyle="1" w:styleId="TestofumettoCarattere">
    <w:name w:val="Testo fumetto Carattere"/>
    <w:basedOn w:val="Carpredefinitoparagrafo"/>
    <w:link w:val="Testofumetto"/>
    <w:semiHidden/>
    <w:rsid w:val="008736C0"/>
    <w:rPr>
      <w:rFonts w:ascii="Times New Roman" w:hAnsi="Times New Roman" w:cs="Times New Roman"/>
      <w:sz w:val="26"/>
      <w:szCs w:val="26"/>
    </w:rPr>
  </w:style>
  <w:style w:type="paragraph" w:styleId="Revisione">
    <w:name w:val="Revision"/>
    <w:hidden/>
    <w:uiPriority w:val="99"/>
    <w:semiHidden/>
    <w:rsid w:val="008736C0"/>
  </w:style>
  <w:style w:type="paragraph" w:styleId="Sommario2">
    <w:name w:val="toc 2"/>
    <w:basedOn w:val="Normale"/>
    <w:next w:val="Normale"/>
    <w:autoRedefine/>
    <w:uiPriority w:val="39"/>
    <w:unhideWhenUsed/>
    <w:rsid w:val="001C7915"/>
    <w:pPr>
      <w:spacing w:after="100"/>
      <w:ind w:left="240"/>
    </w:pPr>
  </w:style>
  <w:style w:type="paragraph" w:styleId="Sommario3">
    <w:name w:val="toc 3"/>
    <w:basedOn w:val="Normale"/>
    <w:next w:val="Normale"/>
    <w:autoRedefine/>
    <w:uiPriority w:val="39"/>
    <w:unhideWhenUsed/>
    <w:rsid w:val="001C7915"/>
    <w:pPr>
      <w:spacing w:after="100"/>
      <w:ind w:left="480"/>
    </w:pPr>
  </w:style>
  <w:style w:type="character" w:customStyle="1" w:styleId="characterstyle10">
    <w:name w:val="characterstyle1"/>
    <w:basedOn w:val="Carpredefinitoparagrafo"/>
    <w:rsid w:val="001D1D07"/>
  </w:style>
  <w:style w:type="character" w:customStyle="1" w:styleId="apple-converted-space">
    <w:name w:val="apple-converted-space"/>
    <w:basedOn w:val="Carpredefinitoparagrafo"/>
    <w:rsid w:val="001D1D07"/>
  </w:style>
  <w:style w:type="character" w:customStyle="1" w:styleId="CharacterStyle2">
    <w:name w:val="Character Style 2"/>
    <w:uiPriority w:val="99"/>
    <w:rsid w:val="005C3AC1"/>
    <w:rPr>
      <w:sz w:val="20"/>
      <w:szCs w:val="20"/>
    </w:rPr>
  </w:style>
  <w:style w:type="paragraph" w:customStyle="1" w:styleId="style10">
    <w:name w:val="style1"/>
    <w:basedOn w:val="Normale"/>
    <w:rsid w:val="005C3AC1"/>
    <w:pPr>
      <w:spacing w:before="100" w:beforeAutospacing="1" w:after="100" w:afterAutospacing="1"/>
    </w:pPr>
  </w:style>
  <w:style w:type="character" w:customStyle="1" w:styleId="characterstyle20">
    <w:name w:val="characterstyle2"/>
    <w:basedOn w:val="Carpredefinitoparagrafo"/>
    <w:rsid w:val="00971F43"/>
  </w:style>
  <w:style w:type="paragraph" w:styleId="Pidipagina">
    <w:name w:val="footer"/>
    <w:basedOn w:val="Normale"/>
    <w:link w:val="PidipaginaCarattere"/>
    <w:uiPriority w:val="99"/>
    <w:rsid w:val="00125BA9"/>
    <w:pPr>
      <w:tabs>
        <w:tab w:val="center" w:pos="4819"/>
        <w:tab w:val="right" w:pos="9638"/>
      </w:tabs>
    </w:pPr>
    <w:rPr>
      <w:sz w:val="20"/>
      <w:szCs w:val="20"/>
    </w:rPr>
  </w:style>
  <w:style w:type="character" w:customStyle="1" w:styleId="PidipaginaCarattere">
    <w:name w:val="Piè di pagina Carattere"/>
    <w:basedOn w:val="Carpredefinitoparagrafo"/>
    <w:link w:val="Pidipagina"/>
    <w:uiPriority w:val="99"/>
    <w:rsid w:val="00125BA9"/>
    <w:rPr>
      <w:rFonts w:ascii="Times New Roman" w:eastAsia="Times New Roman" w:hAnsi="Times New Roman" w:cs="Times New Roman"/>
      <w:sz w:val="20"/>
      <w:szCs w:val="20"/>
      <w:lang w:eastAsia="it-IT"/>
    </w:rPr>
  </w:style>
  <w:style w:type="paragraph" w:styleId="Titolo">
    <w:name w:val="Title"/>
    <w:basedOn w:val="Normale"/>
    <w:link w:val="TitoloCarattere"/>
    <w:qFormat/>
    <w:rsid w:val="00125BA9"/>
    <w:pPr>
      <w:jc w:val="center"/>
    </w:pPr>
    <w:rPr>
      <w:rFonts w:ascii="Arial" w:hAnsi="Arial"/>
      <w:b/>
      <w:szCs w:val="20"/>
    </w:rPr>
  </w:style>
  <w:style w:type="character" w:customStyle="1" w:styleId="TitoloCarattere">
    <w:name w:val="Titolo Carattere"/>
    <w:basedOn w:val="Carpredefinitoparagrafo"/>
    <w:link w:val="Titolo"/>
    <w:rsid w:val="00125BA9"/>
    <w:rPr>
      <w:rFonts w:ascii="Arial" w:eastAsia="Times New Roman" w:hAnsi="Arial" w:cs="Times New Roman"/>
      <w:b/>
      <w:szCs w:val="20"/>
      <w:lang w:eastAsia="it-IT"/>
    </w:rPr>
  </w:style>
  <w:style w:type="paragraph" w:styleId="Intestazione">
    <w:name w:val="header"/>
    <w:basedOn w:val="Normale"/>
    <w:link w:val="IntestazioneCarattere"/>
    <w:unhideWhenUsed/>
    <w:rsid w:val="00125BA9"/>
    <w:pPr>
      <w:tabs>
        <w:tab w:val="center" w:pos="4819"/>
        <w:tab w:val="right" w:pos="9638"/>
      </w:tabs>
    </w:pPr>
  </w:style>
  <w:style w:type="character" w:customStyle="1" w:styleId="IntestazioneCarattere">
    <w:name w:val="Intestazione Carattere"/>
    <w:basedOn w:val="Carpredefinitoparagrafo"/>
    <w:link w:val="Intestazione"/>
    <w:rsid w:val="00125BA9"/>
  </w:style>
  <w:style w:type="character" w:customStyle="1" w:styleId="Menzionenonrisolta1">
    <w:name w:val="Menzione non risolta1"/>
    <w:basedOn w:val="Carpredefinitoparagrafo"/>
    <w:uiPriority w:val="99"/>
    <w:semiHidden/>
    <w:unhideWhenUsed/>
    <w:rsid w:val="00004F38"/>
    <w:rPr>
      <w:color w:val="605E5C"/>
      <w:shd w:val="clear" w:color="auto" w:fill="E1DFDD"/>
    </w:rPr>
  </w:style>
  <w:style w:type="table" w:styleId="Grigliatabella">
    <w:name w:val="Table Grid"/>
    <w:basedOn w:val="Tabellanormale"/>
    <w:uiPriority w:val="39"/>
    <w:rsid w:val="00FA1E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zionenonrisolta2">
    <w:name w:val="Menzione non risolta2"/>
    <w:basedOn w:val="Carpredefinitoparagrafo"/>
    <w:uiPriority w:val="99"/>
    <w:semiHidden/>
    <w:unhideWhenUsed/>
    <w:rsid w:val="005C787C"/>
    <w:rPr>
      <w:color w:val="605E5C"/>
      <w:shd w:val="clear" w:color="auto" w:fill="E1DFDD"/>
    </w:rPr>
  </w:style>
  <w:style w:type="character" w:styleId="Enfasicorsivo">
    <w:name w:val="Emphasis"/>
    <w:basedOn w:val="Carpredefinitoparagrafo"/>
    <w:uiPriority w:val="20"/>
    <w:qFormat/>
    <w:rsid w:val="00C05CF9"/>
    <w:rPr>
      <w:i/>
      <w:iCs/>
    </w:rPr>
  </w:style>
  <w:style w:type="character" w:styleId="Collegamentovisitato">
    <w:name w:val="FollowedHyperlink"/>
    <w:basedOn w:val="Carpredefinitoparagrafo"/>
    <w:uiPriority w:val="99"/>
    <w:semiHidden/>
    <w:unhideWhenUsed/>
    <w:rsid w:val="00E36EC2"/>
    <w:rPr>
      <w:color w:val="954F72" w:themeColor="followedHyperlink"/>
      <w:u w:val="single"/>
    </w:rPr>
  </w:style>
  <w:style w:type="character" w:styleId="Testosegnaposto">
    <w:name w:val="Placeholder Text"/>
    <w:basedOn w:val="Carpredefinitoparagrafo"/>
    <w:uiPriority w:val="99"/>
    <w:semiHidden/>
    <w:rsid w:val="000205A9"/>
    <w:rPr>
      <w:color w:val="808080"/>
    </w:rPr>
  </w:style>
  <w:style w:type="paragraph" w:styleId="NormaleWeb">
    <w:name w:val="Normal (Web)"/>
    <w:basedOn w:val="Normale"/>
    <w:uiPriority w:val="99"/>
    <w:semiHidden/>
    <w:unhideWhenUsed/>
    <w:rsid w:val="008C65C7"/>
  </w:style>
  <w:style w:type="character" w:customStyle="1" w:styleId="testoCarattere">
    <w:name w:val="testo Carattere"/>
    <w:link w:val="testo"/>
    <w:rsid w:val="00280697"/>
    <w:rPr>
      <w:rFonts w:ascii="Arial" w:eastAsia="Times New Roman" w:hAnsi="Arial" w:cs="Times New Roman"/>
      <w:sz w:val="20"/>
      <w:szCs w:val="20"/>
      <w:lang w:eastAsia="it-IT"/>
    </w:rPr>
  </w:style>
  <w:style w:type="character" w:styleId="Numeropagina">
    <w:name w:val="page number"/>
    <w:basedOn w:val="Carpredefinitoparagrafo"/>
    <w:rsid w:val="00BC07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4804">
      <w:bodyDiv w:val="1"/>
      <w:marLeft w:val="0"/>
      <w:marRight w:val="0"/>
      <w:marTop w:val="0"/>
      <w:marBottom w:val="0"/>
      <w:divBdr>
        <w:top w:val="none" w:sz="0" w:space="0" w:color="auto"/>
        <w:left w:val="none" w:sz="0" w:space="0" w:color="auto"/>
        <w:bottom w:val="none" w:sz="0" w:space="0" w:color="auto"/>
        <w:right w:val="none" w:sz="0" w:space="0" w:color="auto"/>
      </w:divBdr>
    </w:div>
    <w:div w:id="27610160">
      <w:bodyDiv w:val="1"/>
      <w:marLeft w:val="0"/>
      <w:marRight w:val="0"/>
      <w:marTop w:val="0"/>
      <w:marBottom w:val="0"/>
      <w:divBdr>
        <w:top w:val="none" w:sz="0" w:space="0" w:color="auto"/>
        <w:left w:val="none" w:sz="0" w:space="0" w:color="auto"/>
        <w:bottom w:val="none" w:sz="0" w:space="0" w:color="auto"/>
        <w:right w:val="none" w:sz="0" w:space="0" w:color="auto"/>
      </w:divBdr>
    </w:div>
    <w:div w:id="144516963">
      <w:bodyDiv w:val="1"/>
      <w:marLeft w:val="0"/>
      <w:marRight w:val="0"/>
      <w:marTop w:val="0"/>
      <w:marBottom w:val="0"/>
      <w:divBdr>
        <w:top w:val="none" w:sz="0" w:space="0" w:color="auto"/>
        <w:left w:val="none" w:sz="0" w:space="0" w:color="auto"/>
        <w:bottom w:val="none" w:sz="0" w:space="0" w:color="auto"/>
        <w:right w:val="none" w:sz="0" w:space="0" w:color="auto"/>
      </w:divBdr>
    </w:div>
    <w:div w:id="148520401">
      <w:bodyDiv w:val="1"/>
      <w:marLeft w:val="0"/>
      <w:marRight w:val="0"/>
      <w:marTop w:val="0"/>
      <w:marBottom w:val="0"/>
      <w:divBdr>
        <w:top w:val="none" w:sz="0" w:space="0" w:color="auto"/>
        <w:left w:val="none" w:sz="0" w:space="0" w:color="auto"/>
        <w:bottom w:val="none" w:sz="0" w:space="0" w:color="auto"/>
        <w:right w:val="none" w:sz="0" w:space="0" w:color="auto"/>
      </w:divBdr>
    </w:div>
    <w:div w:id="153373130">
      <w:bodyDiv w:val="1"/>
      <w:marLeft w:val="0"/>
      <w:marRight w:val="0"/>
      <w:marTop w:val="0"/>
      <w:marBottom w:val="0"/>
      <w:divBdr>
        <w:top w:val="none" w:sz="0" w:space="0" w:color="auto"/>
        <w:left w:val="none" w:sz="0" w:space="0" w:color="auto"/>
        <w:bottom w:val="none" w:sz="0" w:space="0" w:color="auto"/>
        <w:right w:val="none" w:sz="0" w:space="0" w:color="auto"/>
      </w:divBdr>
    </w:div>
    <w:div w:id="200484941">
      <w:bodyDiv w:val="1"/>
      <w:marLeft w:val="0"/>
      <w:marRight w:val="0"/>
      <w:marTop w:val="0"/>
      <w:marBottom w:val="0"/>
      <w:divBdr>
        <w:top w:val="none" w:sz="0" w:space="0" w:color="auto"/>
        <w:left w:val="none" w:sz="0" w:space="0" w:color="auto"/>
        <w:bottom w:val="none" w:sz="0" w:space="0" w:color="auto"/>
        <w:right w:val="none" w:sz="0" w:space="0" w:color="auto"/>
      </w:divBdr>
    </w:div>
    <w:div w:id="228082551">
      <w:bodyDiv w:val="1"/>
      <w:marLeft w:val="0"/>
      <w:marRight w:val="0"/>
      <w:marTop w:val="0"/>
      <w:marBottom w:val="0"/>
      <w:divBdr>
        <w:top w:val="none" w:sz="0" w:space="0" w:color="auto"/>
        <w:left w:val="none" w:sz="0" w:space="0" w:color="auto"/>
        <w:bottom w:val="none" w:sz="0" w:space="0" w:color="auto"/>
        <w:right w:val="none" w:sz="0" w:space="0" w:color="auto"/>
      </w:divBdr>
    </w:div>
    <w:div w:id="231550857">
      <w:bodyDiv w:val="1"/>
      <w:marLeft w:val="0"/>
      <w:marRight w:val="0"/>
      <w:marTop w:val="0"/>
      <w:marBottom w:val="0"/>
      <w:divBdr>
        <w:top w:val="none" w:sz="0" w:space="0" w:color="auto"/>
        <w:left w:val="none" w:sz="0" w:space="0" w:color="auto"/>
        <w:bottom w:val="none" w:sz="0" w:space="0" w:color="auto"/>
        <w:right w:val="none" w:sz="0" w:space="0" w:color="auto"/>
      </w:divBdr>
    </w:div>
    <w:div w:id="247615134">
      <w:bodyDiv w:val="1"/>
      <w:marLeft w:val="0"/>
      <w:marRight w:val="0"/>
      <w:marTop w:val="0"/>
      <w:marBottom w:val="0"/>
      <w:divBdr>
        <w:top w:val="none" w:sz="0" w:space="0" w:color="auto"/>
        <w:left w:val="none" w:sz="0" w:space="0" w:color="auto"/>
        <w:bottom w:val="none" w:sz="0" w:space="0" w:color="auto"/>
        <w:right w:val="none" w:sz="0" w:space="0" w:color="auto"/>
      </w:divBdr>
    </w:div>
    <w:div w:id="261845078">
      <w:bodyDiv w:val="1"/>
      <w:marLeft w:val="0"/>
      <w:marRight w:val="0"/>
      <w:marTop w:val="0"/>
      <w:marBottom w:val="0"/>
      <w:divBdr>
        <w:top w:val="none" w:sz="0" w:space="0" w:color="auto"/>
        <w:left w:val="none" w:sz="0" w:space="0" w:color="auto"/>
        <w:bottom w:val="none" w:sz="0" w:space="0" w:color="auto"/>
        <w:right w:val="none" w:sz="0" w:space="0" w:color="auto"/>
      </w:divBdr>
    </w:div>
    <w:div w:id="294143222">
      <w:bodyDiv w:val="1"/>
      <w:marLeft w:val="0"/>
      <w:marRight w:val="0"/>
      <w:marTop w:val="0"/>
      <w:marBottom w:val="0"/>
      <w:divBdr>
        <w:top w:val="none" w:sz="0" w:space="0" w:color="auto"/>
        <w:left w:val="none" w:sz="0" w:space="0" w:color="auto"/>
        <w:bottom w:val="none" w:sz="0" w:space="0" w:color="auto"/>
        <w:right w:val="none" w:sz="0" w:space="0" w:color="auto"/>
      </w:divBdr>
    </w:div>
    <w:div w:id="386608847">
      <w:bodyDiv w:val="1"/>
      <w:marLeft w:val="0"/>
      <w:marRight w:val="0"/>
      <w:marTop w:val="0"/>
      <w:marBottom w:val="0"/>
      <w:divBdr>
        <w:top w:val="none" w:sz="0" w:space="0" w:color="auto"/>
        <w:left w:val="none" w:sz="0" w:space="0" w:color="auto"/>
        <w:bottom w:val="none" w:sz="0" w:space="0" w:color="auto"/>
        <w:right w:val="none" w:sz="0" w:space="0" w:color="auto"/>
      </w:divBdr>
    </w:div>
    <w:div w:id="413011000">
      <w:bodyDiv w:val="1"/>
      <w:marLeft w:val="0"/>
      <w:marRight w:val="0"/>
      <w:marTop w:val="0"/>
      <w:marBottom w:val="0"/>
      <w:divBdr>
        <w:top w:val="none" w:sz="0" w:space="0" w:color="auto"/>
        <w:left w:val="none" w:sz="0" w:space="0" w:color="auto"/>
        <w:bottom w:val="none" w:sz="0" w:space="0" w:color="auto"/>
        <w:right w:val="none" w:sz="0" w:space="0" w:color="auto"/>
      </w:divBdr>
    </w:div>
    <w:div w:id="478695725">
      <w:bodyDiv w:val="1"/>
      <w:marLeft w:val="0"/>
      <w:marRight w:val="0"/>
      <w:marTop w:val="0"/>
      <w:marBottom w:val="0"/>
      <w:divBdr>
        <w:top w:val="none" w:sz="0" w:space="0" w:color="auto"/>
        <w:left w:val="none" w:sz="0" w:space="0" w:color="auto"/>
        <w:bottom w:val="none" w:sz="0" w:space="0" w:color="auto"/>
        <w:right w:val="none" w:sz="0" w:space="0" w:color="auto"/>
      </w:divBdr>
    </w:div>
    <w:div w:id="487982999">
      <w:bodyDiv w:val="1"/>
      <w:marLeft w:val="0"/>
      <w:marRight w:val="0"/>
      <w:marTop w:val="0"/>
      <w:marBottom w:val="0"/>
      <w:divBdr>
        <w:top w:val="none" w:sz="0" w:space="0" w:color="auto"/>
        <w:left w:val="none" w:sz="0" w:space="0" w:color="auto"/>
        <w:bottom w:val="none" w:sz="0" w:space="0" w:color="auto"/>
        <w:right w:val="none" w:sz="0" w:space="0" w:color="auto"/>
      </w:divBdr>
    </w:div>
    <w:div w:id="585577202">
      <w:bodyDiv w:val="1"/>
      <w:marLeft w:val="0"/>
      <w:marRight w:val="0"/>
      <w:marTop w:val="0"/>
      <w:marBottom w:val="0"/>
      <w:divBdr>
        <w:top w:val="none" w:sz="0" w:space="0" w:color="auto"/>
        <w:left w:val="none" w:sz="0" w:space="0" w:color="auto"/>
        <w:bottom w:val="none" w:sz="0" w:space="0" w:color="auto"/>
        <w:right w:val="none" w:sz="0" w:space="0" w:color="auto"/>
      </w:divBdr>
    </w:div>
    <w:div w:id="624889979">
      <w:bodyDiv w:val="1"/>
      <w:marLeft w:val="0"/>
      <w:marRight w:val="0"/>
      <w:marTop w:val="0"/>
      <w:marBottom w:val="0"/>
      <w:divBdr>
        <w:top w:val="none" w:sz="0" w:space="0" w:color="auto"/>
        <w:left w:val="none" w:sz="0" w:space="0" w:color="auto"/>
        <w:bottom w:val="none" w:sz="0" w:space="0" w:color="auto"/>
        <w:right w:val="none" w:sz="0" w:space="0" w:color="auto"/>
      </w:divBdr>
    </w:div>
    <w:div w:id="629212013">
      <w:bodyDiv w:val="1"/>
      <w:marLeft w:val="0"/>
      <w:marRight w:val="0"/>
      <w:marTop w:val="0"/>
      <w:marBottom w:val="0"/>
      <w:divBdr>
        <w:top w:val="none" w:sz="0" w:space="0" w:color="auto"/>
        <w:left w:val="none" w:sz="0" w:space="0" w:color="auto"/>
        <w:bottom w:val="none" w:sz="0" w:space="0" w:color="auto"/>
        <w:right w:val="none" w:sz="0" w:space="0" w:color="auto"/>
      </w:divBdr>
    </w:div>
    <w:div w:id="690569782">
      <w:bodyDiv w:val="1"/>
      <w:marLeft w:val="0"/>
      <w:marRight w:val="0"/>
      <w:marTop w:val="0"/>
      <w:marBottom w:val="0"/>
      <w:divBdr>
        <w:top w:val="none" w:sz="0" w:space="0" w:color="auto"/>
        <w:left w:val="none" w:sz="0" w:space="0" w:color="auto"/>
        <w:bottom w:val="none" w:sz="0" w:space="0" w:color="auto"/>
        <w:right w:val="none" w:sz="0" w:space="0" w:color="auto"/>
      </w:divBdr>
    </w:div>
    <w:div w:id="709959331">
      <w:bodyDiv w:val="1"/>
      <w:marLeft w:val="0"/>
      <w:marRight w:val="0"/>
      <w:marTop w:val="0"/>
      <w:marBottom w:val="0"/>
      <w:divBdr>
        <w:top w:val="none" w:sz="0" w:space="0" w:color="auto"/>
        <w:left w:val="none" w:sz="0" w:space="0" w:color="auto"/>
        <w:bottom w:val="none" w:sz="0" w:space="0" w:color="auto"/>
        <w:right w:val="none" w:sz="0" w:space="0" w:color="auto"/>
      </w:divBdr>
    </w:div>
    <w:div w:id="786897026">
      <w:bodyDiv w:val="1"/>
      <w:marLeft w:val="0"/>
      <w:marRight w:val="0"/>
      <w:marTop w:val="0"/>
      <w:marBottom w:val="0"/>
      <w:divBdr>
        <w:top w:val="none" w:sz="0" w:space="0" w:color="auto"/>
        <w:left w:val="none" w:sz="0" w:space="0" w:color="auto"/>
        <w:bottom w:val="none" w:sz="0" w:space="0" w:color="auto"/>
        <w:right w:val="none" w:sz="0" w:space="0" w:color="auto"/>
      </w:divBdr>
    </w:div>
    <w:div w:id="813330111">
      <w:bodyDiv w:val="1"/>
      <w:marLeft w:val="0"/>
      <w:marRight w:val="0"/>
      <w:marTop w:val="0"/>
      <w:marBottom w:val="0"/>
      <w:divBdr>
        <w:top w:val="none" w:sz="0" w:space="0" w:color="auto"/>
        <w:left w:val="none" w:sz="0" w:space="0" w:color="auto"/>
        <w:bottom w:val="none" w:sz="0" w:space="0" w:color="auto"/>
        <w:right w:val="none" w:sz="0" w:space="0" w:color="auto"/>
      </w:divBdr>
    </w:div>
    <w:div w:id="821896075">
      <w:bodyDiv w:val="1"/>
      <w:marLeft w:val="0"/>
      <w:marRight w:val="0"/>
      <w:marTop w:val="0"/>
      <w:marBottom w:val="0"/>
      <w:divBdr>
        <w:top w:val="none" w:sz="0" w:space="0" w:color="auto"/>
        <w:left w:val="none" w:sz="0" w:space="0" w:color="auto"/>
        <w:bottom w:val="none" w:sz="0" w:space="0" w:color="auto"/>
        <w:right w:val="none" w:sz="0" w:space="0" w:color="auto"/>
      </w:divBdr>
    </w:div>
    <w:div w:id="842891148">
      <w:bodyDiv w:val="1"/>
      <w:marLeft w:val="0"/>
      <w:marRight w:val="0"/>
      <w:marTop w:val="0"/>
      <w:marBottom w:val="0"/>
      <w:divBdr>
        <w:top w:val="none" w:sz="0" w:space="0" w:color="auto"/>
        <w:left w:val="none" w:sz="0" w:space="0" w:color="auto"/>
        <w:bottom w:val="none" w:sz="0" w:space="0" w:color="auto"/>
        <w:right w:val="none" w:sz="0" w:space="0" w:color="auto"/>
      </w:divBdr>
    </w:div>
    <w:div w:id="843399308">
      <w:bodyDiv w:val="1"/>
      <w:marLeft w:val="0"/>
      <w:marRight w:val="0"/>
      <w:marTop w:val="0"/>
      <w:marBottom w:val="0"/>
      <w:divBdr>
        <w:top w:val="none" w:sz="0" w:space="0" w:color="auto"/>
        <w:left w:val="none" w:sz="0" w:space="0" w:color="auto"/>
        <w:bottom w:val="none" w:sz="0" w:space="0" w:color="auto"/>
        <w:right w:val="none" w:sz="0" w:space="0" w:color="auto"/>
      </w:divBdr>
    </w:div>
    <w:div w:id="845360881">
      <w:bodyDiv w:val="1"/>
      <w:marLeft w:val="0"/>
      <w:marRight w:val="0"/>
      <w:marTop w:val="0"/>
      <w:marBottom w:val="0"/>
      <w:divBdr>
        <w:top w:val="none" w:sz="0" w:space="0" w:color="auto"/>
        <w:left w:val="none" w:sz="0" w:space="0" w:color="auto"/>
        <w:bottom w:val="none" w:sz="0" w:space="0" w:color="auto"/>
        <w:right w:val="none" w:sz="0" w:space="0" w:color="auto"/>
      </w:divBdr>
      <w:divsChild>
        <w:div w:id="371077665">
          <w:marLeft w:val="0"/>
          <w:marRight w:val="0"/>
          <w:marTop w:val="0"/>
          <w:marBottom w:val="0"/>
          <w:divBdr>
            <w:top w:val="none" w:sz="0" w:space="0" w:color="auto"/>
            <w:left w:val="none" w:sz="0" w:space="0" w:color="auto"/>
            <w:bottom w:val="none" w:sz="0" w:space="0" w:color="auto"/>
            <w:right w:val="none" w:sz="0" w:space="0" w:color="auto"/>
          </w:divBdr>
        </w:div>
        <w:div w:id="627979389">
          <w:marLeft w:val="0"/>
          <w:marRight w:val="0"/>
          <w:marTop w:val="0"/>
          <w:marBottom w:val="0"/>
          <w:divBdr>
            <w:top w:val="none" w:sz="0" w:space="0" w:color="auto"/>
            <w:left w:val="none" w:sz="0" w:space="0" w:color="auto"/>
            <w:bottom w:val="none" w:sz="0" w:space="0" w:color="auto"/>
            <w:right w:val="none" w:sz="0" w:space="0" w:color="auto"/>
          </w:divBdr>
        </w:div>
      </w:divsChild>
    </w:div>
    <w:div w:id="870651664">
      <w:bodyDiv w:val="1"/>
      <w:marLeft w:val="0"/>
      <w:marRight w:val="0"/>
      <w:marTop w:val="0"/>
      <w:marBottom w:val="0"/>
      <w:divBdr>
        <w:top w:val="none" w:sz="0" w:space="0" w:color="auto"/>
        <w:left w:val="none" w:sz="0" w:space="0" w:color="auto"/>
        <w:bottom w:val="none" w:sz="0" w:space="0" w:color="auto"/>
        <w:right w:val="none" w:sz="0" w:space="0" w:color="auto"/>
      </w:divBdr>
    </w:div>
    <w:div w:id="948660157">
      <w:bodyDiv w:val="1"/>
      <w:marLeft w:val="0"/>
      <w:marRight w:val="0"/>
      <w:marTop w:val="0"/>
      <w:marBottom w:val="0"/>
      <w:divBdr>
        <w:top w:val="none" w:sz="0" w:space="0" w:color="auto"/>
        <w:left w:val="none" w:sz="0" w:space="0" w:color="auto"/>
        <w:bottom w:val="none" w:sz="0" w:space="0" w:color="auto"/>
        <w:right w:val="none" w:sz="0" w:space="0" w:color="auto"/>
      </w:divBdr>
    </w:div>
    <w:div w:id="957420073">
      <w:bodyDiv w:val="1"/>
      <w:marLeft w:val="0"/>
      <w:marRight w:val="0"/>
      <w:marTop w:val="0"/>
      <w:marBottom w:val="0"/>
      <w:divBdr>
        <w:top w:val="none" w:sz="0" w:space="0" w:color="auto"/>
        <w:left w:val="none" w:sz="0" w:space="0" w:color="auto"/>
        <w:bottom w:val="none" w:sz="0" w:space="0" w:color="auto"/>
        <w:right w:val="none" w:sz="0" w:space="0" w:color="auto"/>
      </w:divBdr>
      <w:divsChild>
        <w:div w:id="175581065">
          <w:marLeft w:val="0"/>
          <w:marRight w:val="0"/>
          <w:marTop w:val="0"/>
          <w:marBottom w:val="0"/>
          <w:divBdr>
            <w:top w:val="none" w:sz="0" w:space="0" w:color="auto"/>
            <w:left w:val="none" w:sz="0" w:space="0" w:color="auto"/>
            <w:bottom w:val="none" w:sz="0" w:space="0" w:color="auto"/>
            <w:right w:val="none" w:sz="0" w:space="0" w:color="auto"/>
          </w:divBdr>
        </w:div>
        <w:div w:id="818231494">
          <w:marLeft w:val="0"/>
          <w:marRight w:val="0"/>
          <w:marTop w:val="0"/>
          <w:marBottom w:val="0"/>
          <w:divBdr>
            <w:top w:val="none" w:sz="0" w:space="0" w:color="auto"/>
            <w:left w:val="none" w:sz="0" w:space="0" w:color="auto"/>
            <w:bottom w:val="none" w:sz="0" w:space="0" w:color="auto"/>
            <w:right w:val="none" w:sz="0" w:space="0" w:color="auto"/>
          </w:divBdr>
        </w:div>
      </w:divsChild>
    </w:div>
    <w:div w:id="1068698137">
      <w:bodyDiv w:val="1"/>
      <w:marLeft w:val="0"/>
      <w:marRight w:val="0"/>
      <w:marTop w:val="0"/>
      <w:marBottom w:val="0"/>
      <w:divBdr>
        <w:top w:val="none" w:sz="0" w:space="0" w:color="auto"/>
        <w:left w:val="none" w:sz="0" w:space="0" w:color="auto"/>
        <w:bottom w:val="none" w:sz="0" w:space="0" w:color="auto"/>
        <w:right w:val="none" w:sz="0" w:space="0" w:color="auto"/>
      </w:divBdr>
    </w:div>
    <w:div w:id="1068726500">
      <w:bodyDiv w:val="1"/>
      <w:marLeft w:val="0"/>
      <w:marRight w:val="0"/>
      <w:marTop w:val="0"/>
      <w:marBottom w:val="0"/>
      <w:divBdr>
        <w:top w:val="none" w:sz="0" w:space="0" w:color="auto"/>
        <w:left w:val="none" w:sz="0" w:space="0" w:color="auto"/>
        <w:bottom w:val="none" w:sz="0" w:space="0" w:color="auto"/>
        <w:right w:val="none" w:sz="0" w:space="0" w:color="auto"/>
      </w:divBdr>
    </w:div>
    <w:div w:id="1128628159">
      <w:bodyDiv w:val="1"/>
      <w:marLeft w:val="0"/>
      <w:marRight w:val="0"/>
      <w:marTop w:val="0"/>
      <w:marBottom w:val="0"/>
      <w:divBdr>
        <w:top w:val="none" w:sz="0" w:space="0" w:color="auto"/>
        <w:left w:val="none" w:sz="0" w:space="0" w:color="auto"/>
        <w:bottom w:val="none" w:sz="0" w:space="0" w:color="auto"/>
        <w:right w:val="none" w:sz="0" w:space="0" w:color="auto"/>
      </w:divBdr>
    </w:div>
    <w:div w:id="1164274973">
      <w:bodyDiv w:val="1"/>
      <w:marLeft w:val="0"/>
      <w:marRight w:val="0"/>
      <w:marTop w:val="0"/>
      <w:marBottom w:val="0"/>
      <w:divBdr>
        <w:top w:val="none" w:sz="0" w:space="0" w:color="auto"/>
        <w:left w:val="none" w:sz="0" w:space="0" w:color="auto"/>
        <w:bottom w:val="none" w:sz="0" w:space="0" w:color="auto"/>
        <w:right w:val="none" w:sz="0" w:space="0" w:color="auto"/>
      </w:divBdr>
    </w:div>
    <w:div w:id="1197549772">
      <w:bodyDiv w:val="1"/>
      <w:marLeft w:val="0"/>
      <w:marRight w:val="0"/>
      <w:marTop w:val="0"/>
      <w:marBottom w:val="0"/>
      <w:divBdr>
        <w:top w:val="none" w:sz="0" w:space="0" w:color="auto"/>
        <w:left w:val="none" w:sz="0" w:space="0" w:color="auto"/>
        <w:bottom w:val="none" w:sz="0" w:space="0" w:color="auto"/>
        <w:right w:val="none" w:sz="0" w:space="0" w:color="auto"/>
      </w:divBdr>
    </w:div>
    <w:div w:id="1253320036">
      <w:bodyDiv w:val="1"/>
      <w:marLeft w:val="0"/>
      <w:marRight w:val="0"/>
      <w:marTop w:val="0"/>
      <w:marBottom w:val="0"/>
      <w:divBdr>
        <w:top w:val="none" w:sz="0" w:space="0" w:color="auto"/>
        <w:left w:val="none" w:sz="0" w:space="0" w:color="auto"/>
        <w:bottom w:val="none" w:sz="0" w:space="0" w:color="auto"/>
        <w:right w:val="none" w:sz="0" w:space="0" w:color="auto"/>
      </w:divBdr>
    </w:div>
    <w:div w:id="1254784568">
      <w:bodyDiv w:val="1"/>
      <w:marLeft w:val="0"/>
      <w:marRight w:val="0"/>
      <w:marTop w:val="0"/>
      <w:marBottom w:val="0"/>
      <w:divBdr>
        <w:top w:val="none" w:sz="0" w:space="0" w:color="auto"/>
        <w:left w:val="none" w:sz="0" w:space="0" w:color="auto"/>
        <w:bottom w:val="none" w:sz="0" w:space="0" w:color="auto"/>
        <w:right w:val="none" w:sz="0" w:space="0" w:color="auto"/>
      </w:divBdr>
    </w:div>
    <w:div w:id="1445732915">
      <w:bodyDiv w:val="1"/>
      <w:marLeft w:val="0"/>
      <w:marRight w:val="0"/>
      <w:marTop w:val="0"/>
      <w:marBottom w:val="0"/>
      <w:divBdr>
        <w:top w:val="none" w:sz="0" w:space="0" w:color="auto"/>
        <w:left w:val="none" w:sz="0" w:space="0" w:color="auto"/>
        <w:bottom w:val="none" w:sz="0" w:space="0" w:color="auto"/>
        <w:right w:val="none" w:sz="0" w:space="0" w:color="auto"/>
      </w:divBdr>
    </w:div>
    <w:div w:id="1464811815">
      <w:bodyDiv w:val="1"/>
      <w:marLeft w:val="0"/>
      <w:marRight w:val="0"/>
      <w:marTop w:val="0"/>
      <w:marBottom w:val="0"/>
      <w:divBdr>
        <w:top w:val="none" w:sz="0" w:space="0" w:color="auto"/>
        <w:left w:val="none" w:sz="0" w:space="0" w:color="auto"/>
        <w:bottom w:val="none" w:sz="0" w:space="0" w:color="auto"/>
        <w:right w:val="none" w:sz="0" w:space="0" w:color="auto"/>
      </w:divBdr>
    </w:div>
    <w:div w:id="1465659494">
      <w:bodyDiv w:val="1"/>
      <w:marLeft w:val="0"/>
      <w:marRight w:val="0"/>
      <w:marTop w:val="0"/>
      <w:marBottom w:val="0"/>
      <w:divBdr>
        <w:top w:val="none" w:sz="0" w:space="0" w:color="auto"/>
        <w:left w:val="none" w:sz="0" w:space="0" w:color="auto"/>
        <w:bottom w:val="none" w:sz="0" w:space="0" w:color="auto"/>
        <w:right w:val="none" w:sz="0" w:space="0" w:color="auto"/>
      </w:divBdr>
      <w:divsChild>
        <w:div w:id="836193227">
          <w:marLeft w:val="0"/>
          <w:marRight w:val="0"/>
          <w:marTop w:val="0"/>
          <w:marBottom w:val="0"/>
          <w:divBdr>
            <w:top w:val="none" w:sz="0" w:space="0" w:color="auto"/>
            <w:left w:val="none" w:sz="0" w:space="0" w:color="auto"/>
            <w:bottom w:val="none" w:sz="0" w:space="0" w:color="auto"/>
            <w:right w:val="none" w:sz="0" w:space="0" w:color="auto"/>
          </w:divBdr>
        </w:div>
        <w:div w:id="1983004901">
          <w:marLeft w:val="0"/>
          <w:marRight w:val="0"/>
          <w:marTop w:val="0"/>
          <w:marBottom w:val="0"/>
          <w:divBdr>
            <w:top w:val="none" w:sz="0" w:space="0" w:color="auto"/>
            <w:left w:val="none" w:sz="0" w:space="0" w:color="auto"/>
            <w:bottom w:val="none" w:sz="0" w:space="0" w:color="auto"/>
            <w:right w:val="none" w:sz="0" w:space="0" w:color="auto"/>
          </w:divBdr>
        </w:div>
      </w:divsChild>
    </w:div>
    <w:div w:id="1474982762">
      <w:bodyDiv w:val="1"/>
      <w:marLeft w:val="0"/>
      <w:marRight w:val="0"/>
      <w:marTop w:val="0"/>
      <w:marBottom w:val="0"/>
      <w:divBdr>
        <w:top w:val="none" w:sz="0" w:space="0" w:color="auto"/>
        <w:left w:val="none" w:sz="0" w:space="0" w:color="auto"/>
        <w:bottom w:val="none" w:sz="0" w:space="0" w:color="auto"/>
        <w:right w:val="none" w:sz="0" w:space="0" w:color="auto"/>
      </w:divBdr>
    </w:div>
    <w:div w:id="1517043010">
      <w:bodyDiv w:val="1"/>
      <w:marLeft w:val="0"/>
      <w:marRight w:val="0"/>
      <w:marTop w:val="0"/>
      <w:marBottom w:val="0"/>
      <w:divBdr>
        <w:top w:val="none" w:sz="0" w:space="0" w:color="auto"/>
        <w:left w:val="none" w:sz="0" w:space="0" w:color="auto"/>
        <w:bottom w:val="none" w:sz="0" w:space="0" w:color="auto"/>
        <w:right w:val="none" w:sz="0" w:space="0" w:color="auto"/>
      </w:divBdr>
    </w:div>
    <w:div w:id="1540586249">
      <w:bodyDiv w:val="1"/>
      <w:marLeft w:val="0"/>
      <w:marRight w:val="0"/>
      <w:marTop w:val="0"/>
      <w:marBottom w:val="0"/>
      <w:divBdr>
        <w:top w:val="none" w:sz="0" w:space="0" w:color="auto"/>
        <w:left w:val="none" w:sz="0" w:space="0" w:color="auto"/>
        <w:bottom w:val="none" w:sz="0" w:space="0" w:color="auto"/>
        <w:right w:val="none" w:sz="0" w:space="0" w:color="auto"/>
      </w:divBdr>
    </w:div>
    <w:div w:id="1601990018">
      <w:bodyDiv w:val="1"/>
      <w:marLeft w:val="0"/>
      <w:marRight w:val="0"/>
      <w:marTop w:val="0"/>
      <w:marBottom w:val="0"/>
      <w:divBdr>
        <w:top w:val="none" w:sz="0" w:space="0" w:color="auto"/>
        <w:left w:val="none" w:sz="0" w:space="0" w:color="auto"/>
        <w:bottom w:val="none" w:sz="0" w:space="0" w:color="auto"/>
        <w:right w:val="none" w:sz="0" w:space="0" w:color="auto"/>
      </w:divBdr>
    </w:div>
    <w:div w:id="1619994150">
      <w:bodyDiv w:val="1"/>
      <w:marLeft w:val="0"/>
      <w:marRight w:val="0"/>
      <w:marTop w:val="0"/>
      <w:marBottom w:val="0"/>
      <w:divBdr>
        <w:top w:val="none" w:sz="0" w:space="0" w:color="auto"/>
        <w:left w:val="none" w:sz="0" w:space="0" w:color="auto"/>
        <w:bottom w:val="none" w:sz="0" w:space="0" w:color="auto"/>
        <w:right w:val="none" w:sz="0" w:space="0" w:color="auto"/>
      </w:divBdr>
    </w:div>
    <w:div w:id="1677344294">
      <w:bodyDiv w:val="1"/>
      <w:marLeft w:val="0"/>
      <w:marRight w:val="0"/>
      <w:marTop w:val="0"/>
      <w:marBottom w:val="0"/>
      <w:divBdr>
        <w:top w:val="none" w:sz="0" w:space="0" w:color="auto"/>
        <w:left w:val="none" w:sz="0" w:space="0" w:color="auto"/>
        <w:bottom w:val="none" w:sz="0" w:space="0" w:color="auto"/>
        <w:right w:val="none" w:sz="0" w:space="0" w:color="auto"/>
      </w:divBdr>
    </w:div>
    <w:div w:id="1727677517">
      <w:bodyDiv w:val="1"/>
      <w:marLeft w:val="0"/>
      <w:marRight w:val="0"/>
      <w:marTop w:val="0"/>
      <w:marBottom w:val="0"/>
      <w:divBdr>
        <w:top w:val="none" w:sz="0" w:space="0" w:color="auto"/>
        <w:left w:val="none" w:sz="0" w:space="0" w:color="auto"/>
        <w:bottom w:val="none" w:sz="0" w:space="0" w:color="auto"/>
        <w:right w:val="none" w:sz="0" w:space="0" w:color="auto"/>
      </w:divBdr>
    </w:div>
    <w:div w:id="1728457006">
      <w:bodyDiv w:val="1"/>
      <w:marLeft w:val="0"/>
      <w:marRight w:val="0"/>
      <w:marTop w:val="0"/>
      <w:marBottom w:val="0"/>
      <w:divBdr>
        <w:top w:val="none" w:sz="0" w:space="0" w:color="auto"/>
        <w:left w:val="none" w:sz="0" w:space="0" w:color="auto"/>
        <w:bottom w:val="none" w:sz="0" w:space="0" w:color="auto"/>
        <w:right w:val="none" w:sz="0" w:space="0" w:color="auto"/>
      </w:divBdr>
    </w:div>
    <w:div w:id="1734350836">
      <w:bodyDiv w:val="1"/>
      <w:marLeft w:val="0"/>
      <w:marRight w:val="0"/>
      <w:marTop w:val="0"/>
      <w:marBottom w:val="0"/>
      <w:divBdr>
        <w:top w:val="none" w:sz="0" w:space="0" w:color="auto"/>
        <w:left w:val="none" w:sz="0" w:space="0" w:color="auto"/>
        <w:bottom w:val="none" w:sz="0" w:space="0" w:color="auto"/>
        <w:right w:val="none" w:sz="0" w:space="0" w:color="auto"/>
      </w:divBdr>
    </w:div>
    <w:div w:id="1758667392">
      <w:bodyDiv w:val="1"/>
      <w:marLeft w:val="0"/>
      <w:marRight w:val="0"/>
      <w:marTop w:val="0"/>
      <w:marBottom w:val="0"/>
      <w:divBdr>
        <w:top w:val="none" w:sz="0" w:space="0" w:color="auto"/>
        <w:left w:val="none" w:sz="0" w:space="0" w:color="auto"/>
        <w:bottom w:val="none" w:sz="0" w:space="0" w:color="auto"/>
        <w:right w:val="none" w:sz="0" w:space="0" w:color="auto"/>
      </w:divBdr>
    </w:div>
    <w:div w:id="1765567712">
      <w:bodyDiv w:val="1"/>
      <w:marLeft w:val="0"/>
      <w:marRight w:val="0"/>
      <w:marTop w:val="0"/>
      <w:marBottom w:val="0"/>
      <w:divBdr>
        <w:top w:val="none" w:sz="0" w:space="0" w:color="auto"/>
        <w:left w:val="none" w:sz="0" w:space="0" w:color="auto"/>
        <w:bottom w:val="none" w:sz="0" w:space="0" w:color="auto"/>
        <w:right w:val="none" w:sz="0" w:space="0" w:color="auto"/>
      </w:divBdr>
    </w:div>
    <w:div w:id="1862040387">
      <w:bodyDiv w:val="1"/>
      <w:marLeft w:val="0"/>
      <w:marRight w:val="0"/>
      <w:marTop w:val="0"/>
      <w:marBottom w:val="0"/>
      <w:divBdr>
        <w:top w:val="none" w:sz="0" w:space="0" w:color="auto"/>
        <w:left w:val="none" w:sz="0" w:space="0" w:color="auto"/>
        <w:bottom w:val="none" w:sz="0" w:space="0" w:color="auto"/>
        <w:right w:val="none" w:sz="0" w:space="0" w:color="auto"/>
      </w:divBdr>
    </w:div>
    <w:div w:id="1935356613">
      <w:bodyDiv w:val="1"/>
      <w:marLeft w:val="0"/>
      <w:marRight w:val="0"/>
      <w:marTop w:val="0"/>
      <w:marBottom w:val="0"/>
      <w:divBdr>
        <w:top w:val="none" w:sz="0" w:space="0" w:color="auto"/>
        <w:left w:val="none" w:sz="0" w:space="0" w:color="auto"/>
        <w:bottom w:val="none" w:sz="0" w:space="0" w:color="auto"/>
        <w:right w:val="none" w:sz="0" w:space="0" w:color="auto"/>
      </w:divBdr>
    </w:div>
    <w:div w:id="1985498635">
      <w:bodyDiv w:val="1"/>
      <w:marLeft w:val="0"/>
      <w:marRight w:val="0"/>
      <w:marTop w:val="0"/>
      <w:marBottom w:val="0"/>
      <w:divBdr>
        <w:top w:val="none" w:sz="0" w:space="0" w:color="auto"/>
        <w:left w:val="none" w:sz="0" w:space="0" w:color="auto"/>
        <w:bottom w:val="none" w:sz="0" w:space="0" w:color="auto"/>
        <w:right w:val="none" w:sz="0" w:space="0" w:color="auto"/>
      </w:divBdr>
    </w:div>
    <w:div w:id="2004964939">
      <w:bodyDiv w:val="1"/>
      <w:marLeft w:val="0"/>
      <w:marRight w:val="0"/>
      <w:marTop w:val="0"/>
      <w:marBottom w:val="0"/>
      <w:divBdr>
        <w:top w:val="none" w:sz="0" w:space="0" w:color="auto"/>
        <w:left w:val="none" w:sz="0" w:space="0" w:color="auto"/>
        <w:bottom w:val="none" w:sz="0" w:space="0" w:color="auto"/>
        <w:right w:val="none" w:sz="0" w:space="0" w:color="auto"/>
      </w:divBdr>
    </w:div>
    <w:div w:id="2031829441">
      <w:bodyDiv w:val="1"/>
      <w:marLeft w:val="0"/>
      <w:marRight w:val="0"/>
      <w:marTop w:val="0"/>
      <w:marBottom w:val="0"/>
      <w:divBdr>
        <w:top w:val="none" w:sz="0" w:space="0" w:color="auto"/>
        <w:left w:val="none" w:sz="0" w:space="0" w:color="auto"/>
        <w:bottom w:val="none" w:sz="0" w:space="0" w:color="auto"/>
        <w:right w:val="none" w:sz="0" w:space="0" w:color="auto"/>
      </w:divBdr>
    </w:div>
    <w:div w:id="2042779271">
      <w:bodyDiv w:val="1"/>
      <w:marLeft w:val="0"/>
      <w:marRight w:val="0"/>
      <w:marTop w:val="0"/>
      <w:marBottom w:val="0"/>
      <w:divBdr>
        <w:top w:val="none" w:sz="0" w:space="0" w:color="auto"/>
        <w:left w:val="none" w:sz="0" w:space="0" w:color="auto"/>
        <w:bottom w:val="none" w:sz="0" w:space="0" w:color="auto"/>
        <w:right w:val="none" w:sz="0" w:space="0" w:color="auto"/>
      </w:divBdr>
    </w:div>
    <w:div w:id="2044861666">
      <w:bodyDiv w:val="1"/>
      <w:marLeft w:val="0"/>
      <w:marRight w:val="0"/>
      <w:marTop w:val="0"/>
      <w:marBottom w:val="0"/>
      <w:divBdr>
        <w:top w:val="none" w:sz="0" w:space="0" w:color="auto"/>
        <w:left w:val="none" w:sz="0" w:space="0" w:color="auto"/>
        <w:bottom w:val="none" w:sz="0" w:space="0" w:color="auto"/>
        <w:right w:val="none" w:sz="0" w:space="0" w:color="auto"/>
      </w:divBdr>
      <w:divsChild>
        <w:div w:id="1915816537">
          <w:marLeft w:val="0"/>
          <w:marRight w:val="0"/>
          <w:marTop w:val="0"/>
          <w:marBottom w:val="0"/>
          <w:divBdr>
            <w:top w:val="none" w:sz="0" w:space="0" w:color="auto"/>
            <w:left w:val="none" w:sz="0" w:space="0" w:color="auto"/>
            <w:bottom w:val="none" w:sz="0" w:space="0" w:color="auto"/>
            <w:right w:val="none" w:sz="0" w:space="0" w:color="auto"/>
          </w:divBdr>
          <w:divsChild>
            <w:div w:id="1281844047">
              <w:marLeft w:val="0"/>
              <w:marRight w:val="0"/>
              <w:marTop w:val="0"/>
              <w:marBottom w:val="0"/>
              <w:divBdr>
                <w:top w:val="none" w:sz="0" w:space="0" w:color="auto"/>
                <w:left w:val="none" w:sz="0" w:space="0" w:color="auto"/>
                <w:bottom w:val="none" w:sz="0" w:space="0" w:color="auto"/>
                <w:right w:val="none" w:sz="0" w:space="0" w:color="auto"/>
              </w:divBdr>
              <w:divsChild>
                <w:div w:id="22125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4583">
      <w:bodyDiv w:val="1"/>
      <w:marLeft w:val="0"/>
      <w:marRight w:val="0"/>
      <w:marTop w:val="0"/>
      <w:marBottom w:val="0"/>
      <w:divBdr>
        <w:top w:val="none" w:sz="0" w:space="0" w:color="auto"/>
        <w:left w:val="none" w:sz="0" w:space="0" w:color="auto"/>
        <w:bottom w:val="none" w:sz="0" w:space="0" w:color="auto"/>
        <w:right w:val="none" w:sz="0" w:space="0" w:color="auto"/>
      </w:divBdr>
      <w:divsChild>
        <w:div w:id="1171801139">
          <w:marLeft w:val="0"/>
          <w:marRight w:val="0"/>
          <w:marTop w:val="0"/>
          <w:marBottom w:val="0"/>
          <w:divBdr>
            <w:top w:val="none" w:sz="0" w:space="0" w:color="auto"/>
            <w:left w:val="none" w:sz="0" w:space="0" w:color="auto"/>
            <w:bottom w:val="none" w:sz="0" w:space="0" w:color="auto"/>
            <w:right w:val="none" w:sz="0" w:space="0" w:color="auto"/>
          </w:divBdr>
        </w:div>
        <w:div w:id="2045405738">
          <w:marLeft w:val="0"/>
          <w:marRight w:val="0"/>
          <w:marTop w:val="0"/>
          <w:marBottom w:val="0"/>
          <w:divBdr>
            <w:top w:val="none" w:sz="0" w:space="0" w:color="auto"/>
            <w:left w:val="none" w:sz="0" w:space="0" w:color="auto"/>
            <w:bottom w:val="none" w:sz="0" w:space="0" w:color="auto"/>
            <w:right w:val="none" w:sz="0" w:space="0" w:color="auto"/>
          </w:divBdr>
        </w:div>
      </w:divsChild>
    </w:div>
    <w:div w:id="2082483536">
      <w:bodyDiv w:val="1"/>
      <w:marLeft w:val="0"/>
      <w:marRight w:val="0"/>
      <w:marTop w:val="0"/>
      <w:marBottom w:val="0"/>
      <w:divBdr>
        <w:top w:val="none" w:sz="0" w:space="0" w:color="auto"/>
        <w:left w:val="none" w:sz="0" w:space="0" w:color="auto"/>
        <w:bottom w:val="none" w:sz="0" w:space="0" w:color="auto"/>
        <w:right w:val="none" w:sz="0" w:space="0" w:color="auto"/>
      </w:divBdr>
    </w:div>
    <w:div w:id="2118404368">
      <w:bodyDiv w:val="1"/>
      <w:marLeft w:val="0"/>
      <w:marRight w:val="0"/>
      <w:marTop w:val="0"/>
      <w:marBottom w:val="0"/>
      <w:divBdr>
        <w:top w:val="none" w:sz="0" w:space="0" w:color="auto"/>
        <w:left w:val="none" w:sz="0" w:space="0" w:color="auto"/>
        <w:bottom w:val="none" w:sz="0" w:space="0" w:color="auto"/>
        <w:right w:val="none" w:sz="0" w:space="0" w:color="auto"/>
      </w:divBdr>
    </w:div>
    <w:div w:id="21368683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ptis.org/"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oleObject" Target="embeddings/oleObject1.bin"/><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wmf"/><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oleObject" Target="embeddings/oleObject2.bin"/><Relationship Id="rId1" Type="http://schemas.openxmlformats.org/officeDocument/2006/relationships/image" Target="media/image5.png"/><Relationship Id="rId4"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96F095-3C17-A343-831D-8EE15A0F12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79</Pages>
  <Words>29020</Words>
  <Characters>165415</Characters>
  <Application>Microsoft Office Word</Application>
  <DocSecurity>0</DocSecurity>
  <Lines>1378</Lines>
  <Paragraphs>388</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di Microsoft Office</dc:creator>
  <cp:keywords/>
  <dc:description/>
  <cp:lastModifiedBy>MICROBIOLOGIA</cp:lastModifiedBy>
  <cp:revision>123</cp:revision>
  <cp:lastPrinted>2025-09-15T14:12:00Z</cp:lastPrinted>
  <dcterms:created xsi:type="dcterms:W3CDTF">2023-08-02T08:48:00Z</dcterms:created>
  <dcterms:modified xsi:type="dcterms:W3CDTF">2026-02-19T13:09:00Z</dcterms:modified>
</cp:coreProperties>
</file>